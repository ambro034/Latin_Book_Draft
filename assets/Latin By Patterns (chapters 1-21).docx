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136B28" w14:textId="2609AADB" w:rsidR="001837F8" w:rsidRDefault="001837F8" w:rsidP="00CD2394">
      <w:pPr>
        <w:pStyle w:val="Title"/>
        <w:keepLines/>
      </w:pPr>
      <w:r>
        <w:t xml:space="preserve">Latin </w:t>
      </w:r>
      <w:r w:rsidR="00CC10A3">
        <w:t>By</w:t>
      </w:r>
      <w:r>
        <w:t xml:space="preserve"> Patterns</w:t>
      </w:r>
    </w:p>
    <w:p w14:paraId="0D02A70A" w14:textId="37350A6F" w:rsidR="001837F8" w:rsidRDefault="0080170B" w:rsidP="00CD2394">
      <w:pPr>
        <w:pStyle w:val="NoSpacing"/>
        <w:keepLines/>
        <w:rPr>
          <w:rFonts w:cstheme="minorHAnsi"/>
        </w:rPr>
      </w:pPr>
      <w:r>
        <w:rPr>
          <w:rFonts w:cstheme="minorHAnsi"/>
        </w:rPr>
        <w:t>Dustin Heinen</w:t>
      </w:r>
    </w:p>
    <w:p w14:paraId="08DE1AF2" w14:textId="4BBC687E" w:rsidR="0080170B" w:rsidRDefault="0080170B" w:rsidP="00CD2394">
      <w:pPr>
        <w:pStyle w:val="NoSpacing"/>
        <w:keepLines/>
        <w:rPr>
          <w:rFonts w:cstheme="minorHAnsi"/>
        </w:rPr>
      </w:pPr>
    </w:p>
    <w:p w14:paraId="1601748E" w14:textId="44102AF3" w:rsidR="0080170B" w:rsidRDefault="0080170B" w:rsidP="00CD2394">
      <w:pPr>
        <w:pStyle w:val="NoSpacing"/>
        <w:keepLines/>
        <w:rPr>
          <w:rFonts w:cstheme="minorHAnsi"/>
          <w:sz w:val="18"/>
        </w:rPr>
      </w:pPr>
      <w:r w:rsidRPr="0080170B">
        <w:rPr>
          <w:rFonts w:cstheme="minorHAnsi"/>
          <w:sz w:val="18"/>
        </w:rPr>
        <w:t>This work is licensed under the Creative Commons Attribution-NonCommercial-NoDerivatives 4.0 International License. To view a copy of this license, visit http://creativecommons.org/licenses/by-nc-nd/4.0/ or send a letter to Creative Commons, PO Box 1866, Mountain View, CA 94042, USA.</w:t>
      </w:r>
    </w:p>
    <w:p w14:paraId="3B4C879E" w14:textId="01FB7BFD" w:rsidR="001B6C9B" w:rsidRDefault="001B6C9B" w:rsidP="00CD2394">
      <w:pPr>
        <w:pStyle w:val="NoSpacing"/>
        <w:keepLines/>
        <w:rPr>
          <w:rFonts w:cstheme="minorHAnsi"/>
          <w:sz w:val="18"/>
        </w:rPr>
      </w:pPr>
    </w:p>
    <w:p w14:paraId="27D0463E" w14:textId="6D9FEC8D" w:rsidR="00D66ADF" w:rsidRDefault="001B6C9B" w:rsidP="00CD2394">
      <w:pPr>
        <w:pStyle w:val="NoSpacing"/>
        <w:keepLines/>
        <w:rPr>
          <w:rFonts w:cstheme="minorHAnsi"/>
          <w:sz w:val="18"/>
        </w:rPr>
      </w:pPr>
      <w:r>
        <w:rPr>
          <w:rFonts w:cstheme="minorHAnsi"/>
          <w:sz w:val="18"/>
        </w:rPr>
        <w:t>the glossary for this w</w:t>
      </w:r>
      <w:r w:rsidR="00D66ADF">
        <w:rPr>
          <w:rFonts w:cstheme="minorHAnsi"/>
          <w:sz w:val="18"/>
        </w:rPr>
        <w:t xml:space="preserve">ork can be found (temporarily) here: </w:t>
      </w:r>
      <w:hyperlink r:id="rId8" w:history="1">
        <w:r w:rsidR="00D66ADF" w:rsidRPr="005D0AA2">
          <w:rPr>
            <w:rStyle w:val="Hyperlink"/>
            <w:rFonts w:cstheme="minorHAnsi"/>
            <w:sz w:val="18"/>
          </w:rPr>
          <w:t>https://docs.google.com/spreadsheets/d/1CRb8oWHMyc-L0nSutWyDhqVpkz1zOfwZZTy6wkuzJVI/edit?usp=sharing</w:t>
        </w:r>
      </w:hyperlink>
    </w:p>
    <w:p w14:paraId="614D7DC5" w14:textId="2B42D170" w:rsidR="00D66ADF" w:rsidRDefault="00D66ADF" w:rsidP="00CD2394">
      <w:pPr>
        <w:keepLines/>
        <w:rPr>
          <w:rFonts w:cstheme="minorHAnsi"/>
          <w:sz w:val="18"/>
        </w:rPr>
      </w:pPr>
      <w:r>
        <w:rPr>
          <w:rFonts w:cstheme="minorHAnsi"/>
          <w:sz w:val="18"/>
        </w:rPr>
        <w:br w:type="page"/>
      </w:r>
    </w:p>
    <w:sdt>
      <w:sdtPr>
        <w:rPr>
          <w:rFonts w:asciiTheme="minorHAnsi" w:eastAsiaTheme="minorHAnsi" w:hAnsiTheme="minorHAnsi" w:cstheme="minorBidi"/>
          <w:color w:val="auto"/>
          <w:sz w:val="22"/>
          <w:szCs w:val="22"/>
        </w:rPr>
        <w:id w:val="1153413702"/>
        <w:docPartObj>
          <w:docPartGallery w:val="Table of Contents"/>
          <w:docPartUnique/>
        </w:docPartObj>
      </w:sdtPr>
      <w:sdtEndPr>
        <w:rPr>
          <w:b/>
          <w:bCs/>
          <w:noProof/>
        </w:rPr>
      </w:sdtEndPr>
      <w:sdtContent>
        <w:p w14:paraId="19C7EF0C" w14:textId="42CBE013" w:rsidR="00CB1AAD" w:rsidRDefault="00CB1AAD">
          <w:pPr>
            <w:pStyle w:val="TOCHeading"/>
          </w:pPr>
          <w:r>
            <w:t>Contents</w:t>
          </w:r>
        </w:p>
        <w:p w14:paraId="4E3427B2" w14:textId="6E03C352" w:rsidR="00CB1AAD" w:rsidRDefault="00CB1AA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58984936" w:history="1">
            <w:r w:rsidRPr="00D6107B">
              <w:rPr>
                <w:rStyle w:val="Hyperlink"/>
                <w:noProof/>
                <w14:scene3d>
                  <w14:camera w14:prst="orthographicFront"/>
                  <w14:lightRig w14:rig="threePt" w14:dir="t">
                    <w14:rot w14:lat="0" w14:lon="0" w14:rev="0"/>
                  </w14:lightRig>
                </w14:scene3d>
              </w:rPr>
              <w:t>Chapter 1</w:t>
            </w:r>
            <w:r w:rsidRPr="00D6107B">
              <w:rPr>
                <w:rStyle w:val="Hyperlink"/>
                <w:noProof/>
              </w:rPr>
              <w:t xml:space="preserve"> The Basics</w:t>
            </w:r>
            <w:r>
              <w:rPr>
                <w:noProof/>
                <w:webHidden/>
              </w:rPr>
              <w:tab/>
            </w:r>
            <w:r>
              <w:rPr>
                <w:noProof/>
                <w:webHidden/>
              </w:rPr>
              <w:fldChar w:fldCharType="begin"/>
            </w:r>
            <w:r>
              <w:rPr>
                <w:noProof/>
                <w:webHidden/>
              </w:rPr>
              <w:instrText xml:space="preserve"> PAGEREF _Toc158984936 \h </w:instrText>
            </w:r>
            <w:r>
              <w:rPr>
                <w:noProof/>
                <w:webHidden/>
              </w:rPr>
            </w:r>
            <w:r>
              <w:rPr>
                <w:noProof/>
                <w:webHidden/>
              </w:rPr>
              <w:fldChar w:fldCharType="separate"/>
            </w:r>
            <w:r w:rsidR="00E925BF">
              <w:rPr>
                <w:noProof/>
                <w:webHidden/>
              </w:rPr>
              <w:t>7</w:t>
            </w:r>
            <w:r>
              <w:rPr>
                <w:noProof/>
                <w:webHidden/>
              </w:rPr>
              <w:fldChar w:fldCharType="end"/>
            </w:r>
          </w:hyperlink>
        </w:p>
        <w:p w14:paraId="41E3B912" w14:textId="57E4704D" w:rsidR="00CB1AAD" w:rsidRDefault="00CB1AAD">
          <w:pPr>
            <w:pStyle w:val="TOC2"/>
            <w:tabs>
              <w:tab w:val="right" w:leader="dot" w:pos="9350"/>
            </w:tabs>
            <w:rPr>
              <w:rFonts w:eastAsiaTheme="minorEastAsia"/>
              <w:noProof/>
            </w:rPr>
          </w:pPr>
          <w:hyperlink w:anchor="_Toc158984937" w:history="1">
            <w:r w:rsidRPr="00D6107B">
              <w:rPr>
                <w:rStyle w:val="Hyperlink"/>
                <w:noProof/>
              </w:rPr>
              <w:t>Purpose:</w:t>
            </w:r>
            <w:r>
              <w:rPr>
                <w:noProof/>
                <w:webHidden/>
              </w:rPr>
              <w:tab/>
            </w:r>
            <w:r>
              <w:rPr>
                <w:noProof/>
                <w:webHidden/>
              </w:rPr>
              <w:fldChar w:fldCharType="begin"/>
            </w:r>
            <w:r>
              <w:rPr>
                <w:noProof/>
                <w:webHidden/>
              </w:rPr>
              <w:instrText xml:space="preserve"> PAGEREF _Toc158984937 \h </w:instrText>
            </w:r>
            <w:r>
              <w:rPr>
                <w:noProof/>
                <w:webHidden/>
              </w:rPr>
            </w:r>
            <w:r>
              <w:rPr>
                <w:noProof/>
                <w:webHidden/>
              </w:rPr>
              <w:fldChar w:fldCharType="separate"/>
            </w:r>
            <w:r w:rsidR="00E925BF">
              <w:rPr>
                <w:noProof/>
                <w:webHidden/>
              </w:rPr>
              <w:t>7</w:t>
            </w:r>
            <w:r>
              <w:rPr>
                <w:noProof/>
                <w:webHidden/>
              </w:rPr>
              <w:fldChar w:fldCharType="end"/>
            </w:r>
          </w:hyperlink>
        </w:p>
        <w:p w14:paraId="583FC679" w14:textId="4A448A0E" w:rsidR="00CB1AAD" w:rsidRDefault="00CB1AAD">
          <w:pPr>
            <w:pStyle w:val="TOC2"/>
            <w:tabs>
              <w:tab w:val="right" w:leader="dot" w:pos="9350"/>
            </w:tabs>
            <w:rPr>
              <w:rFonts w:eastAsiaTheme="minorEastAsia"/>
              <w:noProof/>
            </w:rPr>
          </w:pPr>
          <w:hyperlink w:anchor="_Toc158984938" w:history="1">
            <w:r w:rsidRPr="00D6107B">
              <w:rPr>
                <w:rStyle w:val="Hyperlink"/>
                <w:noProof/>
              </w:rPr>
              <w:t>About Latin</w:t>
            </w:r>
            <w:r>
              <w:rPr>
                <w:noProof/>
                <w:webHidden/>
              </w:rPr>
              <w:tab/>
            </w:r>
            <w:r>
              <w:rPr>
                <w:noProof/>
                <w:webHidden/>
              </w:rPr>
              <w:fldChar w:fldCharType="begin"/>
            </w:r>
            <w:r>
              <w:rPr>
                <w:noProof/>
                <w:webHidden/>
              </w:rPr>
              <w:instrText xml:space="preserve"> PAGEREF _Toc158984938 \h </w:instrText>
            </w:r>
            <w:r>
              <w:rPr>
                <w:noProof/>
                <w:webHidden/>
              </w:rPr>
            </w:r>
            <w:r>
              <w:rPr>
                <w:noProof/>
                <w:webHidden/>
              </w:rPr>
              <w:fldChar w:fldCharType="separate"/>
            </w:r>
            <w:r w:rsidR="00E925BF">
              <w:rPr>
                <w:noProof/>
                <w:webHidden/>
              </w:rPr>
              <w:t>8</w:t>
            </w:r>
            <w:r>
              <w:rPr>
                <w:noProof/>
                <w:webHidden/>
              </w:rPr>
              <w:fldChar w:fldCharType="end"/>
            </w:r>
          </w:hyperlink>
        </w:p>
        <w:p w14:paraId="21ADEF1E" w14:textId="0639E56A" w:rsidR="00CB1AAD" w:rsidRDefault="00CB1AAD">
          <w:pPr>
            <w:pStyle w:val="TOC2"/>
            <w:tabs>
              <w:tab w:val="right" w:leader="dot" w:pos="9350"/>
            </w:tabs>
            <w:rPr>
              <w:rFonts w:eastAsiaTheme="minorEastAsia"/>
              <w:noProof/>
            </w:rPr>
          </w:pPr>
          <w:hyperlink w:anchor="_Toc158984939" w:history="1">
            <w:r w:rsidRPr="00D6107B">
              <w:rPr>
                <w:rStyle w:val="Hyperlink"/>
                <w:noProof/>
              </w:rPr>
              <w:t>The Basics of pronunciation</w:t>
            </w:r>
            <w:r>
              <w:rPr>
                <w:noProof/>
                <w:webHidden/>
              </w:rPr>
              <w:tab/>
            </w:r>
            <w:r>
              <w:rPr>
                <w:noProof/>
                <w:webHidden/>
              </w:rPr>
              <w:fldChar w:fldCharType="begin"/>
            </w:r>
            <w:r>
              <w:rPr>
                <w:noProof/>
                <w:webHidden/>
              </w:rPr>
              <w:instrText xml:space="preserve"> PAGEREF _Toc158984939 \h </w:instrText>
            </w:r>
            <w:r>
              <w:rPr>
                <w:noProof/>
                <w:webHidden/>
              </w:rPr>
            </w:r>
            <w:r>
              <w:rPr>
                <w:noProof/>
                <w:webHidden/>
              </w:rPr>
              <w:fldChar w:fldCharType="separate"/>
            </w:r>
            <w:r w:rsidR="00E925BF">
              <w:rPr>
                <w:noProof/>
                <w:webHidden/>
              </w:rPr>
              <w:t>8</w:t>
            </w:r>
            <w:r>
              <w:rPr>
                <w:noProof/>
                <w:webHidden/>
              </w:rPr>
              <w:fldChar w:fldCharType="end"/>
            </w:r>
          </w:hyperlink>
        </w:p>
        <w:p w14:paraId="28BB1F9A" w14:textId="2D3E99FB" w:rsidR="00CB1AAD" w:rsidRDefault="00CB1AAD">
          <w:pPr>
            <w:pStyle w:val="TOC2"/>
            <w:tabs>
              <w:tab w:val="right" w:leader="dot" w:pos="9350"/>
            </w:tabs>
            <w:rPr>
              <w:rFonts w:eastAsiaTheme="minorEastAsia"/>
              <w:noProof/>
            </w:rPr>
          </w:pPr>
          <w:hyperlink w:anchor="_Toc158984940" w:history="1">
            <w:r w:rsidRPr="00D6107B">
              <w:rPr>
                <w:rStyle w:val="Hyperlink"/>
                <w:noProof/>
              </w:rPr>
              <w:t>The Basics of Language</w:t>
            </w:r>
            <w:r>
              <w:rPr>
                <w:noProof/>
                <w:webHidden/>
              </w:rPr>
              <w:tab/>
            </w:r>
            <w:r>
              <w:rPr>
                <w:noProof/>
                <w:webHidden/>
              </w:rPr>
              <w:fldChar w:fldCharType="begin"/>
            </w:r>
            <w:r>
              <w:rPr>
                <w:noProof/>
                <w:webHidden/>
              </w:rPr>
              <w:instrText xml:space="preserve"> PAGEREF _Toc158984940 \h </w:instrText>
            </w:r>
            <w:r>
              <w:rPr>
                <w:noProof/>
                <w:webHidden/>
              </w:rPr>
            </w:r>
            <w:r>
              <w:rPr>
                <w:noProof/>
                <w:webHidden/>
              </w:rPr>
              <w:fldChar w:fldCharType="separate"/>
            </w:r>
            <w:r w:rsidR="00E925BF">
              <w:rPr>
                <w:noProof/>
                <w:webHidden/>
              </w:rPr>
              <w:t>9</w:t>
            </w:r>
            <w:r>
              <w:rPr>
                <w:noProof/>
                <w:webHidden/>
              </w:rPr>
              <w:fldChar w:fldCharType="end"/>
            </w:r>
          </w:hyperlink>
        </w:p>
        <w:p w14:paraId="2DB81849" w14:textId="5D8CDAD5" w:rsidR="00CB1AAD" w:rsidRDefault="00CB1AAD">
          <w:pPr>
            <w:pStyle w:val="TOC2"/>
            <w:tabs>
              <w:tab w:val="right" w:leader="dot" w:pos="9350"/>
            </w:tabs>
            <w:rPr>
              <w:rFonts w:eastAsiaTheme="minorEastAsia"/>
              <w:noProof/>
            </w:rPr>
          </w:pPr>
          <w:hyperlink w:anchor="_Toc158984941" w:history="1">
            <w:r w:rsidRPr="00D6107B">
              <w:rPr>
                <w:rStyle w:val="Hyperlink"/>
                <w:noProof/>
              </w:rPr>
              <w:t>Chapter 1 Review</w:t>
            </w:r>
            <w:r>
              <w:rPr>
                <w:noProof/>
                <w:webHidden/>
              </w:rPr>
              <w:tab/>
            </w:r>
            <w:r>
              <w:rPr>
                <w:noProof/>
                <w:webHidden/>
              </w:rPr>
              <w:fldChar w:fldCharType="begin"/>
            </w:r>
            <w:r>
              <w:rPr>
                <w:noProof/>
                <w:webHidden/>
              </w:rPr>
              <w:instrText xml:space="preserve"> PAGEREF _Toc158984941 \h </w:instrText>
            </w:r>
            <w:r>
              <w:rPr>
                <w:noProof/>
                <w:webHidden/>
              </w:rPr>
            </w:r>
            <w:r>
              <w:rPr>
                <w:noProof/>
                <w:webHidden/>
              </w:rPr>
              <w:fldChar w:fldCharType="separate"/>
            </w:r>
            <w:r w:rsidR="00E925BF">
              <w:rPr>
                <w:noProof/>
                <w:webHidden/>
              </w:rPr>
              <w:t>9</w:t>
            </w:r>
            <w:r>
              <w:rPr>
                <w:noProof/>
                <w:webHidden/>
              </w:rPr>
              <w:fldChar w:fldCharType="end"/>
            </w:r>
          </w:hyperlink>
        </w:p>
        <w:p w14:paraId="0A886AFC" w14:textId="3AA93CC5" w:rsidR="00CB1AAD" w:rsidRDefault="00CB1AAD">
          <w:pPr>
            <w:pStyle w:val="TOC1"/>
            <w:tabs>
              <w:tab w:val="right" w:leader="dot" w:pos="9350"/>
            </w:tabs>
            <w:rPr>
              <w:rFonts w:eastAsiaTheme="minorEastAsia"/>
              <w:noProof/>
            </w:rPr>
          </w:pPr>
          <w:hyperlink w:anchor="_Toc158984942" w:history="1">
            <w:r w:rsidRPr="00D6107B">
              <w:rPr>
                <w:rStyle w:val="Hyperlink"/>
                <w:noProof/>
                <w14:scene3d>
                  <w14:camera w14:prst="orthographicFront"/>
                  <w14:lightRig w14:rig="threePt" w14:dir="t">
                    <w14:rot w14:lat="0" w14:lon="0" w14:rev="0"/>
                  </w14:lightRig>
                </w14:scene3d>
              </w:rPr>
              <w:t>Chapter 2</w:t>
            </w:r>
            <w:r w:rsidRPr="00D6107B">
              <w:rPr>
                <w:rStyle w:val="Hyperlink"/>
                <w:noProof/>
              </w:rPr>
              <w:t xml:space="preserve"> Word Endings</w:t>
            </w:r>
            <w:r>
              <w:rPr>
                <w:noProof/>
                <w:webHidden/>
              </w:rPr>
              <w:tab/>
            </w:r>
            <w:r>
              <w:rPr>
                <w:noProof/>
                <w:webHidden/>
              </w:rPr>
              <w:fldChar w:fldCharType="begin"/>
            </w:r>
            <w:r>
              <w:rPr>
                <w:noProof/>
                <w:webHidden/>
              </w:rPr>
              <w:instrText xml:space="preserve"> PAGEREF _Toc158984942 \h </w:instrText>
            </w:r>
            <w:r>
              <w:rPr>
                <w:noProof/>
                <w:webHidden/>
              </w:rPr>
            </w:r>
            <w:r>
              <w:rPr>
                <w:noProof/>
                <w:webHidden/>
              </w:rPr>
              <w:fldChar w:fldCharType="separate"/>
            </w:r>
            <w:r w:rsidR="00E925BF">
              <w:rPr>
                <w:noProof/>
                <w:webHidden/>
              </w:rPr>
              <w:t>11</w:t>
            </w:r>
            <w:r>
              <w:rPr>
                <w:noProof/>
                <w:webHidden/>
              </w:rPr>
              <w:fldChar w:fldCharType="end"/>
            </w:r>
          </w:hyperlink>
        </w:p>
        <w:p w14:paraId="2E7CFD72" w14:textId="056B619E" w:rsidR="00CB1AAD" w:rsidRDefault="00CB1AAD">
          <w:pPr>
            <w:pStyle w:val="TOC3"/>
            <w:tabs>
              <w:tab w:val="right" w:leader="dot" w:pos="9350"/>
            </w:tabs>
            <w:rPr>
              <w:rFonts w:eastAsiaTheme="minorEastAsia"/>
              <w:noProof/>
            </w:rPr>
          </w:pPr>
          <w:hyperlink w:anchor="_Toc158984943"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_Toc158984943 \h </w:instrText>
            </w:r>
            <w:r>
              <w:rPr>
                <w:noProof/>
                <w:webHidden/>
              </w:rPr>
            </w:r>
            <w:r>
              <w:rPr>
                <w:noProof/>
                <w:webHidden/>
              </w:rPr>
              <w:fldChar w:fldCharType="separate"/>
            </w:r>
            <w:r w:rsidR="00E925BF">
              <w:rPr>
                <w:noProof/>
                <w:webHidden/>
              </w:rPr>
              <w:t>11</w:t>
            </w:r>
            <w:r>
              <w:rPr>
                <w:noProof/>
                <w:webHidden/>
              </w:rPr>
              <w:fldChar w:fldCharType="end"/>
            </w:r>
          </w:hyperlink>
        </w:p>
        <w:p w14:paraId="0C13C53A" w14:textId="41F68A0D" w:rsidR="00CB1AAD" w:rsidRDefault="00CB1AAD">
          <w:pPr>
            <w:pStyle w:val="TOC2"/>
            <w:tabs>
              <w:tab w:val="right" w:leader="dot" w:pos="9350"/>
            </w:tabs>
            <w:rPr>
              <w:rFonts w:eastAsiaTheme="minorEastAsia"/>
              <w:noProof/>
            </w:rPr>
          </w:pPr>
          <w:hyperlink w:anchor="_Toc158984944" w:history="1">
            <w:r w:rsidRPr="00D6107B">
              <w:rPr>
                <w:rStyle w:val="Hyperlink"/>
                <w:noProof/>
              </w:rPr>
              <w:t>Transitive/Intransitive</w:t>
            </w:r>
            <w:r>
              <w:rPr>
                <w:noProof/>
                <w:webHidden/>
              </w:rPr>
              <w:tab/>
            </w:r>
            <w:r>
              <w:rPr>
                <w:noProof/>
                <w:webHidden/>
              </w:rPr>
              <w:fldChar w:fldCharType="begin"/>
            </w:r>
            <w:r>
              <w:rPr>
                <w:noProof/>
                <w:webHidden/>
              </w:rPr>
              <w:instrText xml:space="preserve"> PAGEREF _Toc158984944 \h </w:instrText>
            </w:r>
            <w:r>
              <w:rPr>
                <w:noProof/>
                <w:webHidden/>
              </w:rPr>
            </w:r>
            <w:r>
              <w:rPr>
                <w:noProof/>
                <w:webHidden/>
              </w:rPr>
              <w:fldChar w:fldCharType="separate"/>
            </w:r>
            <w:r w:rsidR="00E925BF">
              <w:rPr>
                <w:noProof/>
                <w:webHidden/>
              </w:rPr>
              <w:t>11</w:t>
            </w:r>
            <w:r>
              <w:rPr>
                <w:noProof/>
                <w:webHidden/>
              </w:rPr>
              <w:fldChar w:fldCharType="end"/>
            </w:r>
          </w:hyperlink>
        </w:p>
        <w:p w14:paraId="6D81E822" w14:textId="65BAA1EE" w:rsidR="00CB1AAD" w:rsidRDefault="00CB1AAD">
          <w:pPr>
            <w:pStyle w:val="TOC3"/>
            <w:tabs>
              <w:tab w:val="right" w:leader="dot" w:pos="9350"/>
            </w:tabs>
            <w:rPr>
              <w:rFonts w:eastAsiaTheme="minorEastAsia"/>
              <w:noProof/>
            </w:rPr>
          </w:pPr>
          <w:hyperlink w:anchor="_Toc158984945"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_Toc158984945 \h </w:instrText>
            </w:r>
            <w:r>
              <w:rPr>
                <w:noProof/>
                <w:webHidden/>
              </w:rPr>
            </w:r>
            <w:r>
              <w:rPr>
                <w:noProof/>
                <w:webHidden/>
              </w:rPr>
              <w:fldChar w:fldCharType="separate"/>
            </w:r>
            <w:r w:rsidR="00E925BF">
              <w:rPr>
                <w:noProof/>
                <w:webHidden/>
              </w:rPr>
              <w:t>12</w:t>
            </w:r>
            <w:r>
              <w:rPr>
                <w:noProof/>
                <w:webHidden/>
              </w:rPr>
              <w:fldChar w:fldCharType="end"/>
            </w:r>
          </w:hyperlink>
        </w:p>
        <w:p w14:paraId="2BB344AF" w14:textId="7C0DFB15" w:rsidR="00CB1AAD" w:rsidRDefault="00CB1AAD">
          <w:pPr>
            <w:pStyle w:val="TOC2"/>
            <w:tabs>
              <w:tab w:val="right" w:leader="dot" w:pos="9350"/>
            </w:tabs>
            <w:rPr>
              <w:rFonts w:eastAsiaTheme="minorEastAsia"/>
              <w:noProof/>
            </w:rPr>
          </w:pPr>
          <w:hyperlink w:anchor="_Toc158984946" w:history="1">
            <w:r w:rsidRPr="00D6107B">
              <w:rPr>
                <w:rStyle w:val="Hyperlink"/>
                <w:noProof/>
              </w:rPr>
              <w:t>Chapter 2 Exercises</w:t>
            </w:r>
            <w:r>
              <w:rPr>
                <w:noProof/>
                <w:webHidden/>
              </w:rPr>
              <w:tab/>
            </w:r>
            <w:r>
              <w:rPr>
                <w:noProof/>
                <w:webHidden/>
              </w:rPr>
              <w:fldChar w:fldCharType="begin"/>
            </w:r>
            <w:r>
              <w:rPr>
                <w:noProof/>
                <w:webHidden/>
              </w:rPr>
              <w:instrText xml:space="preserve"> PAGEREF _Toc158984946 \h </w:instrText>
            </w:r>
            <w:r>
              <w:rPr>
                <w:noProof/>
                <w:webHidden/>
              </w:rPr>
            </w:r>
            <w:r>
              <w:rPr>
                <w:noProof/>
                <w:webHidden/>
              </w:rPr>
              <w:fldChar w:fldCharType="separate"/>
            </w:r>
            <w:r w:rsidR="00E925BF">
              <w:rPr>
                <w:noProof/>
                <w:webHidden/>
              </w:rPr>
              <w:t>13</w:t>
            </w:r>
            <w:r>
              <w:rPr>
                <w:noProof/>
                <w:webHidden/>
              </w:rPr>
              <w:fldChar w:fldCharType="end"/>
            </w:r>
          </w:hyperlink>
        </w:p>
        <w:p w14:paraId="175EA972" w14:textId="52FC8AB2" w:rsidR="00CB1AAD" w:rsidRDefault="00CB1AAD">
          <w:pPr>
            <w:pStyle w:val="TOC2"/>
            <w:tabs>
              <w:tab w:val="right" w:leader="dot" w:pos="9350"/>
            </w:tabs>
            <w:rPr>
              <w:rFonts w:eastAsiaTheme="minorEastAsia"/>
              <w:noProof/>
            </w:rPr>
          </w:pPr>
          <w:hyperlink w:anchor="_Toc158984947" w:history="1">
            <w:r w:rsidRPr="00D6107B">
              <w:rPr>
                <w:rStyle w:val="Hyperlink"/>
                <w:noProof/>
              </w:rPr>
              <w:t>Chapter 2 Vocabulary</w:t>
            </w:r>
            <w:r>
              <w:rPr>
                <w:noProof/>
                <w:webHidden/>
              </w:rPr>
              <w:tab/>
            </w:r>
            <w:r>
              <w:rPr>
                <w:noProof/>
                <w:webHidden/>
              </w:rPr>
              <w:fldChar w:fldCharType="begin"/>
            </w:r>
            <w:r>
              <w:rPr>
                <w:noProof/>
                <w:webHidden/>
              </w:rPr>
              <w:instrText xml:space="preserve"> PAGEREF _Toc158984947 \h </w:instrText>
            </w:r>
            <w:r>
              <w:rPr>
                <w:noProof/>
                <w:webHidden/>
              </w:rPr>
            </w:r>
            <w:r>
              <w:rPr>
                <w:noProof/>
                <w:webHidden/>
              </w:rPr>
              <w:fldChar w:fldCharType="separate"/>
            </w:r>
            <w:r w:rsidR="00E925BF">
              <w:rPr>
                <w:noProof/>
                <w:webHidden/>
              </w:rPr>
              <w:t>15</w:t>
            </w:r>
            <w:r>
              <w:rPr>
                <w:noProof/>
                <w:webHidden/>
              </w:rPr>
              <w:fldChar w:fldCharType="end"/>
            </w:r>
          </w:hyperlink>
        </w:p>
        <w:p w14:paraId="259732E9" w14:textId="673986A5" w:rsidR="00CB1AAD" w:rsidRDefault="00CB1AAD">
          <w:pPr>
            <w:pStyle w:val="TOC1"/>
            <w:tabs>
              <w:tab w:val="right" w:leader="dot" w:pos="9350"/>
            </w:tabs>
            <w:rPr>
              <w:rFonts w:eastAsiaTheme="minorEastAsia"/>
              <w:noProof/>
            </w:rPr>
          </w:pPr>
          <w:hyperlink w:anchor="_Toc158984948" w:history="1">
            <w:r w:rsidRPr="00D6107B">
              <w:rPr>
                <w:rStyle w:val="Hyperlink"/>
                <w:noProof/>
                <w14:scene3d>
                  <w14:camera w14:prst="orthographicFront"/>
                  <w14:lightRig w14:rig="threePt" w14:dir="t">
                    <w14:rot w14:lat="0" w14:lon="0" w14:rev="0"/>
                  </w14:lightRig>
                </w14:scene3d>
              </w:rPr>
              <w:t>Chapter 3</w:t>
            </w:r>
            <w:r w:rsidRPr="00D6107B">
              <w:rPr>
                <w:rStyle w:val="Hyperlink"/>
                <w:noProof/>
              </w:rPr>
              <w:t xml:space="preserve"> Adjectives and Conjunctions</w:t>
            </w:r>
            <w:r>
              <w:rPr>
                <w:noProof/>
                <w:webHidden/>
              </w:rPr>
              <w:tab/>
            </w:r>
            <w:r>
              <w:rPr>
                <w:noProof/>
                <w:webHidden/>
              </w:rPr>
              <w:fldChar w:fldCharType="begin"/>
            </w:r>
            <w:r>
              <w:rPr>
                <w:noProof/>
                <w:webHidden/>
              </w:rPr>
              <w:instrText xml:space="preserve"> PAGEREF _Toc158984948 \h </w:instrText>
            </w:r>
            <w:r>
              <w:rPr>
                <w:noProof/>
                <w:webHidden/>
              </w:rPr>
            </w:r>
            <w:r>
              <w:rPr>
                <w:noProof/>
                <w:webHidden/>
              </w:rPr>
              <w:fldChar w:fldCharType="separate"/>
            </w:r>
            <w:r w:rsidR="00E925BF">
              <w:rPr>
                <w:noProof/>
                <w:webHidden/>
              </w:rPr>
              <w:t>17</w:t>
            </w:r>
            <w:r>
              <w:rPr>
                <w:noProof/>
                <w:webHidden/>
              </w:rPr>
              <w:fldChar w:fldCharType="end"/>
            </w:r>
          </w:hyperlink>
        </w:p>
        <w:p w14:paraId="3488ECD6" w14:textId="0C3C6A7E" w:rsidR="00CB1AAD" w:rsidRDefault="00CB1AAD">
          <w:pPr>
            <w:pStyle w:val="TOC3"/>
            <w:tabs>
              <w:tab w:val="right" w:leader="dot" w:pos="9350"/>
            </w:tabs>
            <w:rPr>
              <w:rFonts w:eastAsiaTheme="minorEastAsia"/>
              <w:noProof/>
            </w:rPr>
          </w:pPr>
          <w:hyperlink w:anchor="_Toc158984949"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_Toc158984949 \h </w:instrText>
            </w:r>
            <w:r>
              <w:rPr>
                <w:noProof/>
                <w:webHidden/>
              </w:rPr>
            </w:r>
            <w:r>
              <w:rPr>
                <w:noProof/>
                <w:webHidden/>
              </w:rPr>
              <w:fldChar w:fldCharType="separate"/>
            </w:r>
            <w:r w:rsidR="00E925BF">
              <w:rPr>
                <w:noProof/>
                <w:webHidden/>
              </w:rPr>
              <w:t>17</w:t>
            </w:r>
            <w:r>
              <w:rPr>
                <w:noProof/>
                <w:webHidden/>
              </w:rPr>
              <w:fldChar w:fldCharType="end"/>
            </w:r>
          </w:hyperlink>
        </w:p>
        <w:p w14:paraId="03F29F91" w14:textId="718FA1B8" w:rsidR="00CB1AAD" w:rsidRDefault="00CB1AAD">
          <w:pPr>
            <w:pStyle w:val="TOC3"/>
            <w:tabs>
              <w:tab w:val="right" w:leader="dot" w:pos="9350"/>
            </w:tabs>
            <w:rPr>
              <w:rFonts w:eastAsiaTheme="minorEastAsia"/>
              <w:noProof/>
            </w:rPr>
          </w:pPr>
          <w:hyperlink w:anchor="_Toc158984950"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_Toc158984950 \h </w:instrText>
            </w:r>
            <w:r>
              <w:rPr>
                <w:noProof/>
                <w:webHidden/>
              </w:rPr>
            </w:r>
            <w:r>
              <w:rPr>
                <w:noProof/>
                <w:webHidden/>
              </w:rPr>
              <w:fldChar w:fldCharType="separate"/>
            </w:r>
            <w:r w:rsidR="00E925BF">
              <w:rPr>
                <w:noProof/>
                <w:webHidden/>
              </w:rPr>
              <w:t>17</w:t>
            </w:r>
            <w:r>
              <w:rPr>
                <w:noProof/>
                <w:webHidden/>
              </w:rPr>
              <w:fldChar w:fldCharType="end"/>
            </w:r>
          </w:hyperlink>
        </w:p>
        <w:p w14:paraId="0DE03EA4" w14:textId="522F034C" w:rsidR="00CB1AAD" w:rsidRDefault="00CB1AAD">
          <w:pPr>
            <w:pStyle w:val="TOC2"/>
            <w:tabs>
              <w:tab w:val="right" w:leader="dot" w:pos="9350"/>
            </w:tabs>
            <w:rPr>
              <w:rFonts w:eastAsiaTheme="minorEastAsia"/>
              <w:noProof/>
            </w:rPr>
          </w:pPr>
          <w:hyperlink w:anchor="_Toc158984951" w:history="1">
            <w:r w:rsidRPr="00D6107B">
              <w:rPr>
                <w:rStyle w:val="Hyperlink"/>
                <w:noProof/>
              </w:rPr>
              <w:t>Latin Coordinating Conjunctions</w:t>
            </w:r>
            <w:r>
              <w:rPr>
                <w:noProof/>
                <w:webHidden/>
              </w:rPr>
              <w:tab/>
            </w:r>
            <w:r>
              <w:rPr>
                <w:noProof/>
                <w:webHidden/>
              </w:rPr>
              <w:fldChar w:fldCharType="begin"/>
            </w:r>
            <w:r>
              <w:rPr>
                <w:noProof/>
                <w:webHidden/>
              </w:rPr>
              <w:instrText xml:space="preserve"> PAGEREF _Toc158984951 \h </w:instrText>
            </w:r>
            <w:r>
              <w:rPr>
                <w:noProof/>
                <w:webHidden/>
              </w:rPr>
            </w:r>
            <w:r>
              <w:rPr>
                <w:noProof/>
                <w:webHidden/>
              </w:rPr>
              <w:fldChar w:fldCharType="separate"/>
            </w:r>
            <w:r w:rsidR="00E925BF">
              <w:rPr>
                <w:noProof/>
                <w:webHidden/>
              </w:rPr>
              <w:t>17</w:t>
            </w:r>
            <w:r>
              <w:rPr>
                <w:noProof/>
                <w:webHidden/>
              </w:rPr>
              <w:fldChar w:fldCharType="end"/>
            </w:r>
          </w:hyperlink>
        </w:p>
        <w:p w14:paraId="6ECFDF8F" w14:textId="0584ECAB" w:rsidR="00CB1AAD" w:rsidRDefault="00CB1AAD">
          <w:pPr>
            <w:pStyle w:val="TOC2"/>
            <w:tabs>
              <w:tab w:val="right" w:leader="dot" w:pos="9350"/>
            </w:tabs>
            <w:rPr>
              <w:rFonts w:eastAsiaTheme="minorEastAsia"/>
              <w:noProof/>
            </w:rPr>
          </w:pPr>
          <w:hyperlink w:anchor="_Toc158984952" w:history="1">
            <w:r w:rsidRPr="00D6107B">
              <w:rPr>
                <w:rStyle w:val="Hyperlink"/>
                <w:noProof/>
              </w:rPr>
              <w:t>Chapter 3 Exercises</w:t>
            </w:r>
            <w:r>
              <w:rPr>
                <w:noProof/>
                <w:webHidden/>
              </w:rPr>
              <w:tab/>
            </w:r>
            <w:r>
              <w:rPr>
                <w:noProof/>
                <w:webHidden/>
              </w:rPr>
              <w:fldChar w:fldCharType="begin"/>
            </w:r>
            <w:r>
              <w:rPr>
                <w:noProof/>
                <w:webHidden/>
              </w:rPr>
              <w:instrText xml:space="preserve"> PAGEREF _Toc158984952 \h </w:instrText>
            </w:r>
            <w:r>
              <w:rPr>
                <w:noProof/>
                <w:webHidden/>
              </w:rPr>
            </w:r>
            <w:r>
              <w:rPr>
                <w:noProof/>
                <w:webHidden/>
              </w:rPr>
              <w:fldChar w:fldCharType="separate"/>
            </w:r>
            <w:r w:rsidR="00E925BF">
              <w:rPr>
                <w:noProof/>
                <w:webHidden/>
              </w:rPr>
              <w:t>19</w:t>
            </w:r>
            <w:r>
              <w:rPr>
                <w:noProof/>
                <w:webHidden/>
              </w:rPr>
              <w:fldChar w:fldCharType="end"/>
            </w:r>
          </w:hyperlink>
        </w:p>
        <w:p w14:paraId="37C063D1" w14:textId="34123138" w:rsidR="00CB1AAD" w:rsidRDefault="00CB1AAD">
          <w:pPr>
            <w:pStyle w:val="TOC2"/>
            <w:tabs>
              <w:tab w:val="right" w:leader="dot" w:pos="9350"/>
            </w:tabs>
            <w:rPr>
              <w:rFonts w:eastAsiaTheme="minorEastAsia"/>
              <w:noProof/>
            </w:rPr>
          </w:pPr>
          <w:hyperlink w:anchor="_Toc158984953" w:history="1">
            <w:r w:rsidRPr="00D6107B">
              <w:rPr>
                <w:rStyle w:val="Hyperlink"/>
                <w:noProof/>
              </w:rPr>
              <w:t>Chapter 3 Vocabulary</w:t>
            </w:r>
            <w:r>
              <w:rPr>
                <w:noProof/>
                <w:webHidden/>
              </w:rPr>
              <w:tab/>
            </w:r>
            <w:r>
              <w:rPr>
                <w:noProof/>
                <w:webHidden/>
              </w:rPr>
              <w:fldChar w:fldCharType="begin"/>
            </w:r>
            <w:r>
              <w:rPr>
                <w:noProof/>
                <w:webHidden/>
              </w:rPr>
              <w:instrText xml:space="preserve"> PAGEREF _Toc158984953 \h </w:instrText>
            </w:r>
            <w:r>
              <w:rPr>
                <w:noProof/>
                <w:webHidden/>
              </w:rPr>
            </w:r>
            <w:r>
              <w:rPr>
                <w:noProof/>
                <w:webHidden/>
              </w:rPr>
              <w:fldChar w:fldCharType="separate"/>
            </w:r>
            <w:r w:rsidR="00E925BF">
              <w:rPr>
                <w:noProof/>
                <w:webHidden/>
              </w:rPr>
              <w:t>21</w:t>
            </w:r>
            <w:r>
              <w:rPr>
                <w:noProof/>
                <w:webHidden/>
              </w:rPr>
              <w:fldChar w:fldCharType="end"/>
            </w:r>
          </w:hyperlink>
        </w:p>
        <w:p w14:paraId="6AC20DEF" w14:textId="79329335" w:rsidR="00CB1AAD" w:rsidRDefault="00CB1AAD">
          <w:pPr>
            <w:pStyle w:val="TOC1"/>
            <w:tabs>
              <w:tab w:val="right" w:leader="dot" w:pos="9350"/>
            </w:tabs>
            <w:rPr>
              <w:rFonts w:eastAsiaTheme="minorEastAsia"/>
              <w:noProof/>
            </w:rPr>
          </w:pPr>
          <w:hyperlink w:anchor="_Toc158984954" w:history="1">
            <w:r w:rsidRPr="00D6107B">
              <w:rPr>
                <w:rStyle w:val="Hyperlink"/>
                <w:noProof/>
                <w14:scene3d>
                  <w14:camera w14:prst="orthographicFront"/>
                  <w14:lightRig w14:rig="threePt" w14:dir="t">
                    <w14:rot w14:lat="0" w14:lon="0" w14:rev="0"/>
                  </w14:lightRig>
                </w14:scene3d>
              </w:rPr>
              <w:t>Chapter 4</w:t>
            </w:r>
            <w:r w:rsidRPr="00D6107B">
              <w:rPr>
                <w:rStyle w:val="Hyperlink"/>
                <w:noProof/>
              </w:rPr>
              <w:t xml:space="preserve"> Linking Verbs and the Ablative Case</w:t>
            </w:r>
            <w:r>
              <w:rPr>
                <w:noProof/>
                <w:webHidden/>
              </w:rPr>
              <w:tab/>
            </w:r>
            <w:r>
              <w:rPr>
                <w:noProof/>
                <w:webHidden/>
              </w:rPr>
              <w:fldChar w:fldCharType="begin"/>
            </w:r>
            <w:r>
              <w:rPr>
                <w:noProof/>
                <w:webHidden/>
              </w:rPr>
              <w:instrText xml:space="preserve"> PAGEREF _Toc158984954 \h </w:instrText>
            </w:r>
            <w:r>
              <w:rPr>
                <w:noProof/>
                <w:webHidden/>
              </w:rPr>
            </w:r>
            <w:r>
              <w:rPr>
                <w:noProof/>
                <w:webHidden/>
              </w:rPr>
              <w:fldChar w:fldCharType="separate"/>
            </w:r>
            <w:r w:rsidR="00E925BF">
              <w:rPr>
                <w:noProof/>
                <w:webHidden/>
              </w:rPr>
              <w:t>24</w:t>
            </w:r>
            <w:r>
              <w:rPr>
                <w:noProof/>
                <w:webHidden/>
              </w:rPr>
              <w:fldChar w:fldCharType="end"/>
            </w:r>
          </w:hyperlink>
        </w:p>
        <w:p w14:paraId="319D6ED4" w14:textId="3926D8FA" w:rsidR="00CB1AAD" w:rsidRDefault="00CB1AAD">
          <w:pPr>
            <w:pStyle w:val="TOC3"/>
            <w:tabs>
              <w:tab w:val="right" w:leader="dot" w:pos="9350"/>
            </w:tabs>
            <w:rPr>
              <w:rFonts w:eastAsiaTheme="minorEastAsia"/>
              <w:noProof/>
            </w:rPr>
          </w:pPr>
          <w:hyperlink w:anchor="_Toc158984955"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_Toc158984955 \h </w:instrText>
            </w:r>
            <w:r>
              <w:rPr>
                <w:noProof/>
                <w:webHidden/>
              </w:rPr>
            </w:r>
            <w:r>
              <w:rPr>
                <w:noProof/>
                <w:webHidden/>
              </w:rPr>
              <w:fldChar w:fldCharType="separate"/>
            </w:r>
            <w:r w:rsidR="00E925BF">
              <w:rPr>
                <w:noProof/>
                <w:webHidden/>
              </w:rPr>
              <w:t>24</w:t>
            </w:r>
            <w:r>
              <w:rPr>
                <w:noProof/>
                <w:webHidden/>
              </w:rPr>
              <w:fldChar w:fldCharType="end"/>
            </w:r>
          </w:hyperlink>
        </w:p>
        <w:p w14:paraId="7FB18F28" w14:textId="27DD7D3C" w:rsidR="00CB1AAD" w:rsidRDefault="00CB1AAD">
          <w:pPr>
            <w:pStyle w:val="TOC3"/>
            <w:tabs>
              <w:tab w:val="right" w:leader="dot" w:pos="9350"/>
            </w:tabs>
            <w:rPr>
              <w:rFonts w:eastAsiaTheme="minorEastAsia"/>
              <w:noProof/>
            </w:rPr>
          </w:pPr>
          <w:hyperlink w:anchor="_Toc158984956"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_Toc158984956 \h </w:instrText>
            </w:r>
            <w:r>
              <w:rPr>
                <w:noProof/>
                <w:webHidden/>
              </w:rPr>
            </w:r>
            <w:r>
              <w:rPr>
                <w:noProof/>
                <w:webHidden/>
              </w:rPr>
              <w:fldChar w:fldCharType="separate"/>
            </w:r>
            <w:r w:rsidR="00E925BF">
              <w:rPr>
                <w:noProof/>
                <w:webHidden/>
              </w:rPr>
              <w:t>24</w:t>
            </w:r>
            <w:r>
              <w:rPr>
                <w:noProof/>
                <w:webHidden/>
              </w:rPr>
              <w:fldChar w:fldCharType="end"/>
            </w:r>
          </w:hyperlink>
        </w:p>
        <w:p w14:paraId="59CDF10F" w14:textId="41D3058E" w:rsidR="00CB1AAD" w:rsidRDefault="00CB1AAD">
          <w:pPr>
            <w:pStyle w:val="TOC2"/>
            <w:tabs>
              <w:tab w:val="right" w:leader="dot" w:pos="9350"/>
            </w:tabs>
            <w:rPr>
              <w:rFonts w:eastAsiaTheme="minorEastAsia"/>
              <w:noProof/>
            </w:rPr>
          </w:pPr>
          <w:hyperlink w:anchor="_Toc158984957" w:history="1">
            <w:r w:rsidRPr="00D6107B">
              <w:rPr>
                <w:rStyle w:val="Hyperlink"/>
                <w:noProof/>
              </w:rPr>
              <w:t>Chapter 4 Exercises</w:t>
            </w:r>
            <w:r>
              <w:rPr>
                <w:noProof/>
                <w:webHidden/>
              </w:rPr>
              <w:tab/>
            </w:r>
            <w:r>
              <w:rPr>
                <w:noProof/>
                <w:webHidden/>
              </w:rPr>
              <w:fldChar w:fldCharType="begin"/>
            </w:r>
            <w:r>
              <w:rPr>
                <w:noProof/>
                <w:webHidden/>
              </w:rPr>
              <w:instrText xml:space="preserve"> PAGEREF _Toc158984957 \h </w:instrText>
            </w:r>
            <w:r>
              <w:rPr>
                <w:noProof/>
                <w:webHidden/>
              </w:rPr>
            </w:r>
            <w:r>
              <w:rPr>
                <w:noProof/>
                <w:webHidden/>
              </w:rPr>
              <w:fldChar w:fldCharType="separate"/>
            </w:r>
            <w:r w:rsidR="00E925BF">
              <w:rPr>
                <w:noProof/>
                <w:webHidden/>
              </w:rPr>
              <w:t>25</w:t>
            </w:r>
            <w:r>
              <w:rPr>
                <w:noProof/>
                <w:webHidden/>
              </w:rPr>
              <w:fldChar w:fldCharType="end"/>
            </w:r>
          </w:hyperlink>
        </w:p>
        <w:p w14:paraId="4CA5AC48" w14:textId="3C6A0A07" w:rsidR="00CB1AAD" w:rsidRDefault="00CB1AAD">
          <w:pPr>
            <w:pStyle w:val="TOC2"/>
            <w:tabs>
              <w:tab w:val="right" w:leader="dot" w:pos="9350"/>
            </w:tabs>
            <w:rPr>
              <w:rFonts w:eastAsiaTheme="minorEastAsia"/>
              <w:noProof/>
            </w:rPr>
          </w:pPr>
          <w:hyperlink w:anchor="_Toc158984958" w:history="1">
            <w:r w:rsidRPr="00D6107B">
              <w:rPr>
                <w:rStyle w:val="Hyperlink"/>
                <w:noProof/>
              </w:rPr>
              <w:t>Chapter 4 Translations</w:t>
            </w:r>
            <w:r>
              <w:rPr>
                <w:noProof/>
                <w:webHidden/>
              </w:rPr>
              <w:tab/>
            </w:r>
            <w:r>
              <w:rPr>
                <w:noProof/>
                <w:webHidden/>
              </w:rPr>
              <w:fldChar w:fldCharType="begin"/>
            </w:r>
            <w:r>
              <w:rPr>
                <w:noProof/>
                <w:webHidden/>
              </w:rPr>
              <w:instrText xml:space="preserve"> PAGEREF _Toc158984958 \h </w:instrText>
            </w:r>
            <w:r>
              <w:rPr>
                <w:noProof/>
                <w:webHidden/>
              </w:rPr>
            </w:r>
            <w:r>
              <w:rPr>
                <w:noProof/>
                <w:webHidden/>
              </w:rPr>
              <w:fldChar w:fldCharType="separate"/>
            </w:r>
            <w:r w:rsidR="00E925BF">
              <w:rPr>
                <w:noProof/>
                <w:webHidden/>
              </w:rPr>
              <w:t>26</w:t>
            </w:r>
            <w:r>
              <w:rPr>
                <w:noProof/>
                <w:webHidden/>
              </w:rPr>
              <w:fldChar w:fldCharType="end"/>
            </w:r>
          </w:hyperlink>
        </w:p>
        <w:p w14:paraId="0ACF2C36" w14:textId="2DC7AB16" w:rsidR="00CB1AAD" w:rsidRDefault="00CB1AAD">
          <w:pPr>
            <w:pStyle w:val="TOC2"/>
            <w:tabs>
              <w:tab w:val="right" w:leader="dot" w:pos="9350"/>
            </w:tabs>
            <w:rPr>
              <w:rFonts w:eastAsiaTheme="minorEastAsia"/>
              <w:noProof/>
            </w:rPr>
          </w:pPr>
          <w:hyperlink w:anchor="_Toc158984959" w:history="1">
            <w:r w:rsidRPr="00D6107B">
              <w:rPr>
                <w:rStyle w:val="Hyperlink"/>
                <w:noProof/>
              </w:rPr>
              <w:t>Chapter 4 Vocabulary</w:t>
            </w:r>
            <w:r>
              <w:rPr>
                <w:noProof/>
                <w:webHidden/>
              </w:rPr>
              <w:tab/>
            </w:r>
            <w:r>
              <w:rPr>
                <w:noProof/>
                <w:webHidden/>
              </w:rPr>
              <w:fldChar w:fldCharType="begin"/>
            </w:r>
            <w:r>
              <w:rPr>
                <w:noProof/>
                <w:webHidden/>
              </w:rPr>
              <w:instrText xml:space="preserve"> PAGEREF _Toc158984959 \h </w:instrText>
            </w:r>
            <w:r>
              <w:rPr>
                <w:noProof/>
                <w:webHidden/>
              </w:rPr>
            </w:r>
            <w:r>
              <w:rPr>
                <w:noProof/>
                <w:webHidden/>
              </w:rPr>
              <w:fldChar w:fldCharType="separate"/>
            </w:r>
            <w:r w:rsidR="00E925BF">
              <w:rPr>
                <w:noProof/>
                <w:webHidden/>
              </w:rPr>
              <w:t>27</w:t>
            </w:r>
            <w:r>
              <w:rPr>
                <w:noProof/>
                <w:webHidden/>
              </w:rPr>
              <w:fldChar w:fldCharType="end"/>
            </w:r>
          </w:hyperlink>
        </w:p>
        <w:p w14:paraId="48DFD63A" w14:textId="42A112AD" w:rsidR="00CB1AAD" w:rsidRDefault="00CB1AAD">
          <w:pPr>
            <w:pStyle w:val="TOC1"/>
            <w:tabs>
              <w:tab w:val="right" w:leader="dot" w:pos="9350"/>
            </w:tabs>
            <w:rPr>
              <w:rFonts w:eastAsiaTheme="minorEastAsia"/>
              <w:noProof/>
            </w:rPr>
          </w:pPr>
          <w:hyperlink w:anchor="_Toc158984960" w:history="1">
            <w:r w:rsidRPr="00D6107B">
              <w:rPr>
                <w:rStyle w:val="Hyperlink"/>
                <w:noProof/>
                <w14:scene3d>
                  <w14:camera w14:prst="orthographicFront"/>
                  <w14:lightRig w14:rig="threePt" w14:dir="t">
                    <w14:rot w14:lat="0" w14:lon="0" w14:rev="0"/>
                  </w14:lightRig>
                </w14:scene3d>
              </w:rPr>
              <w:t>Chapter 5</w:t>
            </w:r>
            <w:r w:rsidRPr="00D6107B">
              <w:rPr>
                <w:rStyle w:val="Hyperlink"/>
                <w:noProof/>
              </w:rPr>
              <w:t xml:space="preserve"> All about verbs – Part 1</w:t>
            </w:r>
            <w:r>
              <w:rPr>
                <w:noProof/>
                <w:webHidden/>
              </w:rPr>
              <w:tab/>
            </w:r>
            <w:r>
              <w:rPr>
                <w:noProof/>
                <w:webHidden/>
              </w:rPr>
              <w:fldChar w:fldCharType="begin"/>
            </w:r>
            <w:r>
              <w:rPr>
                <w:noProof/>
                <w:webHidden/>
              </w:rPr>
              <w:instrText xml:space="preserve"> PAGEREF _Toc158984960 \h </w:instrText>
            </w:r>
            <w:r>
              <w:rPr>
                <w:noProof/>
                <w:webHidden/>
              </w:rPr>
            </w:r>
            <w:r>
              <w:rPr>
                <w:noProof/>
                <w:webHidden/>
              </w:rPr>
              <w:fldChar w:fldCharType="separate"/>
            </w:r>
            <w:r w:rsidR="00E925BF">
              <w:rPr>
                <w:noProof/>
                <w:webHidden/>
              </w:rPr>
              <w:t>29</w:t>
            </w:r>
            <w:r>
              <w:rPr>
                <w:noProof/>
                <w:webHidden/>
              </w:rPr>
              <w:fldChar w:fldCharType="end"/>
            </w:r>
          </w:hyperlink>
        </w:p>
        <w:p w14:paraId="4E2A5B44" w14:textId="61E9870A" w:rsidR="00CB1AAD" w:rsidRDefault="00CB1AAD">
          <w:pPr>
            <w:pStyle w:val="TOC3"/>
            <w:tabs>
              <w:tab w:val="right" w:leader="dot" w:pos="9350"/>
            </w:tabs>
            <w:rPr>
              <w:rFonts w:eastAsiaTheme="minorEastAsia"/>
              <w:noProof/>
            </w:rPr>
          </w:pPr>
          <w:hyperlink w:anchor="_Toc158984961"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_Toc158984961 \h </w:instrText>
            </w:r>
            <w:r>
              <w:rPr>
                <w:noProof/>
                <w:webHidden/>
              </w:rPr>
            </w:r>
            <w:r>
              <w:rPr>
                <w:noProof/>
                <w:webHidden/>
              </w:rPr>
              <w:fldChar w:fldCharType="separate"/>
            </w:r>
            <w:r w:rsidR="00E925BF">
              <w:rPr>
                <w:noProof/>
                <w:webHidden/>
              </w:rPr>
              <w:t>29</w:t>
            </w:r>
            <w:r>
              <w:rPr>
                <w:noProof/>
                <w:webHidden/>
              </w:rPr>
              <w:fldChar w:fldCharType="end"/>
            </w:r>
          </w:hyperlink>
        </w:p>
        <w:p w14:paraId="49FC24A2" w14:textId="15712686" w:rsidR="00CB1AAD" w:rsidRDefault="00CB1AAD">
          <w:pPr>
            <w:pStyle w:val="TOC3"/>
            <w:tabs>
              <w:tab w:val="right" w:leader="dot" w:pos="9350"/>
            </w:tabs>
            <w:rPr>
              <w:rFonts w:eastAsiaTheme="minorEastAsia"/>
              <w:noProof/>
            </w:rPr>
          </w:pPr>
          <w:hyperlink w:anchor="_Toc158984962"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_Toc158984962 \h </w:instrText>
            </w:r>
            <w:r>
              <w:rPr>
                <w:noProof/>
                <w:webHidden/>
              </w:rPr>
            </w:r>
            <w:r>
              <w:rPr>
                <w:noProof/>
                <w:webHidden/>
              </w:rPr>
              <w:fldChar w:fldCharType="separate"/>
            </w:r>
            <w:r w:rsidR="00E925BF">
              <w:rPr>
                <w:noProof/>
                <w:webHidden/>
              </w:rPr>
              <w:t>29</w:t>
            </w:r>
            <w:r>
              <w:rPr>
                <w:noProof/>
                <w:webHidden/>
              </w:rPr>
              <w:fldChar w:fldCharType="end"/>
            </w:r>
          </w:hyperlink>
        </w:p>
        <w:p w14:paraId="69162807" w14:textId="0F5EEDE0" w:rsidR="00CB1AAD" w:rsidRDefault="00CB1AAD">
          <w:pPr>
            <w:pStyle w:val="TOC2"/>
            <w:tabs>
              <w:tab w:val="right" w:leader="dot" w:pos="9350"/>
            </w:tabs>
            <w:rPr>
              <w:rFonts w:eastAsiaTheme="minorEastAsia"/>
              <w:noProof/>
            </w:rPr>
          </w:pPr>
          <w:hyperlink w:anchor="_Toc158984963" w:history="1">
            <w:r w:rsidRPr="00D6107B">
              <w:rPr>
                <w:rStyle w:val="Hyperlink"/>
                <w:noProof/>
              </w:rPr>
              <w:t>Chapter 5 Exercises</w:t>
            </w:r>
            <w:r>
              <w:rPr>
                <w:noProof/>
                <w:webHidden/>
              </w:rPr>
              <w:tab/>
            </w:r>
            <w:r>
              <w:rPr>
                <w:noProof/>
                <w:webHidden/>
              </w:rPr>
              <w:fldChar w:fldCharType="begin"/>
            </w:r>
            <w:r>
              <w:rPr>
                <w:noProof/>
                <w:webHidden/>
              </w:rPr>
              <w:instrText xml:space="preserve"> PAGEREF _Toc158984963 \h </w:instrText>
            </w:r>
            <w:r>
              <w:rPr>
                <w:noProof/>
                <w:webHidden/>
              </w:rPr>
            </w:r>
            <w:r>
              <w:rPr>
                <w:noProof/>
                <w:webHidden/>
              </w:rPr>
              <w:fldChar w:fldCharType="separate"/>
            </w:r>
            <w:r w:rsidR="00E925BF">
              <w:rPr>
                <w:noProof/>
                <w:webHidden/>
              </w:rPr>
              <w:t>31</w:t>
            </w:r>
            <w:r>
              <w:rPr>
                <w:noProof/>
                <w:webHidden/>
              </w:rPr>
              <w:fldChar w:fldCharType="end"/>
            </w:r>
          </w:hyperlink>
        </w:p>
        <w:p w14:paraId="120A71D5" w14:textId="5358BD12" w:rsidR="00CB1AAD" w:rsidRDefault="00CB1AAD">
          <w:pPr>
            <w:pStyle w:val="TOC2"/>
            <w:tabs>
              <w:tab w:val="right" w:leader="dot" w:pos="9350"/>
            </w:tabs>
            <w:rPr>
              <w:rFonts w:eastAsiaTheme="minorEastAsia"/>
              <w:noProof/>
            </w:rPr>
          </w:pPr>
          <w:hyperlink w:anchor="_Toc158984964" w:history="1">
            <w:r w:rsidRPr="00D6107B">
              <w:rPr>
                <w:rStyle w:val="Hyperlink"/>
                <w:noProof/>
              </w:rPr>
              <w:t>Chapter 5 Translations</w:t>
            </w:r>
            <w:r>
              <w:rPr>
                <w:noProof/>
                <w:webHidden/>
              </w:rPr>
              <w:tab/>
            </w:r>
            <w:r>
              <w:rPr>
                <w:noProof/>
                <w:webHidden/>
              </w:rPr>
              <w:fldChar w:fldCharType="begin"/>
            </w:r>
            <w:r>
              <w:rPr>
                <w:noProof/>
                <w:webHidden/>
              </w:rPr>
              <w:instrText xml:space="preserve"> PAGEREF _Toc158984964 \h </w:instrText>
            </w:r>
            <w:r>
              <w:rPr>
                <w:noProof/>
                <w:webHidden/>
              </w:rPr>
            </w:r>
            <w:r>
              <w:rPr>
                <w:noProof/>
                <w:webHidden/>
              </w:rPr>
              <w:fldChar w:fldCharType="separate"/>
            </w:r>
            <w:r w:rsidR="00E925BF">
              <w:rPr>
                <w:noProof/>
                <w:webHidden/>
              </w:rPr>
              <w:t>33</w:t>
            </w:r>
            <w:r>
              <w:rPr>
                <w:noProof/>
                <w:webHidden/>
              </w:rPr>
              <w:fldChar w:fldCharType="end"/>
            </w:r>
          </w:hyperlink>
        </w:p>
        <w:p w14:paraId="35BDB153" w14:textId="39ACAEA6" w:rsidR="00CB1AAD" w:rsidRDefault="00CB1AAD">
          <w:pPr>
            <w:pStyle w:val="TOC2"/>
            <w:tabs>
              <w:tab w:val="right" w:leader="dot" w:pos="9350"/>
            </w:tabs>
            <w:rPr>
              <w:rFonts w:eastAsiaTheme="minorEastAsia"/>
              <w:noProof/>
            </w:rPr>
          </w:pPr>
          <w:hyperlink w:anchor="_Toc158984965" w:history="1">
            <w:r w:rsidRPr="00D6107B">
              <w:rPr>
                <w:rStyle w:val="Hyperlink"/>
                <w:noProof/>
              </w:rPr>
              <w:t>Chapter 5 Vocabulary</w:t>
            </w:r>
            <w:r>
              <w:rPr>
                <w:noProof/>
                <w:webHidden/>
              </w:rPr>
              <w:tab/>
            </w:r>
            <w:r>
              <w:rPr>
                <w:noProof/>
                <w:webHidden/>
              </w:rPr>
              <w:fldChar w:fldCharType="begin"/>
            </w:r>
            <w:r>
              <w:rPr>
                <w:noProof/>
                <w:webHidden/>
              </w:rPr>
              <w:instrText xml:space="preserve"> PAGEREF _Toc158984965 \h </w:instrText>
            </w:r>
            <w:r>
              <w:rPr>
                <w:noProof/>
                <w:webHidden/>
              </w:rPr>
            </w:r>
            <w:r>
              <w:rPr>
                <w:noProof/>
                <w:webHidden/>
              </w:rPr>
              <w:fldChar w:fldCharType="separate"/>
            </w:r>
            <w:r w:rsidR="00E925BF">
              <w:rPr>
                <w:noProof/>
                <w:webHidden/>
              </w:rPr>
              <w:t>33</w:t>
            </w:r>
            <w:r>
              <w:rPr>
                <w:noProof/>
                <w:webHidden/>
              </w:rPr>
              <w:fldChar w:fldCharType="end"/>
            </w:r>
          </w:hyperlink>
        </w:p>
        <w:p w14:paraId="494898CA" w14:textId="24ECB577" w:rsidR="00CB1AAD" w:rsidRDefault="00CB1AAD">
          <w:pPr>
            <w:pStyle w:val="TOC1"/>
            <w:tabs>
              <w:tab w:val="right" w:leader="dot" w:pos="9350"/>
            </w:tabs>
            <w:rPr>
              <w:rFonts w:eastAsiaTheme="minorEastAsia"/>
              <w:noProof/>
            </w:rPr>
          </w:pPr>
          <w:hyperlink w:anchor="_Toc158984966" w:history="1">
            <w:r w:rsidRPr="00D6107B">
              <w:rPr>
                <w:rStyle w:val="Hyperlink"/>
                <w:noProof/>
                <w14:scene3d>
                  <w14:camera w14:prst="orthographicFront"/>
                  <w14:lightRig w14:rig="threePt" w14:dir="t">
                    <w14:rot w14:lat="0" w14:lon="0" w14:rev="0"/>
                  </w14:lightRig>
                </w14:scene3d>
              </w:rPr>
              <w:t>Chapter 6</w:t>
            </w:r>
            <w:r w:rsidRPr="00D6107B">
              <w:rPr>
                <w:rStyle w:val="Hyperlink"/>
                <w:noProof/>
              </w:rPr>
              <w:t xml:space="preserve"> All about verbs (part 2)</w:t>
            </w:r>
            <w:r>
              <w:rPr>
                <w:noProof/>
                <w:webHidden/>
              </w:rPr>
              <w:tab/>
            </w:r>
            <w:r>
              <w:rPr>
                <w:noProof/>
                <w:webHidden/>
              </w:rPr>
              <w:fldChar w:fldCharType="begin"/>
            </w:r>
            <w:r>
              <w:rPr>
                <w:noProof/>
                <w:webHidden/>
              </w:rPr>
              <w:instrText xml:space="preserve"> PAGEREF _Toc158984966 \h </w:instrText>
            </w:r>
            <w:r>
              <w:rPr>
                <w:noProof/>
                <w:webHidden/>
              </w:rPr>
            </w:r>
            <w:r>
              <w:rPr>
                <w:noProof/>
                <w:webHidden/>
              </w:rPr>
              <w:fldChar w:fldCharType="separate"/>
            </w:r>
            <w:r w:rsidR="00E925BF">
              <w:rPr>
                <w:noProof/>
                <w:webHidden/>
              </w:rPr>
              <w:t>35</w:t>
            </w:r>
            <w:r>
              <w:rPr>
                <w:noProof/>
                <w:webHidden/>
              </w:rPr>
              <w:fldChar w:fldCharType="end"/>
            </w:r>
          </w:hyperlink>
        </w:p>
        <w:p w14:paraId="011A5CD8" w14:textId="4AD0150F" w:rsidR="00CB1AAD" w:rsidRDefault="00CB1AAD">
          <w:pPr>
            <w:pStyle w:val="TOC3"/>
            <w:tabs>
              <w:tab w:val="right" w:leader="dot" w:pos="9350"/>
            </w:tabs>
            <w:rPr>
              <w:rFonts w:eastAsiaTheme="minorEastAsia"/>
              <w:noProof/>
            </w:rPr>
          </w:pPr>
          <w:hyperlink w:anchor="_Toc158984967"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_Toc158984967 \h </w:instrText>
            </w:r>
            <w:r>
              <w:rPr>
                <w:noProof/>
                <w:webHidden/>
              </w:rPr>
            </w:r>
            <w:r>
              <w:rPr>
                <w:noProof/>
                <w:webHidden/>
              </w:rPr>
              <w:fldChar w:fldCharType="separate"/>
            </w:r>
            <w:r w:rsidR="00E925BF">
              <w:rPr>
                <w:noProof/>
                <w:webHidden/>
              </w:rPr>
              <w:t>35</w:t>
            </w:r>
            <w:r>
              <w:rPr>
                <w:noProof/>
                <w:webHidden/>
              </w:rPr>
              <w:fldChar w:fldCharType="end"/>
            </w:r>
          </w:hyperlink>
        </w:p>
        <w:p w14:paraId="6B688DAD" w14:textId="36BDE873" w:rsidR="00CB1AAD" w:rsidRDefault="00CB1AAD">
          <w:pPr>
            <w:pStyle w:val="TOC2"/>
            <w:tabs>
              <w:tab w:val="right" w:leader="dot" w:pos="9350"/>
            </w:tabs>
            <w:rPr>
              <w:rFonts w:eastAsiaTheme="minorEastAsia"/>
              <w:noProof/>
            </w:rPr>
          </w:pPr>
          <w:hyperlink w:anchor="_Toc158984968" w:history="1">
            <w:r w:rsidRPr="00D6107B">
              <w:rPr>
                <w:rStyle w:val="Hyperlink"/>
                <w:noProof/>
              </w:rPr>
              <w:t>Attributes of verbs:</w:t>
            </w:r>
            <w:r>
              <w:rPr>
                <w:noProof/>
                <w:webHidden/>
              </w:rPr>
              <w:tab/>
            </w:r>
            <w:r>
              <w:rPr>
                <w:noProof/>
                <w:webHidden/>
              </w:rPr>
              <w:fldChar w:fldCharType="begin"/>
            </w:r>
            <w:r>
              <w:rPr>
                <w:noProof/>
                <w:webHidden/>
              </w:rPr>
              <w:instrText xml:space="preserve"> PAGEREF _Toc158984968 \h </w:instrText>
            </w:r>
            <w:r>
              <w:rPr>
                <w:noProof/>
                <w:webHidden/>
              </w:rPr>
            </w:r>
            <w:r>
              <w:rPr>
                <w:noProof/>
                <w:webHidden/>
              </w:rPr>
              <w:fldChar w:fldCharType="separate"/>
            </w:r>
            <w:r w:rsidR="00E925BF">
              <w:rPr>
                <w:noProof/>
                <w:webHidden/>
              </w:rPr>
              <w:t>35</w:t>
            </w:r>
            <w:r>
              <w:rPr>
                <w:noProof/>
                <w:webHidden/>
              </w:rPr>
              <w:fldChar w:fldCharType="end"/>
            </w:r>
          </w:hyperlink>
        </w:p>
        <w:p w14:paraId="2510236E" w14:textId="0119F2C7" w:rsidR="00CB1AAD" w:rsidRDefault="00CB1AAD">
          <w:pPr>
            <w:pStyle w:val="TOC3"/>
            <w:tabs>
              <w:tab w:val="right" w:leader="dot" w:pos="9350"/>
            </w:tabs>
            <w:rPr>
              <w:rFonts w:eastAsiaTheme="minorEastAsia"/>
              <w:noProof/>
            </w:rPr>
          </w:pPr>
          <w:hyperlink w:anchor="_Toc158984969" w:history="1">
            <w:r w:rsidRPr="00D6107B">
              <w:rPr>
                <w:rStyle w:val="Hyperlink"/>
                <w:b/>
                <w:caps/>
                <w:noProof/>
              </w:rPr>
              <w:t>Perfect Tense</w:t>
            </w:r>
            <w:r>
              <w:rPr>
                <w:noProof/>
                <w:webHidden/>
              </w:rPr>
              <w:tab/>
            </w:r>
            <w:r>
              <w:rPr>
                <w:noProof/>
                <w:webHidden/>
              </w:rPr>
              <w:fldChar w:fldCharType="begin"/>
            </w:r>
            <w:r>
              <w:rPr>
                <w:noProof/>
                <w:webHidden/>
              </w:rPr>
              <w:instrText xml:space="preserve"> PAGEREF _Toc158984969 \h </w:instrText>
            </w:r>
            <w:r>
              <w:rPr>
                <w:noProof/>
                <w:webHidden/>
              </w:rPr>
              <w:fldChar w:fldCharType="separate"/>
            </w:r>
            <w:r w:rsidR="00E925BF">
              <w:rPr>
                <w:b/>
                <w:bCs/>
                <w:noProof/>
                <w:webHidden/>
              </w:rPr>
              <w:t>Error! Bookmark not defined.</w:t>
            </w:r>
            <w:r>
              <w:rPr>
                <w:noProof/>
                <w:webHidden/>
              </w:rPr>
              <w:fldChar w:fldCharType="end"/>
            </w:r>
          </w:hyperlink>
        </w:p>
        <w:p w14:paraId="772C0275" w14:textId="59306F19" w:rsidR="00CB1AAD" w:rsidRDefault="00CB1AAD">
          <w:pPr>
            <w:pStyle w:val="TOC2"/>
            <w:tabs>
              <w:tab w:val="right" w:leader="dot" w:pos="9350"/>
            </w:tabs>
            <w:rPr>
              <w:rFonts w:eastAsiaTheme="minorEastAsia"/>
              <w:noProof/>
            </w:rPr>
          </w:pPr>
          <w:hyperlink w:anchor="_Toc158984970" w:history="1">
            <w:r w:rsidRPr="00D6107B">
              <w:rPr>
                <w:rStyle w:val="Hyperlink"/>
                <w:noProof/>
              </w:rPr>
              <w:t>Chapter 6 Exercises</w:t>
            </w:r>
            <w:r>
              <w:rPr>
                <w:noProof/>
                <w:webHidden/>
              </w:rPr>
              <w:tab/>
            </w:r>
            <w:r>
              <w:rPr>
                <w:noProof/>
                <w:webHidden/>
              </w:rPr>
              <w:fldChar w:fldCharType="begin"/>
            </w:r>
            <w:r>
              <w:rPr>
                <w:noProof/>
                <w:webHidden/>
              </w:rPr>
              <w:instrText xml:space="preserve"> PAGEREF _Toc158984970 \h </w:instrText>
            </w:r>
            <w:r>
              <w:rPr>
                <w:noProof/>
                <w:webHidden/>
              </w:rPr>
            </w:r>
            <w:r>
              <w:rPr>
                <w:noProof/>
                <w:webHidden/>
              </w:rPr>
              <w:fldChar w:fldCharType="separate"/>
            </w:r>
            <w:r w:rsidR="00E925BF">
              <w:rPr>
                <w:noProof/>
                <w:webHidden/>
              </w:rPr>
              <w:t>38</w:t>
            </w:r>
            <w:r>
              <w:rPr>
                <w:noProof/>
                <w:webHidden/>
              </w:rPr>
              <w:fldChar w:fldCharType="end"/>
            </w:r>
          </w:hyperlink>
        </w:p>
        <w:p w14:paraId="6E6737FD" w14:textId="0031D4E0" w:rsidR="00CB1AAD" w:rsidRDefault="00CB1AAD">
          <w:pPr>
            <w:pStyle w:val="TOC2"/>
            <w:tabs>
              <w:tab w:val="right" w:leader="dot" w:pos="9350"/>
            </w:tabs>
            <w:rPr>
              <w:rFonts w:eastAsiaTheme="minorEastAsia"/>
              <w:noProof/>
            </w:rPr>
          </w:pPr>
          <w:hyperlink w:anchor="_Toc158984971" w:history="1">
            <w:r w:rsidRPr="00D6107B">
              <w:rPr>
                <w:rStyle w:val="Hyperlink"/>
                <w:noProof/>
              </w:rPr>
              <w:t>Chapter 6 Translations</w:t>
            </w:r>
            <w:r>
              <w:rPr>
                <w:noProof/>
                <w:webHidden/>
              </w:rPr>
              <w:tab/>
            </w:r>
            <w:r>
              <w:rPr>
                <w:noProof/>
                <w:webHidden/>
              </w:rPr>
              <w:fldChar w:fldCharType="begin"/>
            </w:r>
            <w:r>
              <w:rPr>
                <w:noProof/>
                <w:webHidden/>
              </w:rPr>
              <w:instrText xml:space="preserve"> PAGEREF _Toc158984971 \h </w:instrText>
            </w:r>
            <w:r>
              <w:rPr>
                <w:noProof/>
                <w:webHidden/>
              </w:rPr>
            </w:r>
            <w:r>
              <w:rPr>
                <w:noProof/>
                <w:webHidden/>
              </w:rPr>
              <w:fldChar w:fldCharType="separate"/>
            </w:r>
            <w:r w:rsidR="00E925BF">
              <w:rPr>
                <w:noProof/>
                <w:webHidden/>
              </w:rPr>
              <w:t>38</w:t>
            </w:r>
            <w:r>
              <w:rPr>
                <w:noProof/>
                <w:webHidden/>
              </w:rPr>
              <w:fldChar w:fldCharType="end"/>
            </w:r>
          </w:hyperlink>
        </w:p>
        <w:p w14:paraId="08DBDDEC" w14:textId="77C88D12" w:rsidR="00CB1AAD" w:rsidRDefault="00CB1AAD">
          <w:pPr>
            <w:pStyle w:val="TOC2"/>
            <w:tabs>
              <w:tab w:val="right" w:leader="dot" w:pos="9350"/>
            </w:tabs>
            <w:rPr>
              <w:rFonts w:eastAsiaTheme="minorEastAsia"/>
              <w:noProof/>
            </w:rPr>
          </w:pPr>
          <w:hyperlink w:anchor="_Toc158984972" w:history="1">
            <w:r w:rsidRPr="00D6107B">
              <w:rPr>
                <w:rStyle w:val="Hyperlink"/>
                <w:noProof/>
              </w:rPr>
              <w:t>Chapter 6 Vocabulary</w:t>
            </w:r>
            <w:r>
              <w:rPr>
                <w:noProof/>
                <w:webHidden/>
              </w:rPr>
              <w:tab/>
            </w:r>
            <w:r>
              <w:rPr>
                <w:noProof/>
                <w:webHidden/>
              </w:rPr>
              <w:fldChar w:fldCharType="begin"/>
            </w:r>
            <w:r>
              <w:rPr>
                <w:noProof/>
                <w:webHidden/>
              </w:rPr>
              <w:instrText xml:space="preserve"> PAGEREF _Toc158984972 \h </w:instrText>
            </w:r>
            <w:r>
              <w:rPr>
                <w:noProof/>
                <w:webHidden/>
              </w:rPr>
            </w:r>
            <w:r>
              <w:rPr>
                <w:noProof/>
                <w:webHidden/>
              </w:rPr>
              <w:fldChar w:fldCharType="separate"/>
            </w:r>
            <w:r w:rsidR="00E925BF">
              <w:rPr>
                <w:noProof/>
                <w:webHidden/>
              </w:rPr>
              <w:t>39</w:t>
            </w:r>
            <w:r>
              <w:rPr>
                <w:noProof/>
                <w:webHidden/>
              </w:rPr>
              <w:fldChar w:fldCharType="end"/>
            </w:r>
          </w:hyperlink>
        </w:p>
        <w:p w14:paraId="75DD67B2" w14:textId="1187CC64" w:rsidR="00CB1AAD" w:rsidRDefault="00CB1AAD">
          <w:pPr>
            <w:pStyle w:val="TOC1"/>
            <w:tabs>
              <w:tab w:val="right" w:leader="dot" w:pos="9350"/>
            </w:tabs>
            <w:rPr>
              <w:rFonts w:eastAsiaTheme="minorEastAsia"/>
              <w:noProof/>
            </w:rPr>
          </w:pPr>
          <w:hyperlink w:anchor="_Toc158984973" w:history="1">
            <w:r w:rsidRPr="00D6107B">
              <w:rPr>
                <w:rStyle w:val="Hyperlink"/>
                <w:noProof/>
                <w14:scene3d>
                  <w14:camera w14:prst="orthographicFront"/>
                  <w14:lightRig w14:rig="threePt" w14:dir="t">
                    <w14:rot w14:lat="0" w14:lon="0" w14:rev="0"/>
                  </w14:lightRig>
                </w14:scene3d>
              </w:rPr>
              <w:t>Chapter 7</w:t>
            </w:r>
            <w:r w:rsidRPr="00D6107B">
              <w:rPr>
                <w:rStyle w:val="Hyperlink"/>
                <w:noProof/>
              </w:rPr>
              <w:t xml:space="preserve"> Cases—Nouns and Pronouns</w:t>
            </w:r>
            <w:r>
              <w:rPr>
                <w:noProof/>
                <w:webHidden/>
              </w:rPr>
              <w:tab/>
            </w:r>
            <w:r>
              <w:rPr>
                <w:noProof/>
                <w:webHidden/>
              </w:rPr>
              <w:fldChar w:fldCharType="begin"/>
            </w:r>
            <w:r>
              <w:rPr>
                <w:noProof/>
                <w:webHidden/>
              </w:rPr>
              <w:instrText xml:space="preserve"> PAGEREF _Toc158984973 \h </w:instrText>
            </w:r>
            <w:r>
              <w:rPr>
                <w:noProof/>
                <w:webHidden/>
              </w:rPr>
            </w:r>
            <w:r>
              <w:rPr>
                <w:noProof/>
                <w:webHidden/>
              </w:rPr>
              <w:fldChar w:fldCharType="separate"/>
            </w:r>
            <w:r w:rsidR="00E925BF">
              <w:rPr>
                <w:noProof/>
                <w:webHidden/>
              </w:rPr>
              <w:t>43</w:t>
            </w:r>
            <w:r>
              <w:rPr>
                <w:noProof/>
                <w:webHidden/>
              </w:rPr>
              <w:fldChar w:fldCharType="end"/>
            </w:r>
          </w:hyperlink>
        </w:p>
        <w:p w14:paraId="49E00403" w14:textId="4A8642F6" w:rsidR="00CB1AAD" w:rsidRDefault="00CB1AAD">
          <w:pPr>
            <w:pStyle w:val="TOC3"/>
            <w:tabs>
              <w:tab w:val="right" w:leader="dot" w:pos="9350"/>
            </w:tabs>
            <w:rPr>
              <w:rFonts w:eastAsiaTheme="minorEastAsia"/>
              <w:noProof/>
            </w:rPr>
          </w:pPr>
          <w:hyperlink w:anchor="_Toc158984974"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_Toc158984974 \h </w:instrText>
            </w:r>
            <w:r>
              <w:rPr>
                <w:noProof/>
                <w:webHidden/>
              </w:rPr>
            </w:r>
            <w:r>
              <w:rPr>
                <w:noProof/>
                <w:webHidden/>
              </w:rPr>
              <w:fldChar w:fldCharType="separate"/>
            </w:r>
            <w:r w:rsidR="00E925BF">
              <w:rPr>
                <w:noProof/>
                <w:webHidden/>
              </w:rPr>
              <w:t>43</w:t>
            </w:r>
            <w:r>
              <w:rPr>
                <w:noProof/>
                <w:webHidden/>
              </w:rPr>
              <w:fldChar w:fldCharType="end"/>
            </w:r>
          </w:hyperlink>
        </w:p>
        <w:p w14:paraId="3206B3BE" w14:textId="40B68A4B" w:rsidR="00CB1AAD" w:rsidRDefault="00CB1AAD">
          <w:pPr>
            <w:pStyle w:val="TOC3"/>
            <w:tabs>
              <w:tab w:val="right" w:leader="dot" w:pos="9350"/>
            </w:tabs>
            <w:rPr>
              <w:rFonts w:eastAsiaTheme="minorEastAsia"/>
              <w:noProof/>
            </w:rPr>
          </w:pPr>
          <w:hyperlink w:anchor="_Toc158984975"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_Toc158984975 \h </w:instrText>
            </w:r>
            <w:r>
              <w:rPr>
                <w:noProof/>
                <w:webHidden/>
              </w:rPr>
            </w:r>
            <w:r>
              <w:rPr>
                <w:noProof/>
                <w:webHidden/>
              </w:rPr>
              <w:fldChar w:fldCharType="separate"/>
            </w:r>
            <w:r w:rsidR="00E925BF">
              <w:rPr>
                <w:noProof/>
                <w:webHidden/>
              </w:rPr>
              <w:t>43</w:t>
            </w:r>
            <w:r>
              <w:rPr>
                <w:noProof/>
                <w:webHidden/>
              </w:rPr>
              <w:fldChar w:fldCharType="end"/>
            </w:r>
          </w:hyperlink>
        </w:p>
        <w:p w14:paraId="462A52E5" w14:textId="0DDF44A5" w:rsidR="00CB1AAD" w:rsidRDefault="00CB1AAD">
          <w:pPr>
            <w:pStyle w:val="TOC3"/>
            <w:tabs>
              <w:tab w:val="right" w:leader="dot" w:pos="9350"/>
            </w:tabs>
            <w:rPr>
              <w:rFonts w:eastAsiaTheme="minorEastAsia"/>
              <w:noProof/>
            </w:rPr>
          </w:pPr>
          <w:hyperlink w:anchor="_Toc158984976" w:history="1">
            <w:r w:rsidRPr="00D6107B">
              <w:rPr>
                <w:rStyle w:val="Hyperlink"/>
                <w:noProof/>
              </w:rPr>
              <w:t>Pronouns</w:t>
            </w:r>
            <w:r>
              <w:rPr>
                <w:noProof/>
                <w:webHidden/>
              </w:rPr>
              <w:tab/>
            </w:r>
            <w:r>
              <w:rPr>
                <w:noProof/>
                <w:webHidden/>
              </w:rPr>
              <w:fldChar w:fldCharType="begin"/>
            </w:r>
            <w:r>
              <w:rPr>
                <w:noProof/>
                <w:webHidden/>
              </w:rPr>
              <w:instrText xml:space="preserve"> PAGEREF _Toc158984976 \h </w:instrText>
            </w:r>
            <w:r>
              <w:rPr>
                <w:noProof/>
                <w:webHidden/>
              </w:rPr>
            </w:r>
            <w:r>
              <w:rPr>
                <w:noProof/>
                <w:webHidden/>
              </w:rPr>
              <w:fldChar w:fldCharType="separate"/>
            </w:r>
            <w:r w:rsidR="00E925BF">
              <w:rPr>
                <w:noProof/>
                <w:webHidden/>
              </w:rPr>
              <w:t>45</w:t>
            </w:r>
            <w:r>
              <w:rPr>
                <w:noProof/>
                <w:webHidden/>
              </w:rPr>
              <w:fldChar w:fldCharType="end"/>
            </w:r>
          </w:hyperlink>
        </w:p>
        <w:p w14:paraId="60BAF0FC" w14:textId="7AEDFCD8" w:rsidR="00CB1AAD" w:rsidRDefault="00CB1AAD">
          <w:pPr>
            <w:pStyle w:val="TOC3"/>
            <w:tabs>
              <w:tab w:val="right" w:leader="dot" w:pos="9350"/>
            </w:tabs>
            <w:rPr>
              <w:rFonts w:eastAsiaTheme="minorEastAsia"/>
              <w:noProof/>
            </w:rPr>
          </w:pPr>
          <w:hyperlink w:anchor="_Toc158984977" w:history="1">
            <w:r w:rsidRPr="00D6107B">
              <w:rPr>
                <w:rStyle w:val="Hyperlink"/>
                <w:noProof/>
              </w:rPr>
              <w:t>Nouns</w:t>
            </w:r>
            <w:r>
              <w:rPr>
                <w:noProof/>
                <w:webHidden/>
              </w:rPr>
              <w:tab/>
            </w:r>
            <w:r>
              <w:rPr>
                <w:noProof/>
                <w:webHidden/>
              </w:rPr>
              <w:fldChar w:fldCharType="begin"/>
            </w:r>
            <w:r>
              <w:rPr>
                <w:noProof/>
                <w:webHidden/>
              </w:rPr>
              <w:instrText xml:space="preserve"> PAGEREF _Toc158984977 \h </w:instrText>
            </w:r>
            <w:r>
              <w:rPr>
                <w:noProof/>
                <w:webHidden/>
              </w:rPr>
            </w:r>
            <w:r>
              <w:rPr>
                <w:noProof/>
                <w:webHidden/>
              </w:rPr>
              <w:fldChar w:fldCharType="separate"/>
            </w:r>
            <w:r w:rsidR="00E925BF">
              <w:rPr>
                <w:noProof/>
                <w:webHidden/>
              </w:rPr>
              <w:t>48</w:t>
            </w:r>
            <w:r>
              <w:rPr>
                <w:noProof/>
                <w:webHidden/>
              </w:rPr>
              <w:fldChar w:fldCharType="end"/>
            </w:r>
          </w:hyperlink>
        </w:p>
        <w:p w14:paraId="7EBBCC8F" w14:textId="6EFEA260" w:rsidR="00CB1AAD" w:rsidRDefault="00CB1AAD">
          <w:pPr>
            <w:pStyle w:val="TOC2"/>
            <w:tabs>
              <w:tab w:val="right" w:leader="dot" w:pos="9350"/>
            </w:tabs>
            <w:rPr>
              <w:rFonts w:eastAsiaTheme="minorEastAsia"/>
              <w:noProof/>
            </w:rPr>
          </w:pPr>
          <w:hyperlink w:anchor="_Toc158984978" w:history="1">
            <w:r w:rsidRPr="00D6107B">
              <w:rPr>
                <w:rStyle w:val="Hyperlink"/>
                <w:noProof/>
              </w:rPr>
              <w:t>Chapter 7 Exercises</w:t>
            </w:r>
            <w:r>
              <w:rPr>
                <w:noProof/>
                <w:webHidden/>
              </w:rPr>
              <w:tab/>
            </w:r>
            <w:r>
              <w:rPr>
                <w:noProof/>
                <w:webHidden/>
              </w:rPr>
              <w:fldChar w:fldCharType="begin"/>
            </w:r>
            <w:r>
              <w:rPr>
                <w:noProof/>
                <w:webHidden/>
              </w:rPr>
              <w:instrText xml:space="preserve"> PAGEREF _Toc158984978 \h </w:instrText>
            </w:r>
            <w:r>
              <w:rPr>
                <w:noProof/>
                <w:webHidden/>
              </w:rPr>
            </w:r>
            <w:r>
              <w:rPr>
                <w:noProof/>
                <w:webHidden/>
              </w:rPr>
              <w:fldChar w:fldCharType="separate"/>
            </w:r>
            <w:r w:rsidR="00E925BF">
              <w:rPr>
                <w:noProof/>
                <w:webHidden/>
              </w:rPr>
              <w:t>49</w:t>
            </w:r>
            <w:r>
              <w:rPr>
                <w:noProof/>
                <w:webHidden/>
              </w:rPr>
              <w:fldChar w:fldCharType="end"/>
            </w:r>
          </w:hyperlink>
        </w:p>
        <w:p w14:paraId="05A38210" w14:textId="2AF2755D" w:rsidR="00CB1AAD" w:rsidRDefault="00CB1AAD">
          <w:pPr>
            <w:pStyle w:val="TOC2"/>
            <w:tabs>
              <w:tab w:val="right" w:leader="dot" w:pos="9350"/>
            </w:tabs>
            <w:rPr>
              <w:rFonts w:eastAsiaTheme="minorEastAsia"/>
              <w:noProof/>
            </w:rPr>
          </w:pPr>
          <w:hyperlink w:anchor="_Toc158984979" w:history="1">
            <w:r w:rsidRPr="00D6107B">
              <w:rPr>
                <w:rStyle w:val="Hyperlink"/>
                <w:noProof/>
              </w:rPr>
              <w:t>Chapter 7 Translations</w:t>
            </w:r>
            <w:r>
              <w:rPr>
                <w:noProof/>
                <w:webHidden/>
              </w:rPr>
              <w:tab/>
            </w:r>
            <w:r>
              <w:rPr>
                <w:noProof/>
                <w:webHidden/>
              </w:rPr>
              <w:fldChar w:fldCharType="begin"/>
            </w:r>
            <w:r>
              <w:rPr>
                <w:noProof/>
                <w:webHidden/>
              </w:rPr>
              <w:instrText xml:space="preserve"> PAGEREF _Toc158984979 \h </w:instrText>
            </w:r>
            <w:r>
              <w:rPr>
                <w:noProof/>
                <w:webHidden/>
              </w:rPr>
              <w:fldChar w:fldCharType="separate"/>
            </w:r>
            <w:r w:rsidR="00E925BF">
              <w:rPr>
                <w:b/>
                <w:bCs/>
                <w:noProof/>
                <w:webHidden/>
              </w:rPr>
              <w:t>Error! Bookmark not defined.</w:t>
            </w:r>
            <w:r>
              <w:rPr>
                <w:noProof/>
                <w:webHidden/>
              </w:rPr>
              <w:fldChar w:fldCharType="end"/>
            </w:r>
          </w:hyperlink>
        </w:p>
        <w:p w14:paraId="6CC159E1" w14:textId="6F9D5A02" w:rsidR="00CB1AAD" w:rsidRDefault="00CB1AAD">
          <w:pPr>
            <w:pStyle w:val="TOC2"/>
            <w:tabs>
              <w:tab w:val="right" w:leader="dot" w:pos="9350"/>
            </w:tabs>
            <w:rPr>
              <w:rFonts w:eastAsiaTheme="minorEastAsia"/>
              <w:noProof/>
            </w:rPr>
          </w:pPr>
          <w:hyperlink w:anchor="_Toc158984980" w:history="1">
            <w:r w:rsidRPr="00D6107B">
              <w:rPr>
                <w:rStyle w:val="Hyperlink"/>
                <w:noProof/>
              </w:rPr>
              <w:t>Chapter 7 vocabulary</w:t>
            </w:r>
            <w:r>
              <w:rPr>
                <w:noProof/>
                <w:webHidden/>
              </w:rPr>
              <w:tab/>
            </w:r>
            <w:r>
              <w:rPr>
                <w:noProof/>
                <w:webHidden/>
              </w:rPr>
              <w:fldChar w:fldCharType="begin"/>
            </w:r>
            <w:r>
              <w:rPr>
                <w:noProof/>
                <w:webHidden/>
              </w:rPr>
              <w:instrText xml:space="preserve"> PAGEREF _Toc158984980 \h </w:instrText>
            </w:r>
            <w:r>
              <w:rPr>
                <w:noProof/>
                <w:webHidden/>
              </w:rPr>
            </w:r>
            <w:r>
              <w:rPr>
                <w:noProof/>
                <w:webHidden/>
              </w:rPr>
              <w:fldChar w:fldCharType="separate"/>
            </w:r>
            <w:r w:rsidR="00E925BF">
              <w:rPr>
                <w:noProof/>
                <w:webHidden/>
              </w:rPr>
              <w:t>51</w:t>
            </w:r>
            <w:r>
              <w:rPr>
                <w:noProof/>
                <w:webHidden/>
              </w:rPr>
              <w:fldChar w:fldCharType="end"/>
            </w:r>
          </w:hyperlink>
        </w:p>
        <w:p w14:paraId="50A2042C" w14:textId="58AA4BE7" w:rsidR="00CB1AAD" w:rsidRDefault="00CB1AAD">
          <w:pPr>
            <w:pStyle w:val="TOC1"/>
            <w:tabs>
              <w:tab w:val="right" w:leader="dot" w:pos="9350"/>
            </w:tabs>
            <w:rPr>
              <w:rFonts w:eastAsiaTheme="minorEastAsia"/>
              <w:noProof/>
            </w:rPr>
          </w:pPr>
          <w:hyperlink w:anchor="_Toc158984981" w:history="1">
            <w:r w:rsidRPr="00D6107B">
              <w:rPr>
                <w:rStyle w:val="Hyperlink"/>
                <w:b/>
                <w:bCs/>
                <w:i/>
                <w:iCs/>
                <w:noProof/>
                <w:spacing w:val="5"/>
              </w:rPr>
              <w:t>Reading Chapter 1: Cornelius Nepos</w:t>
            </w:r>
            <w:r>
              <w:rPr>
                <w:noProof/>
                <w:webHidden/>
              </w:rPr>
              <w:tab/>
            </w:r>
            <w:r>
              <w:rPr>
                <w:noProof/>
                <w:webHidden/>
              </w:rPr>
              <w:fldChar w:fldCharType="begin"/>
            </w:r>
            <w:r>
              <w:rPr>
                <w:noProof/>
                <w:webHidden/>
              </w:rPr>
              <w:instrText xml:space="preserve"> PAGEREF _Toc158984981 \h </w:instrText>
            </w:r>
            <w:r>
              <w:rPr>
                <w:noProof/>
                <w:webHidden/>
              </w:rPr>
            </w:r>
            <w:r>
              <w:rPr>
                <w:noProof/>
                <w:webHidden/>
              </w:rPr>
              <w:fldChar w:fldCharType="separate"/>
            </w:r>
            <w:r w:rsidR="00E925BF">
              <w:rPr>
                <w:noProof/>
                <w:webHidden/>
              </w:rPr>
              <w:t>52</w:t>
            </w:r>
            <w:r>
              <w:rPr>
                <w:noProof/>
                <w:webHidden/>
              </w:rPr>
              <w:fldChar w:fldCharType="end"/>
            </w:r>
          </w:hyperlink>
        </w:p>
        <w:p w14:paraId="7286FA80" w14:textId="57170BC2" w:rsidR="00CB1AAD" w:rsidRDefault="00CB1AAD">
          <w:pPr>
            <w:pStyle w:val="TOC1"/>
            <w:tabs>
              <w:tab w:val="right" w:leader="dot" w:pos="9350"/>
            </w:tabs>
            <w:rPr>
              <w:rFonts w:eastAsiaTheme="minorEastAsia"/>
              <w:noProof/>
            </w:rPr>
          </w:pPr>
          <w:hyperlink w:anchor="_Toc158984982" w:history="1">
            <w:r w:rsidRPr="00D6107B">
              <w:rPr>
                <w:rStyle w:val="Hyperlink"/>
                <w:noProof/>
                <w14:scene3d>
                  <w14:camera w14:prst="orthographicFront"/>
                  <w14:lightRig w14:rig="threePt" w14:dir="t">
                    <w14:rot w14:lat="0" w14:lon="0" w14:rev="0"/>
                  </w14:lightRig>
                </w14:scene3d>
              </w:rPr>
              <w:t>Chapter 8</w:t>
            </w:r>
            <w:r w:rsidRPr="00D6107B">
              <w:rPr>
                <w:rStyle w:val="Hyperlink"/>
                <w:noProof/>
              </w:rPr>
              <w:t xml:space="preserve"> Numbers, time, and distance</w:t>
            </w:r>
            <w:r>
              <w:rPr>
                <w:noProof/>
                <w:webHidden/>
              </w:rPr>
              <w:tab/>
            </w:r>
            <w:r>
              <w:rPr>
                <w:noProof/>
                <w:webHidden/>
              </w:rPr>
              <w:fldChar w:fldCharType="begin"/>
            </w:r>
            <w:r>
              <w:rPr>
                <w:noProof/>
                <w:webHidden/>
              </w:rPr>
              <w:instrText xml:space="preserve"> PAGEREF _Toc158984982 \h </w:instrText>
            </w:r>
            <w:r>
              <w:rPr>
                <w:noProof/>
                <w:webHidden/>
              </w:rPr>
            </w:r>
            <w:r>
              <w:rPr>
                <w:noProof/>
                <w:webHidden/>
              </w:rPr>
              <w:fldChar w:fldCharType="separate"/>
            </w:r>
            <w:r w:rsidR="00E925BF">
              <w:rPr>
                <w:noProof/>
                <w:webHidden/>
              </w:rPr>
              <w:t>54</w:t>
            </w:r>
            <w:r>
              <w:rPr>
                <w:noProof/>
                <w:webHidden/>
              </w:rPr>
              <w:fldChar w:fldCharType="end"/>
            </w:r>
          </w:hyperlink>
        </w:p>
        <w:p w14:paraId="3F44FDA1" w14:textId="4BD750FE" w:rsidR="00CB1AAD" w:rsidRDefault="00CB1AAD">
          <w:pPr>
            <w:pStyle w:val="TOC3"/>
            <w:tabs>
              <w:tab w:val="right" w:leader="dot" w:pos="9350"/>
            </w:tabs>
            <w:rPr>
              <w:rFonts w:eastAsiaTheme="minorEastAsia"/>
              <w:noProof/>
            </w:rPr>
          </w:pPr>
          <w:hyperlink w:anchor="_Toc158984983"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_Toc158984983 \h </w:instrText>
            </w:r>
            <w:r>
              <w:rPr>
                <w:noProof/>
                <w:webHidden/>
              </w:rPr>
            </w:r>
            <w:r>
              <w:rPr>
                <w:noProof/>
                <w:webHidden/>
              </w:rPr>
              <w:fldChar w:fldCharType="separate"/>
            </w:r>
            <w:r w:rsidR="00E925BF">
              <w:rPr>
                <w:noProof/>
                <w:webHidden/>
              </w:rPr>
              <w:t>54</w:t>
            </w:r>
            <w:r>
              <w:rPr>
                <w:noProof/>
                <w:webHidden/>
              </w:rPr>
              <w:fldChar w:fldCharType="end"/>
            </w:r>
          </w:hyperlink>
        </w:p>
        <w:p w14:paraId="54C2F084" w14:textId="3FC5A10D" w:rsidR="00CB1AAD" w:rsidRDefault="00CB1AAD">
          <w:pPr>
            <w:pStyle w:val="TOC3"/>
            <w:tabs>
              <w:tab w:val="right" w:leader="dot" w:pos="9350"/>
            </w:tabs>
            <w:rPr>
              <w:rFonts w:eastAsiaTheme="minorEastAsia"/>
              <w:noProof/>
            </w:rPr>
          </w:pPr>
          <w:hyperlink w:anchor="_Toc158984984"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_Toc158984984 \h </w:instrText>
            </w:r>
            <w:r>
              <w:rPr>
                <w:noProof/>
                <w:webHidden/>
              </w:rPr>
            </w:r>
            <w:r>
              <w:rPr>
                <w:noProof/>
                <w:webHidden/>
              </w:rPr>
              <w:fldChar w:fldCharType="separate"/>
            </w:r>
            <w:r w:rsidR="00E925BF">
              <w:rPr>
                <w:noProof/>
                <w:webHidden/>
              </w:rPr>
              <w:t>54</w:t>
            </w:r>
            <w:r>
              <w:rPr>
                <w:noProof/>
                <w:webHidden/>
              </w:rPr>
              <w:fldChar w:fldCharType="end"/>
            </w:r>
          </w:hyperlink>
        </w:p>
        <w:p w14:paraId="5591C86D" w14:textId="378B90C0" w:rsidR="00CB1AAD" w:rsidRDefault="00CB1AAD">
          <w:pPr>
            <w:pStyle w:val="TOC2"/>
            <w:tabs>
              <w:tab w:val="right" w:leader="dot" w:pos="9350"/>
            </w:tabs>
            <w:rPr>
              <w:rFonts w:eastAsiaTheme="minorEastAsia"/>
              <w:noProof/>
            </w:rPr>
          </w:pPr>
          <w:hyperlink w:anchor="_Toc158984985" w:history="1">
            <w:r w:rsidRPr="00D6107B">
              <w:rPr>
                <w:rStyle w:val="Hyperlink"/>
                <w:noProof/>
              </w:rPr>
              <w:t>Chapter 8 Exercises</w:t>
            </w:r>
            <w:r>
              <w:rPr>
                <w:noProof/>
                <w:webHidden/>
              </w:rPr>
              <w:tab/>
            </w:r>
            <w:r>
              <w:rPr>
                <w:noProof/>
                <w:webHidden/>
              </w:rPr>
              <w:fldChar w:fldCharType="begin"/>
            </w:r>
            <w:r>
              <w:rPr>
                <w:noProof/>
                <w:webHidden/>
              </w:rPr>
              <w:instrText xml:space="preserve"> PAGEREF _Toc158984985 \h </w:instrText>
            </w:r>
            <w:r>
              <w:rPr>
                <w:noProof/>
                <w:webHidden/>
              </w:rPr>
            </w:r>
            <w:r>
              <w:rPr>
                <w:noProof/>
                <w:webHidden/>
              </w:rPr>
              <w:fldChar w:fldCharType="separate"/>
            </w:r>
            <w:r w:rsidR="00E925BF">
              <w:rPr>
                <w:noProof/>
                <w:webHidden/>
              </w:rPr>
              <w:t>56</w:t>
            </w:r>
            <w:r>
              <w:rPr>
                <w:noProof/>
                <w:webHidden/>
              </w:rPr>
              <w:fldChar w:fldCharType="end"/>
            </w:r>
          </w:hyperlink>
        </w:p>
        <w:p w14:paraId="54C2DA95" w14:textId="390BB035" w:rsidR="00CB1AAD" w:rsidRDefault="00CB1AAD">
          <w:pPr>
            <w:pStyle w:val="TOC2"/>
            <w:tabs>
              <w:tab w:val="right" w:leader="dot" w:pos="9350"/>
            </w:tabs>
            <w:rPr>
              <w:rFonts w:eastAsiaTheme="minorEastAsia"/>
              <w:noProof/>
            </w:rPr>
          </w:pPr>
          <w:hyperlink w:anchor="_Toc158984986" w:history="1">
            <w:r w:rsidRPr="00D6107B">
              <w:rPr>
                <w:rStyle w:val="Hyperlink"/>
                <w:noProof/>
              </w:rPr>
              <w:t>Chapter 8 Translations</w:t>
            </w:r>
            <w:r>
              <w:rPr>
                <w:noProof/>
                <w:webHidden/>
              </w:rPr>
              <w:tab/>
            </w:r>
            <w:r>
              <w:rPr>
                <w:noProof/>
                <w:webHidden/>
              </w:rPr>
              <w:fldChar w:fldCharType="begin"/>
            </w:r>
            <w:r>
              <w:rPr>
                <w:noProof/>
                <w:webHidden/>
              </w:rPr>
              <w:instrText xml:space="preserve"> PAGEREF _Toc158984986 \h </w:instrText>
            </w:r>
            <w:r>
              <w:rPr>
                <w:noProof/>
                <w:webHidden/>
              </w:rPr>
            </w:r>
            <w:r>
              <w:rPr>
                <w:noProof/>
                <w:webHidden/>
              </w:rPr>
              <w:fldChar w:fldCharType="separate"/>
            </w:r>
            <w:r w:rsidR="00E925BF">
              <w:rPr>
                <w:noProof/>
                <w:webHidden/>
              </w:rPr>
              <w:t>57</w:t>
            </w:r>
            <w:r>
              <w:rPr>
                <w:noProof/>
                <w:webHidden/>
              </w:rPr>
              <w:fldChar w:fldCharType="end"/>
            </w:r>
          </w:hyperlink>
        </w:p>
        <w:p w14:paraId="52486FED" w14:textId="3FA18D06" w:rsidR="00CB1AAD" w:rsidRDefault="00CB1AAD">
          <w:pPr>
            <w:pStyle w:val="TOC2"/>
            <w:tabs>
              <w:tab w:val="right" w:leader="dot" w:pos="9350"/>
            </w:tabs>
            <w:rPr>
              <w:rFonts w:eastAsiaTheme="minorEastAsia"/>
              <w:noProof/>
            </w:rPr>
          </w:pPr>
          <w:hyperlink w:anchor="_Toc158984987" w:history="1">
            <w:r w:rsidRPr="00D6107B">
              <w:rPr>
                <w:rStyle w:val="Hyperlink"/>
                <w:noProof/>
              </w:rPr>
              <w:t>Chapter 8 Vocabulary</w:t>
            </w:r>
            <w:r>
              <w:rPr>
                <w:noProof/>
                <w:webHidden/>
              </w:rPr>
              <w:tab/>
            </w:r>
            <w:r>
              <w:rPr>
                <w:noProof/>
                <w:webHidden/>
              </w:rPr>
              <w:fldChar w:fldCharType="begin"/>
            </w:r>
            <w:r>
              <w:rPr>
                <w:noProof/>
                <w:webHidden/>
              </w:rPr>
              <w:instrText xml:space="preserve"> PAGEREF _Toc158984987 \h </w:instrText>
            </w:r>
            <w:r>
              <w:rPr>
                <w:noProof/>
                <w:webHidden/>
              </w:rPr>
            </w:r>
            <w:r>
              <w:rPr>
                <w:noProof/>
                <w:webHidden/>
              </w:rPr>
              <w:fldChar w:fldCharType="separate"/>
            </w:r>
            <w:r w:rsidR="00E925BF">
              <w:rPr>
                <w:noProof/>
                <w:webHidden/>
              </w:rPr>
              <w:t>57</w:t>
            </w:r>
            <w:r>
              <w:rPr>
                <w:noProof/>
                <w:webHidden/>
              </w:rPr>
              <w:fldChar w:fldCharType="end"/>
            </w:r>
          </w:hyperlink>
        </w:p>
        <w:p w14:paraId="3FFAC338" w14:textId="6657D3AD" w:rsidR="00CB1AAD" w:rsidRDefault="00CB1AAD">
          <w:pPr>
            <w:pStyle w:val="TOC1"/>
            <w:tabs>
              <w:tab w:val="right" w:leader="dot" w:pos="9350"/>
            </w:tabs>
            <w:rPr>
              <w:rFonts w:eastAsiaTheme="minorEastAsia"/>
              <w:noProof/>
            </w:rPr>
          </w:pPr>
          <w:hyperlink w:anchor="_Toc158984988" w:history="1">
            <w:r w:rsidRPr="00D6107B">
              <w:rPr>
                <w:rStyle w:val="Hyperlink"/>
                <w:noProof/>
                <w14:scene3d>
                  <w14:camera w14:prst="orthographicFront"/>
                  <w14:lightRig w14:rig="threePt" w14:dir="t">
                    <w14:rot w14:lat="0" w14:lon="0" w14:rev="0"/>
                  </w14:lightRig>
                </w14:scene3d>
              </w:rPr>
              <w:t>Chapter 9</w:t>
            </w:r>
            <w:r w:rsidRPr="00D6107B">
              <w:rPr>
                <w:rStyle w:val="Hyperlink"/>
                <w:noProof/>
              </w:rPr>
              <w:t xml:space="preserve"> Infinitives and Ablative Uses</w:t>
            </w:r>
            <w:r>
              <w:rPr>
                <w:noProof/>
                <w:webHidden/>
              </w:rPr>
              <w:tab/>
            </w:r>
            <w:r>
              <w:rPr>
                <w:noProof/>
                <w:webHidden/>
              </w:rPr>
              <w:fldChar w:fldCharType="begin"/>
            </w:r>
            <w:r>
              <w:rPr>
                <w:noProof/>
                <w:webHidden/>
              </w:rPr>
              <w:instrText xml:space="preserve"> PAGEREF _Toc158984988 \h </w:instrText>
            </w:r>
            <w:r>
              <w:rPr>
                <w:noProof/>
                <w:webHidden/>
              </w:rPr>
            </w:r>
            <w:r>
              <w:rPr>
                <w:noProof/>
                <w:webHidden/>
              </w:rPr>
              <w:fldChar w:fldCharType="separate"/>
            </w:r>
            <w:r w:rsidR="00E925BF">
              <w:rPr>
                <w:noProof/>
                <w:webHidden/>
              </w:rPr>
              <w:t>59</w:t>
            </w:r>
            <w:r>
              <w:rPr>
                <w:noProof/>
                <w:webHidden/>
              </w:rPr>
              <w:fldChar w:fldCharType="end"/>
            </w:r>
          </w:hyperlink>
        </w:p>
        <w:p w14:paraId="1220194F" w14:textId="5DCC0C04" w:rsidR="00CB1AAD" w:rsidRDefault="00CB1AAD">
          <w:pPr>
            <w:pStyle w:val="TOC3"/>
            <w:tabs>
              <w:tab w:val="right" w:leader="dot" w:pos="9350"/>
            </w:tabs>
            <w:rPr>
              <w:rFonts w:eastAsiaTheme="minorEastAsia"/>
              <w:noProof/>
            </w:rPr>
          </w:pPr>
          <w:hyperlink w:anchor="_Toc158984989"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_Toc158984989 \h </w:instrText>
            </w:r>
            <w:r>
              <w:rPr>
                <w:noProof/>
                <w:webHidden/>
              </w:rPr>
            </w:r>
            <w:r>
              <w:rPr>
                <w:noProof/>
                <w:webHidden/>
              </w:rPr>
              <w:fldChar w:fldCharType="separate"/>
            </w:r>
            <w:r w:rsidR="00E925BF">
              <w:rPr>
                <w:noProof/>
                <w:webHidden/>
              </w:rPr>
              <w:t>59</w:t>
            </w:r>
            <w:r>
              <w:rPr>
                <w:noProof/>
                <w:webHidden/>
              </w:rPr>
              <w:fldChar w:fldCharType="end"/>
            </w:r>
          </w:hyperlink>
        </w:p>
        <w:p w14:paraId="747796A1" w14:textId="2C18822E" w:rsidR="00CB1AAD" w:rsidRDefault="00CB1AAD">
          <w:pPr>
            <w:pStyle w:val="TOC3"/>
            <w:tabs>
              <w:tab w:val="right" w:leader="dot" w:pos="9350"/>
            </w:tabs>
            <w:rPr>
              <w:rFonts w:eastAsiaTheme="minorEastAsia"/>
              <w:noProof/>
            </w:rPr>
          </w:pPr>
          <w:hyperlink w:anchor="_Toc158984990"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_Toc158984990 \h </w:instrText>
            </w:r>
            <w:r>
              <w:rPr>
                <w:noProof/>
                <w:webHidden/>
              </w:rPr>
            </w:r>
            <w:r>
              <w:rPr>
                <w:noProof/>
                <w:webHidden/>
              </w:rPr>
              <w:fldChar w:fldCharType="separate"/>
            </w:r>
            <w:r w:rsidR="00E925BF">
              <w:rPr>
                <w:noProof/>
                <w:webHidden/>
              </w:rPr>
              <w:t>59</w:t>
            </w:r>
            <w:r>
              <w:rPr>
                <w:noProof/>
                <w:webHidden/>
              </w:rPr>
              <w:fldChar w:fldCharType="end"/>
            </w:r>
          </w:hyperlink>
        </w:p>
        <w:p w14:paraId="2ADAA1C4" w14:textId="10253FAA" w:rsidR="00CB1AAD" w:rsidRDefault="00CB1AAD">
          <w:pPr>
            <w:pStyle w:val="TOC2"/>
            <w:tabs>
              <w:tab w:val="right" w:leader="dot" w:pos="9350"/>
            </w:tabs>
            <w:rPr>
              <w:rFonts w:eastAsiaTheme="minorEastAsia"/>
              <w:noProof/>
            </w:rPr>
          </w:pPr>
          <w:hyperlink w:anchor="_Toc158984991" w:history="1">
            <w:r w:rsidRPr="00D6107B">
              <w:rPr>
                <w:rStyle w:val="Hyperlink"/>
                <w:noProof/>
              </w:rPr>
              <w:t>Chapter 9 Exercises</w:t>
            </w:r>
            <w:r>
              <w:rPr>
                <w:noProof/>
                <w:webHidden/>
              </w:rPr>
              <w:tab/>
            </w:r>
            <w:r>
              <w:rPr>
                <w:noProof/>
                <w:webHidden/>
              </w:rPr>
              <w:fldChar w:fldCharType="begin"/>
            </w:r>
            <w:r>
              <w:rPr>
                <w:noProof/>
                <w:webHidden/>
              </w:rPr>
              <w:instrText xml:space="preserve"> PAGEREF _Toc158984991 \h </w:instrText>
            </w:r>
            <w:r>
              <w:rPr>
                <w:noProof/>
                <w:webHidden/>
              </w:rPr>
            </w:r>
            <w:r>
              <w:rPr>
                <w:noProof/>
                <w:webHidden/>
              </w:rPr>
              <w:fldChar w:fldCharType="separate"/>
            </w:r>
            <w:r w:rsidR="00E925BF">
              <w:rPr>
                <w:noProof/>
                <w:webHidden/>
              </w:rPr>
              <w:t>62</w:t>
            </w:r>
            <w:r>
              <w:rPr>
                <w:noProof/>
                <w:webHidden/>
              </w:rPr>
              <w:fldChar w:fldCharType="end"/>
            </w:r>
          </w:hyperlink>
        </w:p>
        <w:p w14:paraId="207C98AC" w14:textId="4F556BA0" w:rsidR="00CB1AAD" w:rsidRDefault="00CB1AAD">
          <w:pPr>
            <w:pStyle w:val="TOC2"/>
            <w:tabs>
              <w:tab w:val="right" w:leader="dot" w:pos="9350"/>
            </w:tabs>
            <w:rPr>
              <w:rFonts w:eastAsiaTheme="minorEastAsia"/>
              <w:noProof/>
            </w:rPr>
          </w:pPr>
          <w:hyperlink w:anchor="_Toc158984992" w:history="1">
            <w:r w:rsidRPr="00D6107B">
              <w:rPr>
                <w:rStyle w:val="Hyperlink"/>
                <w:noProof/>
              </w:rPr>
              <w:t>Chapter 9 Translations</w:t>
            </w:r>
            <w:r>
              <w:rPr>
                <w:noProof/>
                <w:webHidden/>
              </w:rPr>
              <w:tab/>
            </w:r>
            <w:r>
              <w:rPr>
                <w:noProof/>
                <w:webHidden/>
              </w:rPr>
              <w:fldChar w:fldCharType="begin"/>
            </w:r>
            <w:r>
              <w:rPr>
                <w:noProof/>
                <w:webHidden/>
              </w:rPr>
              <w:instrText xml:space="preserve"> PAGEREF _Toc158984992 \h </w:instrText>
            </w:r>
            <w:r>
              <w:rPr>
                <w:noProof/>
                <w:webHidden/>
              </w:rPr>
            </w:r>
            <w:r>
              <w:rPr>
                <w:noProof/>
                <w:webHidden/>
              </w:rPr>
              <w:fldChar w:fldCharType="separate"/>
            </w:r>
            <w:r w:rsidR="00E925BF">
              <w:rPr>
                <w:noProof/>
                <w:webHidden/>
              </w:rPr>
              <w:t>63</w:t>
            </w:r>
            <w:r>
              <w:rPr>
                <w:noProof/>
                <w:webHidden/>
              </w:rPr>
              <w:fldChar w:fldCharType="end"/>
            </w:r>
          </w:hyperlink>
        </w:p>
        <w:p w14:paraId="66F9C85D" w14:textId="1E73075A" w:rsidR="00CB1AAD" w:rsidRDefault="00CB1AAD">
          <w:pPr>
            <w:pStyle w:val="TOC2"/>
            <w:tabs>
              <w:tab w:val="right" w:leader="dot" w:pos="9350"/>
            </w:tabs>
            <w:rPr>
              <w:rFonts w:eastAsiaTheme="minorEastAsia"/>
              <w:noProof/>
            </w:rPr>
          </w:pPr>
          <w:hyperlink w:anchor="_Toc158984993" w:history="1">
            <w:r w:rsidRPr="00D6107B">
              <w:rPr>
                <w:rStyle w:val="Hyperlink"/>
                <w:noProof/>
              </w:rPr>
              <w:t>Chapter 9 Vocabulary</w:t>
            </w:r>
            <w:r>
              <w:rPr>
                <w:noProof/>
                <w:webHidden/>
              </w:rPr>
              <w:tab/>
            </w:r>
            <w:r>
              <w:rPr>
                <w:noProof/>
                <w:webHidden/>
              </w:rPr>
              <w:fldChar w:fldCharType="begin"/>
            </w:r>
            <w:r>
              <w:rPr>
                <w:noProof/>
                <w:webHidden/>
              </w:rPr>
              <w:instrText xml:space="preserve"> PAGEREF _Toc158984993 \h </w:instrText>
            </w:r>
            <w:r>
              <w:rPr>
                <w:noProof/>
                <w:webHidden/>
              </w:rPr>
            </w:r>
            <w:r>
              <w:rPr>
                <w:noProof/>
                <w:webHidden/>
              </w:rPr>
              <w:fldChar w:fldCharType="separate"/>
            </w:r>
            <w:r w:rsidR="00E925BF">
              <w:rPr>
                <w:noProof/>
                <w:webHidden/>
              </w:rPr>
              <w:t>63</w:t>
            </w:r>
            <w:r>
              <w:rPr>
                <w:noProof/>
                <w:webHidden/>
              </w:rPr>
              <w:fldChar w:fldCharType="end"/>
            </w:r>
          </w:hyperlink>
        </w:p>
        <w:p w14:paraId="17887560" w14:textId="6609C372" w:rsidR="00CB1AAD" w:rsidRDefault="00CB1AAD">
          <w:pPr>
            <w:pStyle w:val="TOC2"/>
            <w:tabs>
              <w:tab w:val="right" w:leader="dot" w:pos="9350"/>
            </w:tabs>
            <w:rPr>
              <w:rFonts w:eastAsiaTheme="minorEastAsia"/>
              <w:noProof/>
            </w:rPr>
          </w:pPr>
          <w:hyperlink w:anchor="_Toc158984994" w:history="1">
            <w:r w:rsidRPr="00D6107B">
              <w:rPr>
                <w:rStyle w:val="Hyperlink"/>
                <w:noProof/>
              </w:rPr>
              <w:t>supplementary vocabulary practice</w:t>
            </w:r>
            <w:r>
              <w:rPr>
                <w:noProof/>
                <w:webHidden/>
              </w:rPr>
              <w:tab/>
            </w:r>
            <w:r>
              <w:rPr>
                <w:noProof/>
                <w:webHidden/>
              </w:rPr>
              <w:fldChar w:fldCharType="begin"/>
            </w:r>
            <w:r>
              <w:rPr>
                <w:noProof/>
                <w:webHidden/>
              </w:rPr>
              <w:instrText xml:space="preserve"> PAGEREF _Toc158984994 \h </w:instrText>
            </w:r>
            <w:r>
              <w:rPr>
                <w:noProof/>
                <w:webHidden/>
              </w:rPr>
            </w:r>
            <w:r>
              <w:rPr>
                <w:noProof/>
                <w:webHidden/>
              </w:rPr>
              <w:fldChar w:fldCharType="separate"/>
            </w:r>
            <w:r w:rsidR="00E925BF">
              <w:rPr>
                <w:noProof/>
                <w:webHidden/>
              </w:rPr>
              <w:t>65</w:t>
            </w:r>
            <w:r>
              <w:rPr>
                <w:noProof/>
                <w:webHidden/>
              </w:rPr>
              <w:fldChar w:fldCharType="end"/>
            </w:r>
          </w:hyperlink>
        </w:p>
        <w:p w14:paraId="690B9254" w14:textId="3833A4B7" w:rsidR="00CB1AAD" w:rsidRDefault="00CB1AAD">
          <w:pPr>
            <w:pStyle w:val="TOC1"/>
            <w:tabs>
              <w:tab w:val="right" w:leader="dot" w:pos="9350"/>
            </w:tabs>
            <w:rPr>
              <w:rFonts w:eastAsiaTheme="minorEastAsia"/>
              <w:noProof/>
            </w:rPr>
          </w:pPr>
          <w:hyperlink w:anchor="_Toc158984995" w:history="1">
            <w:r w:rsidRPr="00D6107B">
              <w:rPr>
                <w:rStyle w:val="Hyperlink"/>
                <w:noProof/>
                <w14:scene3d>
                  <w14:camera w14:prst="orthographicFront"/>
                  <w14:lightRig w14:rig="threePt" w14:dir="t">
                    <w14:rot w14:lat="0" w14:lon="0" w14:rev="0"/>
                  </w14:lightRig>
                </w14:scene3d>
              </w:rPr>
              <w:t>Chapter 10</w:t>
            </w:r>
            <w:r w:rsidRPr="00D6107B">
              <w:rPr>
                <w:rStyle w:val="Hyperlink"/>
                <w:noProof/>
              </w:rPr>
              <w:t xml:space="preserve"> Imperative mood and passive voice</w:t>
            </w:r>
            <w:r>
              <w:rPr>
                <w:noProof/>
                <w:webHidden/>
              </w:rPr>
              <w:tab/>
            </w:r>
            <w:r>
              <w:rPr>
                <w:noProof/>
                <w:webHidden/>
              </w:rPr>
              <w:fldChar w:fldCharType="begin"/>
            </w:r>
            <w:r>
              <w:rPr>
                <w:noProof/>
                <w:webHidden/>
              </w:rPr>
              <w:instrText xml:space="preserve"> PAGEREF _Toc158984995 \h </w:instrText>
            </w:r>
            <w:r>
              <w:rPr>
                <w:noProof/>
                <w:webHidden/>
              </w:rPr>
            </w:r>
            <w:r>
              <w:rPr>
                <w:noProof/>
                <w:webHidden/>
              </w:rPr>
              <w:fldChar w:fldCharType="separate"/>
            </w:r>
            <w:r w:rsidR="00E925BF">
              <w:rPr>
                <w:noProof/>
                <w:webHidden/>
              </w:rPr>
              <w:t>66</w:t>
            </w:r>
            <w:r>
              <w:rPr>
                <w:noProof/>
                <w:webHidden/>
              </w:rPr>
              <w:fldChar w:fldCharType="end"/>
            </w:r>
          </w:hyperlink>
        </w:p>
        <w:p w14:paraId="7BF99207" w14:textId="0D516966" w:rsidR="00CB1AAD" w:rsidRDefault="00CB1AAD">
          <w:pPr>
            <w:pStyle w:val="TOC3"/>
            <w:tabs>
              <w:tab w:val="right" w:leader="dot" w:pos="9350"/>
            </w:tabs>
            <w:rPr>
              <w:rFonts w:eastAsiaTheme="minorEastAsia"/>
              <w:noProof/>
            </w:rPr>
          </w:pPr>
          <w:hyperlink w:anchor="_Toc158984996"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_Toc158984996 \h </w:instrText>
            </w:r>
            <w:r>
              <w:rPr>
                <w:noProof/>
                <w:webHidden/>
              </w:rPr>
            </w:r>
            <w:r>
              <w:rPr>
                <w:noProof/>
                <w:webHidden/>
              </w:rPr>
              <w:fldChar w:fldCharType="separate"/>
            </w:r>
            <w:r w:rsidR="00E925BF">
              <w:rPr>
                <w:noProof/>
                <w:webHidden/>
              </w:rPr>
              <w:t>66</w:t>
            </w:r>
            <w:r>
              <w:rPr>
                <w:noProof/>
                <w:webHidden/>
              </w:rPr>
              <w:fldChar w:fldCharType="end"/>
            </w:r>
          </w:hyperlink>
        </w:p>
        <w:p w14:paraId="30641DDD" w14:textId="033DE368" w:rsidR="00CB1AAD" w:rsidRDefault="00CB1AAD">
          <w:pPr>
            <w:pStyle w:val="TOC3"/>
            <w:tabs>
              <w:tab w:val="right" w:leader="dot" w:pos="9350"/>
            </w:tabs>
            <w:rPr>
              <w:rFonts w:eastAsiaTheme="minorEastAsia"/>
              <w:noProof/>
            </w:rPr>
          </w:pPr>
          <w:hyperlink w:anchor="_Toc158984997"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_Toc158984997 \h </w:instrText>
            </w:r>
            <w:r>
              <w:rPr>
                <w:noProof/>
                <w:webHidden/>
              </w:rPr>
            </w:r>
            <w:r>
              <w:rPr>
                <w:noProof/>
                <w:webHidden/>
              </w:rPr>
              <w:fldChar w:fldCharType="separate"/>
            </w:r>
            <w:r w:rsidR="00E925BF">
              <w:rPr>
                <w:noProof/>
                <w:webHidden/>
              </w:rPr>
              <w:t>66</w:t>
            </w:r>
            <w:r>
              <w:rPr>
                <w:noProof/>
                <w:webHidden/>
              </w:rPr>
              <w:fldChar w:fldCharType="end"/>
            </w:r>
          </w:hyperlink>
        </w:p>
        <w:p w14:paraId="0BDA82ED" w14:textId="4307D721" w:rsidR="00CB1AAD" w:rsidRDefault="00CB1AAD">
          <w:pPr>
            <w:pStyle w:val="TOC2"/>
            <w:tabs>
              <w:tab w:val="right" w:leader="dot" w:pos="9350"/>
            </w:tabs>
            <w:rPr>
              <w:rFonts w:eastAsiaTheme="minorEastAsia"/>
              <w:noProof/>
            </w:rPr>
          </w:pPr>
          <w:hyperlink w:anchor="_Toc158984998" w:history="1">
            <w:r w:rsidRPr="00D6107B">
              <w:rPr>
                <w:rStyle w:val="Hyperlink"/>
                <w:noProof/>
              </w:rPr>
              <w:t>Chapter 10 Excercises</w:t>
            </w:r>
            <w:r>
              <w:rPr>
                <w:noProof/>
                <w:webHidden/>
              </w:rPr>
              <w:tab/>
            </w:r>
            <w:r>
              <w:rPr>
                <w:noProof/>
                <w:webHidden/>
              </w:rPr>
              <w:fldChar w:fldCharType="begin"/>
            </w:r>
            <w:r>
              <w:rPr>
                <w:noProof/>
                <w:webHidden/>
              </w:rPr>
              <w:instrText xml:space="preserve"> PAGEREF _Toc158984998 \h </w:instrText>
            </w:r>
            <w:r>
              <w:rPr>
                <w:noProof/>
                <w:webHidden/>
              </w:rPr>
            </w:r>
            <w:r>
              <w:rPr>
                <w:noProof/>
                <w:webHidden/>
              </w:rPr>
              <w:fldChar w:fldCharType="separate"/>
            </w:r>
            <w:r w:rsidR="00E925BF">
              <w:rPr>
                <w:noProof/>
                <w:webHidden/>
              </w:rPr>
              <w:t>69</w:t>
            </w:r>
            <w:r>
              <w:rPr>
                <w:noProof/>
                <w:webHidden/>
              </w:rPr>
              <w:fldChar w:fldCharType="end"/>
            </w:r>
          </w:hyperlink>
        </w:p>
        <w:p w14:paraId="58DD7731" w14:textId="6A01152B" w:rsidR="00CB1AAD" w:rsidRDefault="00CB1AAD">
          <w:pPr>
            <w:pStyle w:val="TOC2"/>
            <w:tabs>
              <w:tab w:val="right" w:leader="dot" w:pos="9350"/>
            </w:tabs>
            <w:rPr>
              <w:rFonts w:eastAsiaTheme="minorEastAsia"/>
              <w:noProof/>
            </w:rPr>
          </w:pPr>
          <w:hyperlink w:anchor="_Toc158984999" w:history="1">
            <w:r w:rsidRPr="00D6107B">
              <w:rPr>
                <w:rStyle w:val="Hyperlink"/>
                <w:noProof/>
              </w:rPr>
              <w:t>Chapter 10 Sentences</w:t>
            </w:r>
            <w:r>
              <w:rPr>
                <w:noProof/>
                <w:webHidden/>
              </w:rPr>
              <w:tab/>
            </w:r>
            <w:r>
              <w:rPr>
                <w:noProof/>
                <w:webHidden/>
              </w:rPr>
              <w:fldChar w:fldCharType="begin"/>
            </w:r>
            <w:r>
              <w:rPr>
                <w:noProof/>
                <w:webHidden/>
              </w:rPr>
              <w:instrText xml:space="preserve"> PAGEREF _Toc158984999 \h </w:instrText>
            </w:r>
            <w:r>
              <w:rPr>
                <w:noProof/>
                <w:webHidden/>
              </w:rPr>
            </w:r>
            <w:r>
              <w:rPr>
                <w:noProof/>
                <w:webHidden/>
              </w:rPr>
              <w:fldChar w:fldCharType="separate"/>
            </w:r>
            <w:r w:rsidR="00E925BF">
              <w:rPr>
                <w:noProof/>
                <w:webHidden/>
              </w:rPr>
              <w:t>70</w:t>
            </w:r>
            <w:r>
              <w:rPr>
                <w:noProof/>
                <w:webHidden/>
              </w:rPr>
              <w:fldChar w:fldCharType="end"/>
            </w:r>
          </w:hyperlink>
        </w:p>
        <w:p w14:paraId="43327C60" w14:textId="012CF614" w:rsidR="00CB1AAD" w:rsidRDefault="00CB1AAD">
          <w:pPr>
            <w:pStyle w:val="TOC2"/>
            <w:tabs>
              <w:tab w:val="right" w:leader="dot" w:pos="9350"/>
            </w:tabs>
            <w:rPr>
              <w:rFonts w:eastAsiaTheme="minorEastAsia"/>
              <w:noProof/>
            </w:rPr>
          </w:pPr>
          <w:hyperlink w:anchor="_Toc158985000" w:history="1">
            <w:r w:rsidRPr="00D6107B">
              <w:rPr>
                <w:rStyle w:val="Hyperlink"/>
                <w:rFonts w:ascii="Constantia" w:hAnsi="Constantia" w:cs="Constantia"/>
                <w:noProof/>
              </w:rPr>
              <w:t>Chapter 10 Vocabulary</w:t>
            </w:r>
            <w:r>
              <w:rPr>
                <w:noProof/>
                <w:webHidden/>
              </w:rPr>
              <w:tab/>
            </w:r>
            <w:r>
              <w:rPr>
                <w:noProof/>
                <w:webHidden/>
              </w:rPr>
              <w:fldChar w:fldCharType="begin"/>
            </w:r>
            <w:r>
              <w:rPr>
                <w:noProof/>
                <w:webHidden/>
              </w:rPr>
              <w:instrText xml:space="preserve"> PAGEREF _Toc158985000 \h </w:instrText>
            </w:r>
            <w:r>
              <w:rPr>
                <w:noProof/>
                <w:webHidden/>
              </w:rPr>
            </w:r>
            <w:r>
              <w:rPr>
                <w:noProof/>
                <w:webHidden/>
              </w:rPr>
              <w:fldChar w:fldCharType="separate"/>
            </w:r>
            <w:r w:rsidR="00E925BF">
              <w:rPr>
                <w:noProof/>
                <w:webHidden/>
              </w:rPr>
              <w:t>71</w:t>
            </w:r>
            <w:r>
              <w:rPr>
                <w:noProof/>
                <w:webHidden/>
              </w:rPr>
              <w:fldChar w:fldCharType="end"/>
            </w:r>
          </w:hyperlink>
        </w:p>
        <w:p w14:paraId="02DA4618" w14:textId="6A00B40B" w:rsidR="00CB1AAD" w:rsidRDefault="00CB1AAD">
          <w:pPr>
            <w:pStyle w:val="TOC1"/>
            <w:tabs>
              <w:tab w:val="right" w:leader="dot" w:pos="9350"/>
            </w:tabs>
            <w:rPr>
              <w:rFonts w:eastAsiaTheme="minorEastAsia"/>
              <w:noProof/>
            </w:rPr>
          </w:pPr>
          <w:hyperlink w:anchor="_Toc158985001" w:history="1">
            <w:r w:rsidRPr="00D6107B">
              <w:rPr>
                <w:rStyle w:val="Hyperlink"/>
                <w:noProof/>
                <w14:scene3d>
                  <w14:camera w14:prst="orthographicFront"/>
                  <w14:lightRig w14:rig="threePt" w14:dir="t">
                    <w14:rot w14:lat="0" w14:lon="0" w14:rev="0"/>
                  </w14:lightRig>
                </w14:scene3d>
              </w:rPr>
              <w:t>Chapter 11</w:t>
            </w:r>
            <w:r w:rsidRPr="00D6107B">
              <w:rPr>
                <w:rStyle w:val="Hyperlink"/>
                <w:noProof/>
              </w:rPr>
              <w:t xml:space="preserve"> Indirect Statement and Reflexives</w:t>
            </w:r>
            <w:r>
              <w:rPr>
                <w:noProof/>
                <w:webHidden/>
              </w:rPr>
              <w:tab/>
            </w:r>
            <w:r>
              <w:rPr>
                <w:noProof/>
                <w:webHidden/>
              </w:rPr>
              <w:fldChar w:fldCharType="begin"/>
            </w:r>
            <w:r>
              <w:rPr>
                <w:noProof/>
                <w:webHidden/>
              </w:rPr>
              <w:instrText xml:space="preserve"> PAGEREF _Toc158985001 \h </w:instrText>
            </w:r>
            <w:r>
              <w:rPr>
                <w:noProof/>
                <w:webHidden/>
              </w:rPr>
            </w:r>
            <w:r>
              <w:rPr>
                <w:noProof/>
                <w:webHidden/>
              </w:rPr>
              <w:fldChar w:fldCharType="separate"/>
            </w:r>
            <w:r w:rsidR="00E925BF">
              <w:rPr>
                <w:noProof/>
                <w:webHidden/>
              </w:rPr>
              <w:t>73</w:t>
            </w:r>
            <w:r>
              <w:rPr>
                <w:noProof/>
                <w:webHidden/>
              </w:rPr>
              <w:fldChar w:fldCharType="end"/>
            </w:r>
          </w:hyperlink>
        </w:p>
        <w:p w14:paraId="0ABFCAAF" w14:textId="23B4D3C2" w:rsidR="00CB1AAD" w:rsidRDefault="00CB1AAD">
          <w:pPr>
            <w:pStyle w:val="TOC3"/>
            <w:tabs>
              <w:tab w:val="right" w:leader="dot" w:pos="9350"/>
            </w:tabs>
            <w:rPr>
              <w:rFonts w:eastAsiaTheme="minorEastAsia"/>
              <w:noProof/>
            </w:rPr>
          </w:pPr>
          <w:hyperlink w:anchor="_Toc158985002"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_Toc158985002 \h </w:instrText>
            </w:r>
            <w:r>
              <w:rPr>
                <w:noProof/>
                <w:webHidden/>
              </w:rPr>
            </w:r>
            <w:r>
              <w:rPr>
                <w:noProof/>
                <w:webHidden/>
              </w:rPr>
              <w:fldChar w:fldCharType="separate"/>
            </w:r>
            <w:r w:rsidR="00E925BF">
              <w:rPr>
                <w:noProof/>
                <w:webHidden/>
              </w:rPr>
              <w:t>73</w:t>
            </w:r>
            <w:r>
              <w:rPr>
                <w:noProof/>
                <w:webHidden/>
              </w:rPr>
              <w:fldChar w:fldCharType="end"/>
            </w:r>
          </w:hyperlink>
        </w:p>
        <w:p w14:paraId="7ACF4562" w14:textId="23AA0F50" w:rsidR="00CB1AAD" w:rsidRDefault="00CB1AAD">
          <w:pPr>
            <w:pStyle w:val="TOC3"/>
            <w:tabs>
              <w:tab w:val="right" w:leader="dot" w:pos="9350"/>
            </w:tabs>
            <w:rPr>
              <w:rFonts w:eastAsiaTheme="minorEastAsia"/>
              <w:noProof/>
            </w:rPr>
          </w:pPr>
          <w:hyperlink w:anchor="_Toc158985003"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_Toc158985003 \h </w:instrText>
            </w:r>
            <w:r>
              <w:rPr>
                <w:noProof/>
                <w:webHidden/>
              </w:rPr>
            </w:r>
            <w:r>
              <w:rPr>
                <w:noProof/>
                <w:webHidden/>
              </w:rPr>
              <w:fldChar w:fldCharType="separate"/>
            </w:r>
            <w:r w:rsidR="00E925BF">
              <w:rPr>
                <w:noProof/>
                <w:webHidden/>
              </w:rPr>
              <w:t>73</w:t>
            </w:r>
            <w:r>
              <w:rPr>
                <w:noProof/>
                <w:webHidden/>
              </w:rPr>
              <w:fldChar w:fldCharType="end"/>
            </w:r>
          </w:hyperlink>
        </w:p>
        <w:p w14:paraId="7CA5BF11" w14:textId="5EDA53E3" w:rsidR="00CB1AAD" w:rsidRDefault="00CB1AAD">
          <w:pPr>
            <w:pStyle w:val="TOC2"/>
            <w:tabs>
              <w:tab w:val="right" w:leader="dot" w:pos="9350"/>
            </w:tabs>
            <w:rPr>
              <w:rFonts w:eastAsiaTheme="minorEastAsia"/>
              <w:noProof/>
            </w:rPr>
          </w:pPr>
          <w:hyperlink w:anchor="_Toc158985004" w:history="1">
            <w:r w:rsidRPr="00D6107B">
              <w:rPr>
                <w:rStyle w:val="Hyperlink"/>
                <w:noProof/>
              </w:rPr>
              <w:t>Chapter 11 Exercises</w:t>
            </w:r>
            <w:r>
              <w:rPr>
                <w:noProof/>
                <w:webHidden/>
              </w:rPr>
              <w:tab/>
            </w:r>
            <w:r>
              <w:rPr>
                <w:noProof/>
                <w:webHidden/>
              </w:rPr>
              <w:fldChar w:fldCharType="begin"/>
            </w:r>
            <w:r>
              <w:rPr>
                <w:noProof/>
                <w:webHidden/>
              </w:rPr>
              <w:instrText xml:space="preserve"> PAGEREF _Toc158985004 \h </w:instrText>
            </w:r>
            <w:r>
              <w:rPr>
                <w:noProof/>
                <w:webHidden/>
              </w:rPr>
            </w:r>
            <w:r>
              <w:rPr>
                <w:noProof/>
                <w:webHidden/>
              </w:rPr>
              <w:fldChar w:fldCharType="separate"/>
            </w:r>
            <w:r w:rsidR="00E925BF">
              <w:rPr>
                <w:noProof/>
                <w:webHidden/>
              </w:rPr>
              <w:t>76</w:t>
            </w:r>
            <w:r>
              <w:rPr>
                <w:noProof/>
                <w:webHidden/>
              </w:rPr>
              <w:fldChar w:fldCharType="end"/>
            </w:r>
          </w:hyperlink>
        </w:p>
        <w:p w14:paraId="7D9FF79E" w14:textId="05AE540C" w:rsidR="00CB1AAD" w:rsidRDefault="00CB1AAD">
          <w:pPr>
            <w:pStyle w:val="TOC2"/>
            <w:tabs>
              <w:tab w:val="right" w:leader="dot" w:pos="9350"/>
            </w:tabs>
            <w:rPr>
              <w:rFonts w:eastAsiaTheme="minorEastAsia"/>
              <w:noProof/>
            </w:rPr>
          </w:pPr>
          <w:hyperlink w:anchor="_Toc158985005" w:history="1">
            <w:r w:rsidRPr="00D6107B">
              <w:rPr>
                <w:rStyle w:val="Hyperlink"/>
                <w:noProof/>
              </w:rPr>
              <w:t>Chapter 11 Translations</w:t>
            </w:r>
            <w:r>
              <w:rPr>
                <w:noProof/>
                <w:webHidden/>
              </w:rPr>
              <w:tab/>
            </w:r>
            <w:r>
              <w:rPr>
                <w:noProof/>
                <w:webHidden/>
              </w:rPr>
              <w:fldChar w:fldCharType="begin"/>
            </w:r>
            <w:r>
              <w:rPr>
                <w:noProof/>
                <w:webHidden/>
              </w:rPr>
              <w:instrText xml:space="preserve"> PAGEREF _Toc158985005 \h </w:instrText>
            </w:r>
            <w:r>
              <w:rPr>
                <w:noProof/>
                <w:webHidden/>
              </w:rPr>
            </w:r>
            <w:r>
              <w:rPr>
                <w:noProof/>
                <w:webHidden/>
              </w:rPr>
              <w:fldChar w:fldCharType="separate"/>
            </w:r>
            <w:r w:rsidR="00E925BF">
              <w:rPr>
                <w:noProof/>
                <w:webHidden/>
              </w:rPr>
              <w:t>76</w:t>
            </w:r>
            <w:r>
              <w:rPr>
                <w:noProof/>
                <w:webHidden/>
              </w:rPr>
              <w:fldChar w:fldCharType="end"/>
            </w:r>
          </w:hyperlink>
        </w:p>
        <w:p w14:paraId="7CEB5FC1" w14:textId="6B4EC480" w:rsidR="00CB1AAD" w:rsidRDefault="00CB1AAD">
          <w:pPr>
            <w:pStyle w:val="TOC2"/>
            <w:tabs>
              <w:tab w:val="right" w:leader="dot" w:pos="9350"/>
            </w:tabs>
            <w:rPr>
              <w:rFonts w:eastAsiaTheme="minorEastAsia"/>
              <w:noProof/>
            </w:rPr>
          </w:pPr>
          <w:hyperlink w:anchor="_Toc158985006" w:history="1">
            <w:r w:rsidRPr="00D6107B">
              <w:rPr>
                <w:rStyle w:val="Hyperlink"/>
                <w:noProof/>
              </w:rPr>
              <w:t>Chapter 11 Vocabulary</w:t>
            </w:r>
            <w:r>
              <w:rPr>
                <w:noProof/>
                <w:webHidden/>
              </w:rPr>
              <w:tab/>
            </w:r>
            <w:r>
              <w:rPr>
                <w:noProof/>
                <w:webHidden/>
              </w:rPr>
              <w:fldChar w:fldCharType="begin"/>
            </w:r>
            <w:r>
              <w:rPr>
                <w:noProof/>
                <w:webHidden/>
              </w:rPr>
              <w:instrText xml:space="preserve"> PAGEREF _Toc158985006 \h </w:instrText>
            </w:r>
            <w:r>
              <w:rPr>
                <w:noProof/>
                <w:webHidden/>
              </w:rPr>
            </w:r>
            <w:r>
              <w:rPr>
                <w:noProof/>
                <w:webHidden/>
              </w:rPr>
              <w:fldChar w:fldCharType="separate"/>
            </w:r>
            <w:r w:rsidR="00E925BF">
              <w:rPr>
                <w:noProof/>
                <w:webHidden/>
              </w:rPr>
              <w:t>77</w:t>
            </w:r>
            <w:r>
              <w:rPr>
                <w:noProof/>
                <w:webHidden/>
              </w:rPr>
              <w:fldChar w:fldCharType="end"/>
            </w:r>
          </w:hyperlink>
        </w:p>
        <w:p w14:paraId="6CC57CF3" w14:textId="5C950F0A" w:rsidR="00CB1AAD" w:rsidRDefault="00CB1AAD">
          <w:pPr>
            <w:pStyle w:val="TOC1"/>
            <w:tabs>
              <w:tab w:val="right" w:leader="dot" w:pos="9350"/>
            </w:tabs>
            <w:rPr>
              <w:rFonts w:eastAsiaTheme="minorEastAsia"/>
              <w:noProof/>
            </w:rPr>
          </w:pPr>
          <w:hyperlink w:anchor="_Toc158985007" w:history="1">
            <w:r w:rsidRPr="00D6107B">
              <w:rPr>
                <w:rStyle w:val="Hyperlink"/>
                <w:noProof/>
                <w14:scene3d>
                  <w14:camera w14:prst="orthographicFront"/>
                  <w14:lightRig w14:rig="threePt" w14:dir="t">
                    <w14:rot w14:lat="0" w14:lon="0" w14:rev="0"/>
                  </w14:lightRig>
                </w14:scene3d>
              </w:rPr>
              <w:t>Chapter 12</w:t>
            </w:r>
            <w:r w:rsidRPr="00D6107B">
              <w:rPr>
                <w:rStyle w:val="Hyperlink"/>
                <w:noProof/>
              </w:rPr>
              <w:t xml:space="preserve"> Dependent Clauses</w:t>
            </w:r>
            <w:r>
              <w:rPr>
                <w:noProof/>
                <w:webHidden/>
              </w:rPr>
              <w:tab/>
            </w:r>
            <w:r>
              <w:rPr>
                <w:noProof/>
                <w:webHidden/>
              </w:rPr>
              <w:fldChar w:fldCharType="begin"/>
            </w:r>
            <w:r>
              <w:rPr>
                <w:noProof/>
                <w:webHidden/>
              </w:rPr>
              <w:instrText xml:space="preserve"> PAGEREF _Toc158985007 \h </w:instrText>
            </w:r>
            <w:r>
              <w:rPr>
                <w:noProof/>
                <w:webHidden/>
              </w:rPr>
            </w:r>
            <w:r>
              <w:rPr>
                <w:noProof/>
                <w:webHidden/>
              </w:rPr>
              <w:fldChar w:fldCharType="separate"/>
            </w:r>
            <w:r w:rsidR="00E925BF">
              <w:rPr>
                <w:noProof/>
                <w:webHidden/>
              </w:rPr>
              <w:t>78</w:t>
            </w:r>
            <w:r>
              <w:rPr>
                <w:noProof/>
                <w:webHidden/>
              </w:rPr>
              <w:fldChar w:fldCharType="end"/>
            </w:r>
          </w:hyperlink>
        </w:p>
        <w:p w14:paraId="6F5770A2" w14:textId="7E81B14E" w:rsidR="00CB1AAD" w:rsidRDefault="00CB1AAD">
          <w:pPr>
            <w:pStyle w:val="TOC3"/>
            <w:tabs>
              <w:tab w:val="right" w:leader="dot" w:pos="9350"/>
            </w:tabs>
            <w:rPr>
              <w:rFonts w:eastAsiaTheme="minorEastAsia"/>
              <w:noProof/>
            </w:rPr>
          </w:pPr>
          <w:hyperlink w:anchor="_Toc158985008"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_Toc158985008 \h </w:instrText>
            </w:r>
            <w:r>
              <w:rPr>
                <w:noProof/>
                <w:webHidden/>
              </w:rPr>
            </w:r>
            <w:r>
              <w:rPr>
                <w:noProof/>
                <w:webHidden/>
              </w:rPr>
              <w:fldChar w:fldCharType="separate"/>
            </w:r>
            <w:r w:rsidR="00E925BF">
              <w:rPr>
                <w:noProof/>
                <w:webHidden/>
              </w:rPr>
              <w:t>78</w:t>
            </w:r>
            <w:r>
              <w:rPr>
                <w:noProof/>
                <w:webHidden/>
              </w:rPr>
              <w:fldChar w:fldCharType="end"/>
            </w:r>
          </w:hyperlink>
        </w:p>
        <w:p w14:paraId="0888E886" w14:textId="41F0AF54" w:rsidR="00CB1AAD" w:rsidRDefault="00CB1AAD">
          <w:pPr>
            <w:pStyle w:val="TOC3"/>
            <w:tabs>
              <w:tab w:val="right" w:leader="dot" w:pos="9350"/>
            </w:tabs>
            <w:rPr>
              <w:rFonts w:eastAsiaTheme="minorEastAsia"/>
              <w:noProof/>
            </w:rPr>
          </w:pPr>
          <w:hyperlink w:anchor="_Toc158985009"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_Toc158985009 \h </w:instrText>
            </w:r>
            <w:r>
              <w:rPr>
                <w:noProof/>
                <w:webHidden/>
              </w:rPr>
            </w:r>
            <w:r>
              <w:rPr>
                <w:noProof/>
                <w:webHidden/>
              </w:rPr>
              <w:fldChar w:fldCharType="separate"/>
            </w:r>
            <w:r w:rsidR="00E925BF">
              <w:rPr>
                <w:noProof/>
                <w:webHidden/>
              </w:rPr>
              <w:t>79</w:t>
            </w:r>
            <w:r>
              <w:rPr>
                <w:noProof/>
                <w:webHidden/>
              </w:rPr>
              <w:fldChar w:fldCharType="end"/>
            </w:r>
          </w:hyperlink>
        </w:p>
        <w:p w14:paraId="074CFEED" w14:textId="4124B73E" w:rsidR="00CB1AAD" w:rsidRDefault="00CB1AAD">
          <w:pPr>
            <w:pStyle w:val="TOC2"/>
            <w:tabs>
              <w:tab w:val="right" w:leader="dot" w:pos="9350"/>
            </w:tabs>
            <w:rPr>
              <w:rFonts w:eastAsiaTheme="minorEastAsia"/>
              <w:noProof/>
            </w:rPr>
          </w:pPr>
          <w:hyperlink w:anchor="_Toc158985010" w:history="1">
            <w:r w:rsidRPr="00D6107B">
              <w:rPr>
                <w:rStyle w:val="Hyperlink"/>
                <w:noProof/>
              </w:rPr>
              <w:t>Chapter 12 Exercises</w:t>
            </w:r>
            <w:r>
              <w:rPr>
                <w:noProof/>
                <w:webHidden/>
              </w:rPr>
              <w:tab/>
            </w:r>
            <w:r>
              <w:rPr>
                <w:noProof/>
                <w:webHidden/>
              </w:rPr>
              <w:fldChar w:fldCharType="begin"/>
            </w:r>
            <w:r>
              <w:rPr>
                <w:noProof/>
                <w:webHidden/>
              </w:rPr>
              <w:instrText xml:space="preserve"> PAGEREF _Toc158985010 \h </w:instrText>
            </w:r>
            <w:r>
              <w:rPr>
                <w:noProof/>
                <w:webHidden/>
              </w:rPr>
            </w:r>
            <w:r>
              <w:rPr>
                <w:noProof/>
                <w:webHidden/>
              </w:rPr>
              <w:fldChar w:fldCharType="separate"/>
            </w:r>
            <w:r w:rsidR="00E925BF">
              <w:rPr>
                <w:noProof/>
                <w:webHidden/>
              </w:rPr>
              <w:t>80</w:t>
            </w:r>
            <w:r>
              <w:rPr>
                <w:noProof/>
                <w:webHidden/>
              </w:rPr>
              <w:fldChar w:fldCharType="end"/>
            </w:r>
          </w:hyperlink>
        </w:p>
        <w:p w14:paraId="2FDC7DF3" w14:textId="02D48256" w:rsidR="00CB1AAD" w:rsidRDefault="00CB1AAD">
          <w:pPr>
            <w:pStyle w:val="TOC2"/>
            <w:tabs>
              <w:tab w:val="right" w:leader="dot" w:pos="9350"/>
            </w:tabs>
            <w:rPr>
              <w:rFonts w:eastAsiaTheme="minorEastAsia"/>
              <w:noProof/>
            </w:rPr>
          </w:pPr>
          <w:hyperlink w:anchor="_Toc158985011" w:history="1">
            <w:r w:rsidRPr="00D6107B">
              <w:rPr>
                <w:rStyle w:val="Hyperlink"/>
                <w:bCs/>
                <w:noProof/>
              </w:rPr>
              <w:t>Chapter 12 Sentences</w:t>
            </w:r>
            <w:r>
              <w:rPr>
                <w:noProof/>
                <w:webHidden/>
              </w:rPr>
              <w:tab/>
            </w:r>
            <w:r>
              <w:rPr>
                <w:noProof/>
                <w:webHidden/>
              </w:rPr>
              <w:fldChar w:fldCharType="begin"/>
            </w:r>
            <w:r>
              <w:rPr>
                <w:noProof/>
                <w:webHidden/>
              </w:rPr>
              <w:instrText xml:space="preserve"> PAGEREF _Toc158985011 \h </w:instrText>
            </w:r>
            <w:r>
              <w:rPr>
                <w:noProof/>
                <w:webHidden/>
              </w:rPr>
            </w:r>
            <w:r>
              <w:rPr>
                <w:noProof/>
                <w:webHidden/>
              </w:rPr>
              <w:fldChar w:fldCharType="separate"/>
            </w:r>
            <w:r w:rsidR="00E925BF">
              <w:rPr>
                <w:noProof/>
                <w:webHidden/>
              </w:rPr>
              <w:t>81</w:t>
            </w:r>
            <w:r>
              <w:rPr>
                <w:noProof/>
                <w:webHidden/>
              </w:rPr>
              <w:fldChar w:fldCharType="end"/>
            </w:r>
          </w:hyperlink>
        </w:p>
        <w:p w14:paraId="38D8A16E" w14:textId="5969A194" w:rsidR="00CB1AAD" w:rsidRDefault="00CB1AAD">
          <w:pPr>
            <w:pStyle w:val="TOC2"/>
            <w:tabs>
              <w:tab w:val="right" w:leader="dot" w:pos="9350"/>
            </w:tabs>
            <w:rPr>
              <w:rFonts w:eastAsiaTheme="minorEastAsia"/>
              <w:noProof/>
            </w:rPr>
          </w:pPr>
          <w:hyperlink w:anchor="_Toc158985012" w:history="1">
            <w:r w:rsidRPr="00D6107B">
              <w:rPr>
                <w:rStyle w:val="Hyperlink"/>
                <w:noProof/>
              </w:rPr>
              <w:t>Chapter 12 Vocabulary</w:t>
            </w:r>
            <w:r>
              <w:rPr>
                <w:noProof/>
                <w:webHidden/>
              </w:rPr>
              <w:tab/>
            </w:r>
            <w:r>
              <w:rPr>
                <w:noProof/>
                <w:webHidden/>
              </w:rPr>
              <w:fldChar w:fldCharType="begin"/>
            </w:r>
            <w:r>
              <w:rPr>
                <w:noProof/>
                <w:webHidden/>
              </w:rPr>
              <w:instrText xml:space="preserve"> PAGEREF _Toc158985012 \h </w:instrText>
            </w:r>
            <w:r>
              <w:rPr>
                <w:noProof/>
                <w:webHidden/>
              </w:rPr>
            </w:r>
            <w:r>
              <w:rPr>
                <w:noProof/>
                <w:webHidden/>
              </w:rPr>
              <w:fldChar w:fldCharType="separate"/>
            </w:r>
            <w:r w:rsidR="00E925BF">
              <w:rPr>
                <w:noProof/>
                <w:webHidden/>
              </w:rPr>
              <w:t>81</w:t>
            </w:r>
            <w:r>
              <w:rPr>
                <w:noProof/>
                <w:webHidden/>
              </w:rPr>
              <w:fldChar w:fldCharType="end"/>
            </w:r>
          </w:hyperlink>
        </w:p>
        <w:p w14:paraId="69B5BDBE" w14:textId="7B37E302" w:rsidR="00CB1AAD" w:rsidRDefault="00CB1AAD">
          <w:pPr>
            <w:pStyle w:val="TOC1"/>
            <w:tabs>
              <w:tab w:val="right" w:leader="dot" w:pos="9350"/>
            </w:tabs>
            <w:rPr>
              <w:rFonts w:eastAsiaTheme="minorEastAsia"/>
              <w:noProof/>
            </w:rPr>
          </w:pPr>
          <w:hyperlink w:anchor="_Toc158985013" w:history="1">
            <w:r w:rsidRPr="00D6107B">
              <w:rPr>
                <w:rStyle w:val="Hyperlink"/>
                <w:noProof/>
                <w14:scene3d>
                  <w14:camera w14:prst="orthographicFront"/>
                  <w14:lightRig w14:rig="threePt" w14:dir="t">
                    <w14:rot w14:lat="0" w14:lon="0" w14:rev="0"/>
                  </w14:lightRig>
                </w14:scene3d>
              </w:rPr>
              <w:t>Chapter 13</w:t>
            </w:r>
            <w:r w:rsidRPr="00D6107B">
              <w:rPr>
                <w:rStyle w:val="Hyperlink"/>
                <w:noProof/>
              </w:rPr>
              <w:t xml:space="preserve"> Adjectives and Participles</w:t>
            </w:r>
            <w:r>
              <w:rPr>
                <w:noProof/>
                <w:webHidden/>
              </w:rPr>
              <w:tab/>
            </w:r>
            <w:r>
              <w:rPr>
                <w:noProof/>
                <w:webHidden/>
              </w:rPr>
              <w:fldChar w:fldCharType="begin"/>
            </w:r>
            <w:r>
              <w:rPr>
                <w:noProof/>
                <w:webHidden/>
              </w:rPr>
              <w:instrText xml:space="preserve"> PAGEREF _Toc158985013 \h </w:instrText>
            </w:r>
            <w:r>
              <w:rPr>
                <w:noProof/>
                <w:webHidden/>
              </w:rPr>
            </w:r>
            <w:r>
              <w:rPr>
                <w:noProof/>
                <w:webHidden/>
              </w:rPr>
              <w:fldChar w:fldCharType="separate"/>
            </w:r>
            <w:r w:rsidR="00E925BF">
              <w:rPr>
                <w:noProof/>
                <w:webHidden/>
              </w:rPr>
              <w:t>83</w:t>
            </w:r>
            <w:r>
              <w:rPr>
                <w:noProof/>
                <w:webHidden/>
              </w:rPr>
              <w:fldChar w:fldCharType="end"/>
            </w:r>
          </w:hyperlink>
        </w:p>
        <w:p w14:paraId="7C3D187B" w14:textId="4658181F" w:rsidR="00CB1AAD" w:rsidRDefault="00CB1AAD">
          <w:pPr>
            <w:pStyle w:val="TOC3"/>
            <w:tabs>
              <w:tab w:val="right" w:leader="dot" w:pos="9350"/>
            </w:tabs>
            <w:rPr>
              <w:rFonts w:eastAsiaTheme="minorEastAsia"/>
              <w:noProof/>
            </w:rPr>
          </w:pPr>
          <w:hyperlink w:anchor="_Toc158985014"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_Toc158985014 \h </w:instrText>
            </w:r>
            <w:r>
              <w:rPr>
                <w:noProof/>
                <w:webHidden/>
              </w:rPr>
            </w:r>
            <w:r>
              <w:rPr>
                <w:noProof/>
                <w:webHidden/>
              </w:rPr>
              <w:fldChar w:fldCharType="separate"/>
            </w:r>
            <w:r w:rsidR="00E925BF">
              <w:rPr>
                <w:noProof/>
                <w:webHidden/>
              </w:rPr>
              <w:t>83</w:t>
            </w:r>
            <w:r>
              <w:rPr>
                <w:noProof/>
                <w:webHidden/>
              </w:rPr>
              <w:fldChar w:fldCharType="end"/>
            </w:r>
          </w:hyperlink>
        </w:p>
        <w:p w14:paraId="4EE12D8E" w14:textId="379B816F" w:rsidR="00CB1AAD" w:rsidRDefault="00CB1AAD">
          <w:pPr>
            <w:pStyle w:val="TOC3"/>
            <w:tabs>
              <w:tab w:val="right" w:leader="dot" w:pos="9350"/>
            </w:tabs>
            <w:rPr>
              <w:rFonts w:eastAsiaTheme="minorEastAsia"/>
              <w:noProof/>
            </w:rPr>
          </w:pPr>
          <w:hyperlink w:anchor="_Toc158985015"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_Toc158985015 \h </w:instrText>
            </w:r>
            <w:r>
              <w:rPr>
                <w:noProof/>
                <w:webHidden/>
              </w:rPr>
            </w:r>
            <w:r>
              <w:rPr>
                <w:noProof/>
                <w:webHidden/>
              </w:rPr>
              <w:fldChar w:fldCharType="separate"/>
            </w:r>
            <w:r w:rsidR="00E925BF">
              <w:rPr>
                <w:noProof/>
                <w:webHidden/>
              </w:rPr>
              <w:t>84</w:t>
            </w:r>
            <w:r>
              <w:rPr>
                <w:noProof/>
                <w:webHidden/>
              </w:rPr>
              <w:fldChar w:fldCharType="end"/>
            </w:r>
          </w:hyperlink>
        </w:p>
        <w:p w14:paraId="2F9D78A1" w14:textId="0C470945" w:rsidR="00CB1AAD" w:rsidRDefault="00CB1AAD">
          <w:pPr>
            <w:pStyle w:val="TOC2"/>
            <w:tabs>
              <w:tab w:val="right" w:leader="dot" w:pos="9350"/>
            </w:tabs>
            <w:rPr>
              <w:rFonts w:eastAsiaTheme="minorEastAsia"/>
              <w:noProof/>
            </w:rPr>
          </w:pPr>
          <w:hyperlink w:anchor="_Toc158985016" w:history="1">
            <w:r w:rsidRPr="00D6107B">
              <w:rPr>
                <w:rStyle w:val="Hyperlink"/>
                <w:noProof/>
              </w:rPr>
              <w:t>Adjectives</w:t>
            </w:r>
            <w:r>
              <w:rPr>
                <w:noProof/>
                <w:webHidden/>
              </w:rPr>
              <w:tab/>
            </w:r>
            <w:r>
              <w:rPr>
                <w:noProof/>
                <w:webHidden/>
              </w:rPr>
              <w:fldChar w:fldCharType="begin"/>
            </w:r>
            <w:r>
              <w:rPr>
                <w:noProof/>
                <w:webHidden/>
              </w:rPr>
              <w:instrText xml:space="preserve"> PAGEREF _Toc158985016 \h </w:instrText>
            </w:r>
            <w:r>
              <w:rPr>
                <w:noProof/>
                <w:webHidden/>
              </w:rPr>
            </w:r>
            <w:r>
              <w:rPr>
                <w:noProof/>
                <w:webHidden/>
              </w:rPr>
              <w:fldChar w:fldCharType="separate"/>
            </w:r>
            <w:r w:rsidR="00E925BF">
              <w:rPr>
                <w:noProof/>
                <w:webHidden/>
              </w:rPr>
              <w:t>84</w:t>
            </w:r>
            <w:r>
              <w:rPr>
                <w:noProof/>
                <w:webHidden/>
              </w:rPr>
              <w:fldChar w:fldCharType="end"/>
            </w:r>
          </w:hyperlink>
        </w:p>
        <w:p w14:paraId="47297C60" w14:textId="2933C702" w:rsidR="00CB1AAD" w:rsidRDefault="00CB1AAD">
          <w:pPr>
            <w:pStyle w:val="TOC2"/>
            <w:tabs>
              <w:tab w:val="right" w:leader="dot" w:pos="9350"/>
            </w:tabs>
            <w:rPr>
              <w:rFonts w:eastAsiaTheme="minorEastAsia"/>
              <w:noProof/>
            </w:rPr>
          </w:pPr>
          <w:hyperlink w:anchor="_Toc158985017" w:history="1">
            <w:r w:rsidRPr="00D6107B">
              <w:rPr>
                <w:rStyle w:val="Hyperlink"/>
                <w:noProof/>
              </w:rPr>
              <w:t>Formation of Participles</w:t>
            </w:r>
            <w:r>
              <w:rPr>
                <w:noProof/>
                <w:webHidden/>
              </w:rPr>
              <w:tab/>
            </w:r>
            <w:r>
              <w:rPr>
                <w:noProof/>
                <w:webHidden/>
              </w:rPr>
              <w:fldChar w:fldCharType="begin"/>
            </w:r>
            <w:r>
              <w:rPr>
                <w:noProof/>
                <w:webHidden/>
              </w:rPr>
              <w:instrText xml:space="preserve"> PAGEREF _Toc158985017 \h </w:instrText>
            </w:r>
            <w:r>
              <w:rPr>
                <w:noProof/>
                <w:webHidden/>
              </w:rPr>
            </w:r>
            <w:r>
              <w:rPr>
                <w:noProof/>
                <w:webHidden/>
              </w:rPr>
              <w:fldChar w:fldCharType="separate"/>
            </w:r>
            <w:r w:rsidR="00E925BF">
              <w:rPr>
                <w:noProof/>
                <w:webHidden/>
              </w:rPr>
              <w:t>87</w:t>
            </w:r>
            <w:r>
              <w:rPr>
                <w:noProof/>
                <w:webHidden/>
              </w:rPr>
              <w:fldChar w:fldCharType="end"/>
            </w:r>
          </w:hyperlink>
        </w:p>
        <w:p w14:paraId="1D953815" w14:textId="6C25DB9E" w:rsidR="00CB1AAD" w:rsidRDefault="00CB1AAD">
          <w:pPr>
            <w:pStyle w:val="TOC2"/>
            <w:tabs>
              <w:tab w:val="right" w:leader="dot" w:pos="9350"/>
            </w:tabs>
            <w:rPr>
              <w:rFonts w:eastAsiaTheme="minorEastAsia"/>
              <w:noProof/>
            </w:rPr>
          </w:pPr>
          <w:hyperlink w:anchor="_Toc158985018" w:history="1">
            <w:r w:rsidRPr="00D6107B">
              <w:rPr>
                <w:rStyle w:val="Hyperlink"/>
                <w:noProof/>
              </w:rPr>
              <w:t>Chapter 13 Exercises</w:t>
            </w:r>
            <w:r>
              <w:rPr>
                <w:noProof/>
                <w:webHidden/>
              </w:rPr>
              <w:tab/>
            </w:r>
            <w:r>
              <w:rPr>
                <w:noProof/>
                <w:webHidden/>
              </w:rPr>
              <w:fldChar w:fldCharType="begin"/>
            </w:r>
            <w:r>
              <w:rPr>
                <w:noProof/>
                <w:webHidden/>
              </w:rPr>
              <w:instrText xml:space="preserve"> PAGEREF _Toc158985018 \h </w:instrText>
            </w:r>
            <w:r>
              <w:rPr>
                <w:noProof/>
                <w:webHidden/>
              </w:rPr>
            </w:r>
            <w:r>
              <w:rPr>
                <w:noProof/>
                <w:webHidden/>
              </w:rPr>
              <w:fldChar w:fldCharType="separate"/>
            </w:r>
            <w:r w:rsidR="00E925BF">
              <w:rPr>
                <w:noProof/>
                <w:webHidden/>
              </w:rPr>
              <w:t>88</w:t>
            </w:r>
            <w:r>
              <w:rPr>
                <w:noProof/>
                <w:webHidden/>
              </w:rPr>
              <w:fldChar w:fldCharType="end"/>
            </w:r>
          </w:hyperlink>
        </w:p>
        <w:p w14:paraId="009542DE" w14:textId="276AB5B3" w:rsidR="00CB1AAD" w:rsidRDefault="00CB1AAD">
          <w:pPr>
            <w:pStyle w:val="TOC2"/>
            <w:tabs>
              <w:tab w:val="right" w:leader="dot" w:pos="9350"/>
            </w:tabs>
            <w:rPr>
              <w:rFonts w:eastAsiaTheme="minorEastAsia"/>
              <w:noProof/>
            </w:rPr>
          </w:pPr>
          <w:hyperlink w:anchor="_Toc158985019" w:history="1">
            <w:r w:rsidRPr="00D6107B">
              <w:rPr>
                <w:rStyle w:val="Hyperlink"/>
                <w:noProof/>
              </w:rPr>
              <w:t>Chapter 13 Translations</w:t>
            </w:r>
            <w:r>
              <w:rPr>
                <w:noProof/>
                <w:webHidden/>
              </w:rPr>
              <w:tab/>
            </w:r>
            <w:r>
              <w:rPr>
                <w:noProof/>
                <w:webHidden/>
              </w:rPr>
              <w:fldChar w:fldCharType="begin"/>
            </w:r>
            <w:r>
              <w:rPr>
                <w:noProof/>
                <w:webHidden/>
              </w:rPr>
              <w:instrText xml:space="preserve"> PAGEREF _Toc158985019 \h </w:instrText>
            </w:r>
            <w:r>
              <w:rPr>
                <w:noProof/>
                <w:webHidden/>
              </w:rPr>
            </w:r>
            <w:r>
              <w:rPr>
                <w:noProof/>
                <w:webHidden/>
              </w:rPr>
              <w:fldChar w:fldCharType="separate"/>
            </w:r>
            <w:r w:rsidR="00E925BF">
              <w:rPr>
                <w:noProof/>
                <w:webHidden/>
              </w:rPr>
              <w:t>89</w:t>
            </w:r>
            <w:r>
              <w:rPr>
                <w:noProof/>
                <w:webHidden/>
              </w:rPr>
              <w:fldChar w:fldCharType="end"/>
            </w:r>
          </w:hyperlink>
        </w:p>
        <w:p w14:paraId="7932EBD4" w14:textId="214C520A" w:rsidR="00CB1AAD" w:rsidRDefault="00CB1AAD">
          <w:pPr>
            <w:pStyle w:val="TOC2"/>
            <w:tabs>
              <w:tab w:val="right" w:leader="dot" w:pos="9350"/>
            </w:tabs>
            <w:rPr>
              <w:rFonts w:eastAsiaTheme="minorEastAsia"/>
              <w:noProof/>
            </w:rPr>
          </w:pPr>
          <w:hyperlink w:anchor="_Toc158985020" w:history="1">
            <w:r w:rsidRPr="00D6107B">
              <w:rPr>
                <w:rStyle w:val="Hyperlink"/>
                <w:noProof/>
              </w:rPr>
              <w:t>Chapter 13 Vocabulary</w:t>
            </w:r>
            <w:r>
              <w:rPr>
                <w:noProof/>
                <w:webHidden/>
              </w:rPr>
              <w:tab/>
            </w:r>
            <w:r>
              <w:rPr>
                <w:noProof/>
                <w:webHidden/>
              </w:rPr>
              <w:fldChar w:fldCharType="begin"/>
            </w:r>
            <w:r>
              <w:rPr>
                <w:noProof/>
                <w:webHidden/>
              </w:rPr>
              <w:instrText xml:space="preserve"> PAGEREF _Toc158985020 \h </w:instrText>
            </w:r>
            <w:r>
              <w:rPr>
                <w:noProof/>
                <w:webHidden/>
              </w:rPr>
            </w:r>
            <w:r>
              <w:rPr>
                <w:noProof/>
                <w:webHidden/>
              </w:rPr>
              <w:fldChar w:fldCharType="separate"/>
            </w:r>
            <w:r w:rsidR="00E925BF">
              <w:rPr>
                <w:noProof/>
                <w:webHidden/>
              </w:rPr>
              <w:t>90</w:t>
            </w:r>
            <w:r>
              <w:rPr>
                <w:noProof/>
                <w:webHidden/>
              </w:rPr>
              <w:fldChar w:fldCharType="end"/>
            </w:r>
          </w:hyperlink>
        </w:p>
        <w:p w14:paraId="318E122A" w14:textId="37A93CAE" w:rsidR="00CB1AAD" w:rsidRDefault="00CB1AAD">
          <w:pPr>
            <w:pStyle w:val="TOC1"/>
            <w:tabs>
              <w:tab w:val="right" w:leader="dot" w:pos="9350"/>
            </w:tabs>
            <w:rPr>
              <w:rFonts w:eastAsiaTheme="minorEastAsia"/>
              <w:noProof/>
            </w:rPr>
          </w:pPr>
          <w:hyperlink w:anchor="_Toc158985021" w:history="1">
            <w:r w:rsidRPr="00D6107B">
              <w:rPr>
                <w:rStyle w:val="Hyperlink"/>
                <w:noProof/>
              </w:rPr>
              <w:t>Reading Chapter 2: Caesar</w:t>
            </w:r>
            <w:r>
              <w:rPr>
                <w:noProof/>
                <w:webHidden/>
              </w:rPr>
              <w:tab/>
            </w:r>
            <w:r>
              <w:rPr>
                <w:noProof/>
                <w:webHidden/>
              </w:rPr>
              <w:fldChar w:fldCharType="begin"/>
            </w:r>
            <w:r>
              <w:rPr>
                <w:noProof/>
                <w:webHidden/>
              </w:rPr>
              <w:instrText xml:space="preserve"> PAGEREF _Toc158985021 \h </w:instrText>
            </w:r>
            <w:r>
              <w:rPr>
                <w:noProof/>
                <w:webHidden/>
              </w:rPr>
            </w:r>
            <w:r>
              <w:rPr>
                <w:noProof/>
                <w:webHidden/>
              </w:rPr>
              <w:fldChar w:fldCharType="separate"/>
            </w:r>
            <w:r w:rsidR="00E925BF">
              <w:rPr>
                <w:noProof/>
                <w:webHidden/>
              </w:rPr>
              <w:t>91</w:t>
            </w:r>
            <w:r>
              <w:rPr>
                <w:noProof/>
                <w:webHidden/>
              </w:rPr>
              <w:fldChar w:fldCharType="end"/>
            </w:r>
          </w:hyperlink>
        </w:p>
        <w:p w14:paraId="325B94B9" w14:textId="2606367F" w:rsidR="00CB1AAD" w:rsidRDefault="00CB1AAD">
          <w:pPr>
            <w:pStyle w:val="TOC1"/>
            <w:tabs>
              <w:tab w:val="right" w:leader="dot" w:pos="9350"/>
            </w:tabs>
            <w:rPr>
              <w:rFonts w:eastAsiaTheme="minorEastAsia"/>
              <w:noProof/>
            </w:rPr>
          </w:pPr>
          <w:hyperlink w:anchor="_Toc158985022" w:history="1">
            <w:r w:rsidRPr="00D6107B">
              <w:rPr>
                <w:rStyle w:val="Hyperlink"/>
                <w:noProof/>
                <w14:scene3d>
                  <w14:camera w14:prst="orthographicFront"/>
                  <w14:lightRig w14:rig="threePt" w14:dir="t">
                    <w14:rot w14:lat="0" w14:lon="0" w14:rev="0"/>
                  </w14:lightRig>
                </w14:scene3d>
              </w:rPr>
              <w:t>Chapter 14</w:t>
            </w:r>
            <w:r w:rsidRPr="00D6107B">
              <w:rPr>
                <w:rStyle w:val="Hyperlink"/>
                <w:noProof/>
              </w:rPr>
              <w:t xml:space="preserve"> Ablative Absolute and uses of the Dative</w:t>
            </w:r>
            <w:r>
              <w:rPr>
                <w:noProof/>
                <w:webHidden/>
              </w:rPr>
              <w:tab/>
            </w:r>
            <w:r>
              <w:rPr>
                <w:noProof/>
                <w:webHidden/>
              </w:rPr>
              <w:fldChar w:fldCharType="begin"/>
            </w:r>
            <w:r>
              <w:rPr>
                <w:noProof/>
                <w:webHidden/>
              </w:rPr>
              <w:instrText xml:space="preserve"> PAGEREF _Toc158985022 \h </w:instrText>
            </w:r>
            <w:r>
              <w:rPr>
                <w:noProof/>
                <w:webHidden/>
              </w:rPr>
            </w:r>
            <w:r>
              <w:rPr>
                <w:noProof/>
                <w:webHidden/>
              </w:rPr>
              <w:fldChar w:fldCharType="separate"/>
            </w:r>
            <w:r w:rsidR="00E925BF">
              <w:rPr>
                <w:noProof/>
                <w:webHidden/>
              </w:rPr>
              <w:t>92</w:t>
            </w:r>
            <w:r>
              <w:rPr>
                <w:noProof/>
                <w:webHidden/>
              </w:rPr>
              <w:fldChar w:fldCharType="end"/>
            </w:r>
          </w:hyperlink>
        </w:p>
        <w:p w14:paraId="7E655146" w14:textId="6717631A" w:rsidR="00CB1AAD" w:rsidRDefault="00CB1AAD">
          <w:pPr>
            <w:pStyle w:val="TOC3"/>
            <w:tabs>
              <w:tab w:val="right" w:leader="dot" w:pos="9350"/>
            </w:tabs>
            <w:rPr>
              <w:rFonts w:eastAsiaTheme="minorEastAsia"/>
              <w:noProof/>
            </w:rPr>
          </w:pPr>
          <w:hyperlink w:anchor="_Toc158985023"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_Toc158985023 \h </w:instrText>
            </w:r>
            <w:r>
              <w:rPr>
                <w:noProof/>
                <w:webHidden/>
              </w:rPr>
            </w:r>
            <w:r>
              <w:rPr>
                <w:noProof/>
                <w:webHidden/>
              </w:rPr>
              <w:fldChar w:fldCharType="separate"/>
            </w:r>
            <w:r w:rsidR="00E925BF">
              <w:rPr>
                <w:noProof/>
                <w:webHidden/>
              </w:rPr>
              <w:t>92</w:t>
            </w:r>
            <w:r>
              <w:rPr>
                <w:noProof/>
                <w:webHidden/>
              </w:rPr>
              <w:fldChar w:fldCharType="end"/>
            </w:r>
          </w:hyperlink>
        </w:p>
        <w:p w14:paraId="0FEBE2FE" w14:textId="0003544C" w:rsidR="00CB1AAD" w:rsidRDefault="00CB1AAD">
          <w:pPr>
            <w:pStyle w:val="TOC3"/>
            <w:tabs>
              <w:tab w:val="right" w:leader="dot" w:pos="9350"/>
            </w:tabs>
            <w:rPr>
              <w:rFonts w:eastAsiaTheme="minorEastAsia"/>
              <w:noProof/>
            </w:rPr>
          </w:pPr>
          <w:hyperlink w:anchor="_Toc158985024"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_Toc158985024 \h </w:instrText>
            </w:r>
            <w:r>
              <w:rPr>
                <w:noProof/>
                <w:webHidden/>
              </w:rPr>
            </w:r>
            <w:r>
              <w:rPr>
                <w:noProof/>
                <w:webHidden/>
              </w:rPr>
              <w:fldChar w:fldCharType="separate"/>
            </w:r>
            <w:r w:rsidR="00E925BF">
              <w:rPr>
                <w:noProof/>
                <w:webHidden/>
              </w:rPr>
              <w:t>93</w:t>
            </w:r>
            <w:r>
              <w:rPr>
                <w:noProof/>
                <w:webHidden/>
              </w:rPr>
              <w:fldChar w:fldCharType="end"/>
            </w:r>
          </w:hyperlink>
        </w:p>
        <w:p w14:paraId="676FE7CA" w14:textId="2A76A5AF" w:rsidR="00CB1AAD" w:rsidRDefault="00CB1AAD">
          <w:pPr>
            <w:pStyle w:val="TOC2"/>
            <w:tabs>
              <w:tab w:val="right" w:leader="dot" w:pos="9350"/>
            </w:tabs>
            <w:rPr>
              <w:rFonts w:eastAsiaTheme="minorEastAsia"/>
              <w:noProof/>
            </w:rPr>
          </w:pPr>
          <w:hyperlink w:anchor="_Toc158985025" w:history="1">
            <w:r w:rsidRPr="00D6107B">
              <w:rPr>
                <w:rStyle w:val="Hyperlink"/>
                <w:noProof/>
              </w:rPr>
              <w:t>Dative:</w:t>
            </w:r>
            <w:r>
              <w:rPr>
                <w:noProof/>
                <w:webHidden/>
              </w:rPr>
              <w:tab/>
            </w:r>
            <w:r>
              <w:rPr>
                <w:noProof/>
                <w:webHidden/>
              </w:rPr>
              <w:fldChar w:fldCharType="begin"/>
            </w:r>
            <w:r>
              <w:rPr>
                <w:noProof/>
                <w:webHidden/>
              </w:rPr>
              <w:instrText xml:space="preserve"> PAGEREF _Toc158985025 \h </w:instrText>
            </w:r>
            <w:r>
              <w:rPr>
                <w:noProof/>
                <w:webHidden/>
              </w:rPr>
            </w:r>
            <w:r>
              <w:rPr>
                <w:noProof/>
                <w:webHidden/>
              </w:rPr>
              <w:fldChar w:fldCharType="separate"/>
            </w:r>
            <w:r w:rsidR="00E925BF">
              <w:rPr>
                <w:noProof/>
                <w:webHidden/>
              </w:rPr>
              <w:t>94</w:t>
            </w:r>
            <w:r>
              <w:rPr>
                <w:noProof/>
                <w:webHidden/>
              </w:rPr>
              <w:fldChar w:fldCharType="end"/>
            </w:r>
          </w:hyperlink>
        </w:p>
        <w:p w14:paraId="4B1C0F18" w14:textId="4C7FB61E" w:rsidR="00CB1AAD" w:rsidRDefault="00CB1AAD">
          <w:pPr>
            <w:pStyle w:val="TOC2"/>
            <w:tabs>
              <w:tab w:val="right" w:leader="dot" w:pos="9350"/>
            </w:tabs>
            <w:rPr>
              <w:rFonts w:eastAsiaTheme="minorEastAsia"/>
              <w:noProof/>
            </w:rPr>
          </w:pPr>
          <w:hyperlink w:anchor="_Toc158985026" w:history="1">
            <w:r w:rsidRPr="00D6107B">
              <w:rPr>
                <w:rStyle w:val="Hyperlink"/>
                <w:noProof/>
              </w:rPr>
              <w:t>Chapter 14 Exercises</w:t>
            </w:r>
            <w:r>
              <w:rPr>
                <w:noProof/>
                <w:webHidden/>
              </w:rPr>
              <w:tab/>
            </w:r>
            <w:r>
              <w:rPr>
                <w:noProof/>
                <w:webHidden/>
              </w:rPr>
              <w:fldChar w:fldCharType="begin"/>
            </w:r>
            <w:r>
              <w:rPr>
                <w:noProof/>
                <w:webHidden/>
              </w:rPr>
              <w:instrText xml:space="preserve"> PAGEREF _Toc158985026 \h </w:instrText>
            </w:r>
            <w:r>
              <w:rPr>
                <w:noProof/>
                <w:webHidden/>
              </w:rPr>
            </w:r>
            <w:r>
              <w:rPr>
                <w:noProof/>
                <w:webHidden/>
              </w:rPr>
              <w:fldChar w:fldCharType="separate"/>
            </w:r>
            <w:r w:rsidR="00E925BF">
              <w:rPr>
                <w:noProof/>
                <w:webHidden/>
              </w:rPr>
              <w:t>94</w:t>
            </w:r>
            <w:r>
              <w:rPr>
                <w:noProof/>
                <w:webHidden/>
              </w:rPr>
              <w:fldChar w:fldCharType="end"/>
            </w:r>
          </w:hyperlink>
        </w:p>
        <w:p w14:paraId="0E7BD5FA" w14:textId="29369AC5" w:rsidR="00CB1AAD" w:rsidRDefault="00CB1AAD">
          <w:pPr>
            <w:pStyle w:val="TOC2"/>
            <w:tabs>
              <w:tab w:val="right" w:leader="dot" w:pos="9350"/>
            </w:tabs>
            <w:rPr>
              <w:rFonts w:eastAsiaTheme="minorEastAsia"/>
              <w:noProof/>
            </w:rPr>
          </w:pPr>
          <w:hyperlink w:anchor="_Toc158985027" w:history="1">
            <w:r w:rsidRPr="00D6107B">
              <w:rPr>
                <w:rStyle w:val="Hyperlink"/>
                <w:noProof/>
              </w:rPr>
              <w:t xml:space="preserve">Chapter 14 Translation: </w:t>
            </w:r>
            <w:r w:rsidRPr="00D6107B">
              <w:rPr>
                <w:rStyle w:val="Hyperlink"/>
                <w:i/>
                <w:noProof/>
              </w:rPr>
              <w:t>Res Gestae</w:t>
            </w:r>
            <w:r>
              <w:rPr>
                <w:noProof/>
                <w:webHidden/>
              </w:rPr>
              <w:tab/>
            </w:r>
            <w:r>
              <w:rPr>
                <w:noProof/>
                <w:webHidden/>
              </w:rPr>
              <w:fldChar w:fldCharType="begin"/>
            </w:r>
            <w:r>
              <w:rPr>
                <w:noProof/>
                <w:webHidden/>
              </w:rPr>
              <w:instrText xml:space="preserve"> PAGEREF _Toc158985027 \h </w:instrText>
            </w:r>
            <w:r>
              <w:rPr>
                <w:noProof/>
                <w:webHidden/>
              </w:rPr>
            </w:r>
            <w:r>
              <w:rPr>
                <w:noProof/>
                <w:webHidden/>
              </w:rPr>
              <w:fldChar w:fldCharType="separate"/>
            </w:r>
            <w:r w:rsidR="00E925BF">
              <w:rPr>
                <w:noProof/>
                <w:webHidden/>
              </w:rPr>
              <w:t>95</w:t>
            </w:r>
            <w:r>
              <w:rPr>
                <w:noProof/>
                <w:webHidden/>
              </w:rPr>
              <w:fldChar w:fldCharType="end"/>
            </w:r>
          </w:hyperlink>
        </w:p>
        <w:p w14:paraId="3FCC8B85" w14:textId="5226973E" w:rsidR="00CB1AAD" w:rsidRDefault="00CB1AAD">
          <w:pPr>
            <w:pStyle w:val="TOC2"/>
            <w:tabs>
              <w:tab w:val="right" w:leader="dot" w:pos="9350"/>
            </w:tabs>
            <w:rPr>
              <w:rFonts w:eastAsiaTheme="minorEastAsia"/>
              <w:noProof/>
            </w:rPr>
          </w:pPr>
          <w:hyperlink w:anchor="_Toc158985028" w:history="1">
            <w:r w:rsidRPr="00D6107B">
              <w:rPr>
                <w:rStyle w:val="Hyperlink"/>
                <w:noProof/>
              </w:rPr>
              <w:t>Chapter 14 Vocabulary</w:t>
            </w:r>
            <w:r>
              <w:rPr>
                <w:noProof/>
                <w:webHidden/>
              </w:rPr>
              <w:tab/>
            </w:r>
            <w:r>
              <w:rPr>
                <w:noProof/>
                <w:webHidden/>
              </w:rPr>
              <w:fldChar w:fldCharType="begin"/>
            </w:r>
            <w:r>
              <w:rPr>
                <w:noProof/>
                <w:webHidden/>
              </w:rPr>
              <w:instrText xml:space="preserve"> PAGEREF _Toc158985028 \h </w:instrText>
            </w:r>
            <w:r>
              <w:rPr>
                <w:noProof/>
                <w:webHidden/>
              </w:rPr>
            </w:r>
            <w:r>
              <w:rPr>
                <w:noProof/>
                <w:webHidden/>
              </w:rPr>
              <w:fldChar w:fldCharType="separate"/>
            </w:r>
            <w:r w:rsidR="00E925BF">
              <w:rPr>
                <w:noProof/>
                <w:webHidden/>
              </w:rPr>
              <w:t>95</w:t>
            </w:r>
            <w:r>
              <w:rPr>
                <w:noProof/>
                <w:webHidden/>
              </w:rPr>
              <w:fldChar w:fldCharType="end"/>
            </w:r>
          </w:hyperlink>
        </w:p>
        <w:p w14:paraId="251153E5" w14:textId="619BCC16" w:rsidR="00CB1AAD" w:rsidRDefault="00CB1AAD">
          <w:pPr>
            <w:pStyle w:val="TOC1"/>
            <w:tabs>
              <w:tab w:val="right" w:leader="dot" w:pos="9350"/>
            </w:tabs>
            <w:rPr>
              <w:rFonts w:eastAsiaTheme="minorEastAsia"/>
              <w:noProof/>
            </w:rPr>
          </w:pPr>
          <w:hyperlink w:anchor="_Toc158985029" w:history="1">
            <w:r w:rsidRPr="00D6107B">
              <w:rPr>
                <w:rStyle w:val="Hyperlink"/>
                <w:noProof/>
                <w14:scene3d>
                  <w14:camera w14:prst="orthographicFront"/>
                  <w14:lightRig w14:rig="threePt" w14:dir="t">
                    <w14:rot w14:lat="0" w14:lon="0" w14:rev="0"/>
                  </w14:lightRig>
                </w14:scene3d>
              </w:rPr>
              <w:t>Chapter 15</w:t>
            </w:r>
            <w:r w:rsidRPr="00D6107B">
              <w:rPr>
                <w:rStyle w:val="Hyperlink"/>
                <w:noProof/>
              </w:rPr>
              <w:t xml:space="preserve"> Degrees of Adjectives and the Future Tense</w:t>
            </w:r>
            <w:r>
              <w:rPr>
                <w:noProof/>
                <w:webHidden/>
              </w:rPr>
              <w:tab/>
            </w:r>
            <w:r>
              <w:rPr>
                <w:noProof/>
                <w:webHidden/>
              </w:rPr>
              <w:fldChar w:fldCharType="begin"/>
            </w:r>
            <w:r>
              <w:rPr>
                <w:noProof/>
                <w:webHidden/>
              </w:rPr>
              <w:instrText xml:space="preserve"> PAGEREF _Toc158985029 \h </w:instrText>
            </w:r>
            <w:r>
              <w:rPr>
                <w:noProof/>
                <w:webHidden/>
              </w:rPr>
            </w:r>
            <w:r>
              <w:rPr>
                <w:noProof/>
                <w:webHidden/>
              </w:rPr>
              <w:fldChar w:fldCharType="separate"/>
            </w:r>
            <w:r w:rsidR="00E925BF">
              <w:rPr>
                <w:noProof/>
                <w:webHidden/>
              </w:rPr>
              <w:t>96</w:t>
            </w:r>
            <w:r>
              <w:rPr>
                <w:noProof/>
                <w:webHidden/>
              </w:rPr>
              <w:fldChar w:fldCharType="end"/>
            </w:r>
          </w:hyperlink>
        </w:p>
        <w:p w14:paraId="24CC4538" w14:textId="34576474" w:rsidR="00CB1AAD" w:rsidRDefault="00CB1AAD">
          <w:pPr>
            <w:pStyle w:val="TOC3"/>
            <w:tabs>
              <w:tab w:val="right" w:leader="dot" w:pos="9350"/>
            </w:tabs>
            <w:rPr>
              <w:rFonts w:eastAsiaTheme="minorEastAsia"/>
              <w:noProof/>
            </w:rPr>
          </w:pPr>
          <w:hyperlink w:anchor="_Toc158985030" w:history="1">
            <w:r w:rsidRPr="00D6107B">
              <w:rPr>
                <w:rStyle w:val="Hyperlink"/>
                <w:noProof/>
              </w:rPr>
              <w:t>Principles of English</w:t>
            </w:r>
            <w:r>
              <w:rPr>
                <w:noProof/>
                <w:webHidden/>
              </w:rPr>
              <w:tab/>
            </w:r>
            <w:r>
              <w:rPr>
                <w:noProof/>
                <w:webHidden/>
              </w:rPr>
              <w:fldChar w:fldCharType="begin"/>
            </w:r>
            <w:r>
              <w:rPr>
                <w:noProof/>
                <w:webHidden/>
              </w:rPr>
              <w:instrText xml:space="preserve"> PAGEREF _Toc158985030 \h </w:instrText>
            </w:r>
            <w:r>
              <w:rPr>
                <w:noProof/>
                <w:webHidden/>
              </w:rPr>
            </w:r>
            <w:r>
              <w:rPr>
                <w:noProof/>
                <w:webHidden/>
              </w:rPr>
              <w:fldChar w:fldCharType="separate"/>
            </w:r>
            <w:r w:rsidR="00E925BF">
              <w:rPr>
                <w:noProof/>
                <w:webHidden/>
              </w:rPr>
              <w:t>96</w:t>
            </w:r>
            <w:r>
              <w:rPr>
                <w:noProof/>
                <w:webHidden/>
              </w:rPr>
              <w:fldChar w:fldCharType="end"/>
            </w:r>
          </w:hyperlink>
        </w:p>
        <w:p w14:paraId="4B8844B1" w14:textId="2BA93EA0" w:rsidR="00CB1AAD" w:rsidRDefault="00CB1AAD">
          <w:pPr>
            <w:pStyle w:val="TOC3"/>
            <w:tabs>
              <w:tab w:val="right" w:leader="dot" w:pos="9350"/>
            </w:tabs>
            <w:rPr>
              <w:rFonts w:eastAsiaTheme="minorEastAsia"/>
              <w:noProof/>
            </w:rPr>
          </w:pPr>
          <w:hyperlink w:anchor="_Toc158985031"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_Toc158985031 \h </w:instrText>
            </w:r>
            <w:r>
              <w:rPr>
                <w:noProof/>
                <w:webHidden/>
              </w:rPr>
            </w:r>
            <w:r>
              <w:rPr>
                <w:noProof/>
                <w:webHidden/>
              </w:rPr>
              <w:fldChar w:fldCharType="separate"/>
            </w:r>
            <w:r w:rsidR="00E925BF">
              <w:rPr>
                <w:noProof/>
                <w:webHidden/>
              </w:rPr>
              <w:t>96</w:t>
            </w:r>
            <w:r>
              <w:rPr>
                <w:noProof/>
                <w:webHidden/>
              </w:rPr>
              <w:fldChar w:fldCharType="end"/>
            </w:r>
          </w:hyperlink>
        </w:p>
        <w:p w14:paraId="45C021DA" w14:textId="6789F892" w:rsidR="00CB1AAD" w:rsidRDefault="00CB1AAD">
          <w:pPr>
            <w:pStyle w:val="TOC2"/>
            <w:tabs>
              <w:tab w:val="right" w:leader="dot" w:pos="9350"/>
            </w:tabs>
            <w:rPr>
              <w:rFonts w:eastAsiaTheme="minorEastAsia"/>
              <w:noProof/>
            </w:rPr>
          </w:pPr>
          <w:hyperlink w:anchor="_Toc158985032" w:history="1">
            <w:r w:rsidRPr="00D6107B">
              <w:rPr>
                <w:rStyle w:val="Hyperlink"/>
                <w:noProof/>
              </w:rPr>
              <w:t>Comparison</w:t>
            </w:r>
            <w:r>
              <w:rPr>
                <w:noProof/>
                <w:webHidden/>
              </w:rPr>
              <w:tab/>
            </w:r>
            <w:r>
              <w:rPr>
                <w:noProof/>
                <w:webHidden/>
              </w:rPr>
              <w:fldChar w:fldCharType="begin"/>
            </w:r>
            <w:r>
              <w:rPr>
                <w:noProof/>
                <w:webHidden/>
              </w:rPr>
              <w:instrText xml:space="preserve"> PAGEREF _Toc158985032 \h </w:instrText>
            </w:r>
            <w:r>
              <w:rPr>
                <w:noProof/>
                <w:webHidden/>
              </w:rPr>
            </w:r>
            <w:r>
              <w:rPr>
                <w:noProof/>
                <w:webHidden/>
              </w:rPr>
              <w:fldChar w:fldCharType="separate"/>
            </w:r>
            <w:r w:rsidR="00E925BF">
              <w:rPr>
                <w:noProof/>
                <w:webHidden/>
              </w:rPr>
              <w:t>96</w:t>
            </w:r>
            <w:r>
              <w:rPr>
                <w:noProof/>
                <w:webHidden/>
              </w:rPr>
              <w:fldChar w:fldCharType="end"/>
            </w:r>
          </w:hyperlink>
        </w:p>
        <w:p w14:paraId="76DF8315" w14:textId="4FC51D09" w:rsidR="00CB1AAD" w:rsidRDefault="00CB1AAD">
          <w:pPr>
            <w:pStyle w:val="TOC2"/>
            <w:tabs>
              <w:tab w:val="right" w:leader="dot" w:pos="9350"/>
            </w:tabs>
            <w:rPr>
              <w:rFonts w:eastAsiaTheme="minorEastAsia"/>
              <w:noProof/>
            </w:rPr>
          </w:pPr>
          <w:hyperlink w:anchor="_Toc158985033" w:history="1">
            <w:r w:rsidRPr="00D6107B">
              <w:rPr>
                <w:rStyle w:val="Hyperlink"/>
                <w:noProof/>
              </w:rPr>
              <w:t>Future and Future Perfect Tense</w:t>
            </w:r>
            <w:r>
              <w:rPr>
                <w:noProof/>
                <w:webHidden/>
              </w:rPr>
              <w:tab/>
            </w:r>
            <w:r>
              <w:rPr>
                <w:noProof/>
                <w:webHidden/>
              </w:rPr>
              <w:fldChar w:fldCharType="begin"/>
            </w:r>
            <w:r>
              <w:rPr>
                <w:noProof/>
                <w:webHidden/>
              </w:rPr>
              <w:instrText xml:space="preserve"> PAGEREF _Toc158985033 \h </w:instrText>
            </w:r>
            <w:r>
              <w:rPr>
                <w:noProof/>
                <w:webHidden/>
              </w:rPr>
            </w:r>
            <w:r>
              <w:rPr>
                <w:noProof/>
                <w:webHidden/>
              </w:rPr>
              <w:fldChar w:fldCharType="separate"/>
            </w:r>
            <w:r w:rsidR="00E925BF">
              <w:rPr>
                <w:noProof/>
                <w:webHidden/>
              </w:rPr>
              <w:t>98</w:t>
            </w:r>
            <w:r>
              <w:rPr>
                <w:noProof/>
                <w:webHidden/>
              </w:rPr>
              <w:fldChar w:fldCharType="end"/>
            </w:r>
          </w:hyperlink>
        </w:p>
        <w:p w14:paraId="77B4A321" w14:textId="584B5512" w:rsidR="00CB1AAD" w:rsidRDefault="00CB1AAD">
          <w:pPr>
            <w:pStyle w:val="TOC2"/>
            <w:tabs>
              <w:tab w:val="right" w:leader="dot" w:pos="9350"/>
            </w:tabs>
            <w:rPr>
              <w:rFonts w:eastAsiaTheme="minorEastAsia"/>
              <w:noProof/>
            </w:rPr>
          </w:pPr>
          <w:hyperlink w:anchor="_Toc158985034" w:history="1">
            <w:r w:rsidRPr="00D6107B">
              <w:rPr>
                <w:rStyle w:val="Hyperlink"/>
                <w:noProof/>
              </w:rPr>
              <w:t>Chapter 15 Exericises</w:t>
            </w:r>
            <w:r>
              <w:rPr>
                <w:noProof/>
                <w:webHidden/>
              </w:rPr>
              <w:tab/>
            </w:r>
            <w:r>
              <w:rPr>
                <w:noProof/>
                <w:webHidden/>
              </w:rPr>
              <w:fldChar w:fldCharType="begin"/>
            </w:r>
            <w:r>
              <w:rPr>
                <w:noProof/>
                <w:webHidden/>
              </w:rPr>
              <w:instrText xml:space="preserve"> PAGEREF _Toc158985034 \h </w:instrText>
            </w:r>
            <w:r>
              <w:rPr>
                <w:noProof/>
                <w:webHidden/>
              </w:rPr>
            </w:r>
            <w:r>
              <w:rPr>
                <w:noProof/>
                <w:webHidden/>
              </w:rPr>
              <w:fldChar w:fldCharType="separate"/>
            </w:r>
            <w:r w:rsidR="00E925BF">
              <w:rPr>
                <w:noProof/>
                <w:webHidden/>
              </w:rPr>
              <w:t>100</w:t>
            </w:r>
            <w:r>
              <w:rPr>
                <w:noProof/>
                <w:webHidden/>
              </w:rPr>
              <w:fldChar w:fldCharType="end"/>
            </w:r>
          </w:hyperlink>
        </w:p>
        <w:p w14:paraId="67E31568" w14:textId="1EC2A21F" w:rsidR="00CB1AAD" w:rsidRDefault="00CB1AAD">
          <w:pPr>
            <w:pStyle w:val="TOC2"/>
            <w:tabs>
              <w:tab w:val="right" w:leader="dot" w:pos="9350"/>
            </w:tabs>
            <w:rPr>
              <w:rFonts w:eastAsiaTheme="minorEastAsia"/>
              <w:noProof/>
            </w:rPr>
          </w:pPr>
          <w:hyperlink w:anchor="_Toc158985035" w:history="1">
            <w:r w:rsidRPr="00D6107B">
              <w:rPr>
                <w:rStyle w:val="Hyperlink"/>
                <w:noProof/>
              </w:rPr>
              <w:t>Chapter 15 Vocabulary</w:t>
            </w:r>
            <w:r>
              <w:rPr>
                <w:noProof/>
                <w:webHidden/>
              </w:rPr>
              <w:tab/>
            </w:r>
            <w:r>
              <w:rPr>
                <w:noProof/>
                <w:webHidden/>
              </w:rPr>
              <w:fldChar w:fldCharType="begin"/>
            </w:r>
            <w:r>
              <w:rPr>
                <w:noProof/>
                <w:webHidden/>
              </w:rPr>
              <w:instrText xml:space="preserve"> PAGEREF _Toc158985035 \h </w:instrText>
            </w:r>
            <w:r>
              <w:rPr>
                <w:noProof/>
                <w:webHidden/>
              </w:rPr>
            </w:r>
            <w:r>
              <w:rPr>
                <w:noProof/>
                <w:webHidden/>
              </w:rPr>
              <w:fldChar w:fldCharType="separate"/>
            </w:r>
            <w:r w:rsidR="00E925BF">
              <w:rPr>
                <w:noProof/>
                <w:webHidden/>
              </w:rPr>
              <w:t>101</w:t>
            </w:r>
            <w:r>
              <w:rPr>
                <w:noProof/>
                <w:webHidden/>
              </w:rPr>
              <w:fldChar w:fldCharType="end"/>
            </w:r>
          </w:hyperlink>
        </w:p>
        <w:p w14:paraId="0DB930B1" w14:textId="3D91C48F" w:rsidR="00CB1AAD" w:rsidRDefault="00CB1AAD">
          <w:pPr>
            <w:pStyle w:val="TOC2"/>
            <w:tabs>
              <w:tab w:val="right" w:leader="dot" w:pos="9350"/>
            </w:tabs>
            <w:rPr>
              <w:rFonts w:eastAsiaTheme="minorEastAsia"/>
              <w:noProof/>
            </w:rPr>
          </w:pPr>
          <w:hyperlink w:anchor="_Toc158985036" w:history="1">
            <w:r w:rsidRPr="00D6107B">
              <w:rPr>
                <w:rStyle w:val="Hyperlink"/>
                <w:noProof/>
              </w:rPr>
              <w:t>Chapter 15 Translations</w:t>
            </w:r>
            <w:r>
              <w:rPr>
                <w:noProof/>
                <w:webHidden/>
              </w:rPr>
              <w:tab/>
            </w:r>
            <w:r>
              <w:rPr>
                <w:noProof/>
                <w:webHidden/>
              </w:rPr>
              <w:fldChar w:fldCharType="begin"/>
            </w:r>
            <w:r>
              <w:rPr>
                <w:noProof/>
                <w:webHidden/>
              </w:rPr>
              <w:instrText xml:space="preserve"> PAGEREF _Toc158985036 \h </w:instrText>
            </w:r>
            <w:r>
              <w:rPr>
                <w:noProof/>
                <w:webHidden/>
              </w:rPr>
            </w:r>
            <w:r>
              <w:rPr>
                <w:noProof/>
                <w:webHidden/>
              </w:rPr>
              <w:fldChar w:fldCharType="separate"/>
            </w:r>
            <w:r w:rsidR="00E925BF">
              <w:rPr>
                <w:noProof/>
                <w:webHidden/>
              </w:rPr>
              <w:t>101</w:t>
            </w:r>
            <w:r>
              <w:rPr>
                <w:noProof/>
                <w:webHidden/>
              </w:rPr>
              <w:fldChar w:fldCharType="end"/>
            </w:r>
          </w:hyperlink>
        </w:p>
        <w:p w14:paraId="148DBE16" w14:textId="3FFC12C9" w:rsidR="00CB1AAD" w:rsidRDefault="00CB1AAD">
          <w:pPr>
            <w:pStyle w:val="TOC1"/>
            <w:tabs>
              <w:tab w:val="right" w:leader="dot" w:pos="9350"/>
            </w:tabs>
            <w:rPr>
              <w:rFonts w:eastAsiaTheme="minorEastAsia"/>
              <w:noProof/>
            </w:rPr>
          </w:pPr>
          <w:hyperlink w:anchor="_Toc158985037" w:history="1">
            <w:r w:rsidRPr="00D6107B">
              <w:rPr>
                <w:rStyle w:val="Hyperlink"/>
                <w:noProof/>
                <w14:scene3d>
                  <w14:camera w14:prst="orthographicFront"/>
                  <w14:lightRig w14:rig="threePt" w14:dir="t">
                    <w14:rot w14:lat="0" w14:lon="0" w14:rev="0"/>
                  </w14:lightRig>
                </w14:scene3d>
              </w:rPr>
              <w:t>Chapter 16</w:t>
            </w:r>
            <w:r w:rsidRPr="00D6107B">
              <w:rPr>
                <w:rStyle w:val="Hyperlink"/>
                <w:noProof/>
              </w:rPr>
              <w:t xml:space="preserve"> 4</w:t>
            </w:r>
            <w:r w:rsidRPr="00D6107B">
              <w:rPr>
                <w:rStyle w:val="Hyperlink"/>
                <w:noProof/>
                <w:vertAlign w:val="superscript"/>
              </w:rPr>
              <w:t>th</w:t>
            </w:r>
            <w:r w:rsidRPr="00D6107B">
              <w:rPr>
                <w:rStyle w:val="Hyperlink"/>
                <w:noProof/>
              </w:rPr>
              <w:t xml:space="preserve"> and 5</w:t>
            </w:r>
            <w:r w:rsidRPr="00D6107B">
              <w:rPr>
                <w:rStyle w:val="Hyperlink"/>
                <w:noProof/>
                <w:vertAlign w:val="superscript"/>
              </w:rPr>
              <w:t>th</w:t>
            </w:r>
            <w:r w:rsidRPr="00D6107B">
              <w:rPr>
                <w:rStyle w:val="Hyperlink"/>
                <w:noProof/>
              </w:rPr>
              <w:t xml:space="preserve"> Declension; Vocative and Locative case; Rest of the Perfect System</w:t>
            </w:r>
            <w:r>
              <w:rPr>
                <w:noProof/>
                <w:webHidden/>
              </w:rPr>
              <w:tab/>
            </w:r>
            <w:r>
              <w:rPr>
                <w:noProof/>
                <w:webHidden/>
              </w:rPr>
              <w:fldChar w:fldCharType="begin"/>
            </w:r>
            <w:r>
              <w:rPr>
                <w:noProof/>
                <w:webHidden/>
              </w:rPr>
              <w:instrText xml:space="preserve"> PAGEREF _Toc158985037 \h </w:instrText>
            </w:r>
            <w:r>
              <w:rPr>
                <w:noProof/>
                <w:webHidden/>
              </w:rPr>
            </w:r>
            <w:r>
              <w:rPr>
                <w:noProof/>
                <w:webHidden/>
              </w:rPr>
              <w:fldChar w:fldCharType="separate"/>
            </w:r>
            <w:r w:rsidR="00E925BF">
              <w:rPr>
                <w:noProof/>
                <w:webHidden/>
              </w:rPr>
              <w:t>103</w:t>
            </w:r>
            <w:r>
              <w:rPr>
                <w:noProof/>
                <w:webHidden/>
              </w:rPr>
              <w:fldChar w:fldCharType="end"/>
            </w:r>
          </w:hyperlink>
        </w:p>
        <w:p w14:paraId="1CC205EC" w14:textId="1EB424C3" w:rsidR="00CB1AAD" w:rsidRDefault="00CB1AAD">
          <w:pPr>
            <w:pStyle w:val="TOC3"/>
            <w:tabs>
              <w:tab w:val="right" w:leader="dot" w:pos="9350"/>
            </w:tabs>
            <w:rPr>
              <w:rFonts w:eastAsiaTheme="minorEastAsia"/>
              <w:noProof/>
            </w:rPr>
          </w:pPr>
          <w:hyperlink w:anchor="_Toc158985038"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_Toc158985038 \h </w:instrText>
            </w:r>
            <w:r>
              <w:rPr>
                <w:noProof/>
                <w:webHidden/>
              </w:rPr>
            </w:r>
            <w:r>
              <w:rPr>
                <w:noProof/>
                <w:webHidden/>
              </w:rPr>
              <w:fldChar w:fldCharType="separate"/>
            </w:r>
            <w:r w:rsidR="00E925BF">
              <w:rPr>
                <w:noProof/>
                <w:webHidden/>
              </w:rPr>
              <w:t>103</w:t>
            </w:r>
            <w:r>
              <w:rPr>
                <w:noProof/>
                <w:webHidden/>
              </w:rPr>
              <w:fldChar w:fldCharType="end"/>
            </w:r>
          </w:hyperlink>
        </w:p>
        <w:p w14:paraId="5A69DD7D" w14:textId="281DD813" w:rsidR="00CB1AAD" w:rsidRDefault="00CB1AAD">
          <w:pPr>
            <w:pStyle w:val="TOC3"/>
            <w:tabs>
              <w:tab w:val="right" w:leader="dot" w:pos="9350"/>
            </w:tabs>
            <w:rPr>
              <w:rFonts w:eastAsiaTheme="minorEastAsia"/>
              <w:noProof/>
            </w:rPr>
          </w:pPr>
          <w:hyperlink w:anchor="_Toc158985039"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_Toc158985039 \h </w:instrText>
            </w:r>
            <w:r>
              <w:rPr>
                <w:noProof/>
                <w:webHidden/>
              </w:rPr>
            </w:r>
            <w:r>
              <w:rPr>
                <w:noProof/>
                <w:webHidden/>
              </w:rPr>
              <w:fldChar w:fldCharType="separate"/>
            </w:r>
            <w:r w:rsidR="00E925BF">
              <w:rPr>
                <w:noProof/>
                <w:webHidden/>
              </w:rPr>
              <w:t>103</w:t>
            </w:r>
            <w:r>
              <w:rPr>
                <w:noProof/>
                <w:webHidden/>
              </w:rPr>
              <w:fldChar w:fldCharType="end"/>
            </w:r>
          </w:hyperlink>
        </w:p>
        <w:p w14:paraId="2A62EB70" w14:textId="71163063" w:rsidR="00CB1AAD" w:rsidRDefault="00CB1AAD">
          <w:pPr>
            <w:pStyle w:val="TOC2"/>
            <w:tabs>
              <w:tab w:val="right" w:leader="dot" w:pos="9350"/>
            </w:tabs>
            <w:rPr>
              <w:rFonts w:eastAsiaTheme="minorEastAsia"/>
              <w:noProof/>
            </w:rPr>
          </w:pPr>
          <w:hyperlink w:anchor="_Toc158985040" w:history="1">
            <w:r w:rsidRPr="00D6107B">
              <w:rPr>
                <w:rStyle w:val="Hyperlink"/>
                <w:noProof/>
              </w:rPr>
              <w:t>Cases and Declensions</w:t>
            </w:r>
            <w:r>
              <w:rPr>
                <w:noProof/>
                <w:webHidden/>
              </w:rPr>
              <w:tab/>
            </w:r>
            <w:r>
              <w:rPr>
                <w:noProof/>
                <w:webHidden/>
              </w:rPr>
              <w:fldChar w:fldCharType="begin"/>
            </w:r>
            <w:r>
              <w:rPr>
                <w:noProof/>
                <w:webHidden/>
              </w:rPr>
              <w:instrText xml:space="preserve"> PAGEREF _Toc158985040 \h </w:instrText>
            </w:r>
            <w:r>
              <w:rPr>
                <w:noProof/>
                <w:webHidden/>
              </w:rPr>
            </w:r>
            <w:r>
              <w:rPr>
                <w:noProof/>
                <w:webHidden/>
              </w:rPr>
              <w:fldChar w:fldCharType="separate"/>
            </w:r>
            <w:r w:rsidR="00E925BF">
              <w:rPr>
                <w:noProof/>
                <w:webHidden/>
              </w:rPr>
              <w:t>104</w:t>
            </w:r>
            <w:r>
              <w:rPr>
                <w:noProof/>
                <w:webHidden/>
              </w:rPr>
              <w:fldChar w:fldCharType="end"/>
            </w:r>
          </w:hyperlink>
        </w:p>
        <w:p w14:paraId="2FEEF829" w14:textId="0FB9096D" w:rsidR="00CB1AAD" w:rsidRDefault="00CB1AAD">
          <w:pPr>
            <w:pStyle w:val="TOC2"/>
            <w:tabs>
              <w:tab w:val="right" w:leader="dot" w:pos="9350"/>
            </w:tabs>
            <w:rPr>
              <w:rFonts w:eastAsiaTheme="minorEastAsia"/>
              <w:noProof/>
            </w:rPr>
          </w:pPr>
          <w:hyperlink w:anchor="_Toc158985041" w:history="1">
            <w:r w:rsidRPr="00D6107B">
              <w:rPr>
                <w:rStyle w:val="Hyperlink"/>
                <w:noProof/>
              </w:rPr>
              <w:t>Perfect System Forms</w:t>
            </w:r>
            <w:r>
              <w:rPr>
                <w:noProof/>
                <w:webHidden/>
              </w:rPr>
              <w:tab/>
            </w:r>
            <w:r>
              <w:rPr>
                <w:noProof/>
                <w:webHidden/>
              </w:rPr>
              <w:fldChar w:fldCharType="begin"/>
            </w:r>
            <w:r>
              <w:rPr>
                <w:noProof/>
                <w:webHidden/>
              </w:rPr>
              <w:instrText xml:space="preserve"> PAGEREF _Toc158985041 \h </w:instrText>
            </w:r>
            <w:r>
              <w:rPr>
                <w:noProof/>
                <w:webHidden/>
              </w:rPr>
            </w:r>
            <w:r>
              <w:rPr>
                <w:noProof/>
                <w:webHidden/>
              </w:rPr>
              <w:fldChar w:fldCharType="separate"/>
            </w:r>
            <w:r w:rsidR="00E925BF">
              <w:rPr>
                <w:noProof/>
                <w:webHidden/>
              </w:rPr>
              <w:t>105</w:t>
            </w:r>
            <w:r>
              <w:rPr>
                <w:noProof/>
                <w:webHidden/>
              </w:rPr>
              <w:fldChar w:fldCharType="end"/>
            </w:r>
          </w:hyperlink>
        </w:p>
        <w:p w14:paraId="7DB319E1" w14:textId="6FBF367C" w:rsidR="00CB1AAD" w:rsidRDefault="00CB1AAD">
          <w:pPr>
            <w:pStyle w:val="TOC2"/>
            <w:tabs>
              <w:tab w:val="right" w:leader="dot" w:pos="9350"/>
            </w:tabs>
            <w:rPr>
              <w:rFonts w:eastAsiaTheme="minorEastAsia"/>
              <w:noProof/>
            </w:rPr>
          </w:pPr>
          <w:hyperlink w:anchor="_Toc158985042" w:history="1">
            <w:r w:rsidRPr="00D6107B">
              <w:rPr>
                <w:rStyle w:val="Hyperlink"/>
                <w:noProof/>
              </w:rPr>
              <w:t>Chapter 16 Exercises</w:t>
            </w:r>
            <w:r>
              <w:rPr>
                <w:noProof/>
                <w:webHidden/>
              </w:rPr>
              <w:tab/>
            </w:r>
            <w:r>
              <w:rPr>
                <w:noProof/>
                <w:webHidden/>
              </w:rPr>
              <w:fldChar w:fldCharType="begin"/>
            </w:r>
            <w:r>
              <w:rPr>
                <w:noProof/>
                <w:webHidden/>
              </w:rPr>
              <w:instrText xml:space="preserve"> PAGEREF _Toc158985042 \h </w:instrText>
            </w:r>
            <w:r>
              <w:rPr>
                <w:noProof/>
                <w:webHidden/>
              </w:rPr>
            </w:r>
            <w:r>
              <w:rPr>
                <w:noProof/>
                <w:webHidden/>
              </w:rPr>
              <w:fldChar w:fldCharType="separate"/>
            </w:r>
            <w:r w:rsidR="00E925BF">
              <w:rPr>
                <w:noProof/>
                <w:webHidden/>
              </w:rPr>
              <w:t>106</w:t>
            </w:r>
            <w:r>
              <w:rPr>
                <w:noProof/>
                <w:webHidden/>
              </w:rPr>
              <w:fldChar w:fldCharType="end"/>
            </w:r>
          </w:hyperlink>
        </w:p>
        <w:p w14:paraId="5AF4B689" w14:textId="556E09DC" w:rsidR="00CB1AAD" w:rsidRDefault="00CB1AAD">
          <w:pPr>
            <w:pStyle w:val="TOC2"/>
            <w:tabs>
              <w:tab w:val="right" w:leader="dot" w:pos="9350"/>
            </w:tabs>
            <w:rPr>
              <w:rFonts w:eastAsiaTheme="minorEastAsia"/>
              <w:noProof/>
            </w:rPr>
          </w:pPr>
          <w:hyperlink w:anchor="_Toc158985043" w:history="1">
            <w:r w:rsidRPr="00D6107B">
              <w:rPr>
                <w:rStyle w:val="Hyperlink"/>
                <w:noProof/>
              </w:rPr>
              <w:t>Chapter 16 Translations</w:t>
            </w:r>
            <w:r>
              <w:rPr>
                <w:noProof/>
                <w:webHidden/>
              </w:rPr>
              <w:tab/>
            </w:r>
            <w:r>
              <w:rPr>
                <w:noProof/>
                <w:webHidden/>
              </w:rPr>
              <w:fldChar w:fldCharType="begin"/>
            </w:r>
            <w:r>
              <w:rPr>
                <w:noProof/>
                <w:webHidden/>
              </w:rPr>
              <w:instrText xml:space="preserve"> PAGEREF _Toc158985043 \h </w:instrText>
            </w:r>
            <w:r>
              <w:rPr>
                <w:noProof/>
                <w:webHidden/>
              </w:rPr>
            </w:r>
            <w:r>
              <w:rPr>
                <w:noProof/>
                <w:webHidden/>
              </w:rPr>
              <w:fldChar w:fldCharType="separate"/>
            </w:r>
            <w:r w:rsidR="00E925BF">
              <w:rPr>
                <w:noProof/>
                <w:webHidden/>
              </w:rPr>
              <w:t>107</w:t>
            </w:r>
            <w:r>
              <w:rPr>
                <w:noProof/>
                <w:webHidden/>
              </w:rPr>
              <w:fldChar w:fldCharType="end"/>
            </w:r>
          </w:hyperlink>
        </w:p>
        <w:p w14:paraId="790B91E3" w14:textId="52A1FD30" w:rsidR="00CB1AAD" w:rsidRDefault="00CB1AAD">
          <w:pPr>
            <w:pStyle w:val="TOC2"/>
            <w:tabs>
              <w:tab w:val="right" w:leader="dot" w:pos="9350"/>
            </w:tabs>
            <w:rPr>
              <w:rFonts w:eastAsiaTheme="minorEastAsia"/>
              <w:noProof/>
            </w:rPr>
          </w:pPr>
          <w:hyperlink w:anchor="_Toc158985044" w:history="1">
            <w:r w:rsidRPr="00D6107B">
              <w:rPr>
                <w:rStyle w:val="Hyperlink"/>
                <w:noProof/>
              </w:rPr>
              <w:t>Chapter 16 Vocabulary</w:t>
            </w:r>
            <w:r>
              <w:rPr>
                <w:noProof/>
                <w:webHidden/>
              </w:rPr>
              <w:tab/>
            </w:r>
            <w:r>
              <w:rPr>
                <w:noProof/>
                <w:webHidden/>
              </w:rPr>
              <w:fldChar w:fldCharType="begin"/>
            </w:r>
            <w:r>
              <w:rPr>
                <w:noProof/>
                <w:webHidden/>
              </w:rPr>
              <w:instrText xml:space="preserve"> PAGEREF _Toc158985044 \h </w:instrText>
            </w:r>
            <w:r>
              <w:rPr>
                <w:noProof/>
                <w:webHidden/>
              </w:rPr>
            </w:r>
            <w:r>
              <w:rPr>
                <w:noProof/>
                <w:webHidden/>
              </w:rPr>
              <w:fldChar w:fldCharType="separate"/>
            </w:r>
            <w:r w:rsidR="00E925BF">
              <w:rPr>
                <w:noProof/>
                <w:webHidden/>
              </w:rPr>
              <w:t>108</w:t>
            </w:r>
            <w:r>
              <w:rPr>
                <w:noProof/>
                <w:webHidden/>
              </w:rPr>
              <w:fldChar w:fldCharType="end"/>
            </w:r>
          </w:hyperlink>
        </w:p>
        <w:p w14:paraId="4BE8B5CA" w14:textId="26FFD935" w:rsidR="00CB1AAD" w:rsidRDefault="00CB1AAD">
          <w:pPr>
            <w:pStyle w:val="TOC1"/>
            <w:tabs>
              <w:tab w:val="right" w:leader="dot" w:pos="9350"/>
            </w:tabs>
            <w:rPr>
              <w:rFonts w:eastAsiaTheme="minorEastAsia"/>
              <w:noProof/>
            </w:rPr>
          </w:pPr>
          <w:hyperlink w:anchor="_Toc158985045" w:history="1">
            <w:r w:rsidRPr="00D6107B">
              <w:rPr>
                <w:rStyle w:val="Hyperlink"/>
                <w:noProof/>
                <w14:scene3d>
                  <w14:camera w14:prst="orthographicFront"/>
                  <w14:lightRig w14:rig="threePt" w14:dir="t">
                    <w14:rot w14:lat="0" w14:lon="0" w14:rev="0"/>
                  </w14:lightRig>
                </w14:scene3d>
              </w:rPr>
              <w:t>Chapter 17</w:t>
            </w:r>
            <w:r w:rsidRPr="00D6107B">
              <w:rPr>
                <w:rStyle w:val="Hyperlink"/>
                <w:noProof/>
              </w:rPr>
              <w:t xml:space="preserve"> Gerunds; Future Participles and Infinitives</w:t>
            </w:r>
            <w:r>
              <w:rPr>
                <w:noProof/>
                <w:webHidden/>
              </w:rPr>
              <w:tab/>
            </w:r>
            <w:r>
              <w:rPr>
                <w:noProof/>
                <w:webHidden/>
              </w:rPr>
              <w:fldChar w:fldCharType="begin"/>
            </w:r>
            <w:r>
              <w:rPr>
                <w:noProof/>
                <w:webHidden/>
              </w:rPr>
              <w:instrText xml:space="preserve"> PAGEREF _Toc158985045 \h </w:instrText>
            </w:r>
            <w:r>
              <w:rPr>
                <w:noProof/>
                <w:webHidden/>
              </w:rPr>
            </w:r>
            <w:r>
              <w:rPr>
                <w:noProof/>
                <w:webHidden/>
              </w:rPr>
              <w:fldChar w:fldCharType="separate"/>
            </w:r>
            <w:r w:rsidR="00E925BF">
              <w:rPr>
                <w:noProof/>
                <w:webHidden/>
              </w:rPr>
              <w:t>108</w:t>
            </w:r>
            <w:r>
              <w:rPr>
                <w:noProof/>
                <w:webHidden/>
              </w:rPr>
              <w:fldChar w:fldCharType="end"/>
            </w:r>
          </w:hyperlink>
        </w:p>
        <w:p w14:paraId="3992D7D5" w14:textId="6F891964" w:rsidR="00CB1AAD" w:rsidRDefault="00CB1AAD">
          <w:pPr>
            <w:pStyle w:val="TOC3"/>
            <w:tabs>
              <w:tab w:val="right" w:leader="dot" w:pos="9350"/>
            </w:tabs>
            <w:rPr>
              <w:rFonts w:eastAsiaTheme="minorEastAsia"/>
              <w:noProof/>
            </w:rPr>
          </w:pPr>
          <w:hyperlink w:anchor="_Toc158985046"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_Toc158985046 \h </w:instrText>
            </w:r>
            <w:r>
              <w:rPr>
                <w:noProof/>
                <w:webHidden/>
              </w:rPr>
            </w:r>
            <w:r>
              <w:rPr>
                <w:noProof/>
                <w:webHidden/>
              </w:rPr>
              <w:fldChar w:fldCharType="separate"/>
            </w:r>
            <w:r w:rsidR="00E925BF">
              <w:rPr>
                <w:noProof/>
                <w:webHidden/>
              </w:rPr>
              <w:t>108</w:t>
            </w:r>
            <w:r>
              <w:rPr>
                <w:noProof/>
                <w:webHidden/>
              </w:rPr>
              <w:fldChar w:fldCharType="end"/>
            </w:r>
          </w:hyperlink>
        </w:p>
        <w:p w14:paraId="516ECADD" w14:textId="09A2C4A0" w:rsidR="00CB1AAD" w:rsidRDefault="00CB1AAD">
          <w:pPr>
            <w:pStyle w:val="TOC3"/>
            <w:tabs>
              <w:tab w:val="right" w:leader="dot" w:pos="9350"/>
            </w:tabs>
            <w:rPr>
              <w:rFonts w:eastAsiaTheme="minorEastAsia"/>
              <w:noProof/>
            </w:rPr>
          </w:pPr>
          <w:hyperlink w:anchor="_Toc158985047"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_Toc158985047 \h </w:instrText>
            </w:r>
            <w:r>
              <w:rPr>
                <w:noProof/>
                <w:webHidden/>
              </w:rPr>
            </w:r>
            <w:r>
              <w:rPr>
                <w:noProof/>
                <w:webHidden/>
              </w:rPr>
              <w:fldChar w:fldCharType="separate"/>
            </w:r>
            <w:r w:rsidR="00E925BF">
              <w:rPr>
                <w:noProof/>
                <w:webHidden/>
              </w:rPr>
              <w:t>110</w:t>
            </w:r>
            <w:r>
              <w:rPr>
                <w:noProof/>
                <w:webHidden/>
              </w:rPr>
              <w:fldChar w:fldCharType="end"/>
            </w:r>
          </w:hyperlink>
        </w:p>
        <w:p w14:paraId="22695AE0" w14:textId="6350C3D6" w:rsidR="00CB1AAD" w:rsidRDefault="00CB1AAD">
          <w:pPr>
            <w:pStyle w:val="TOC2"/>
            <w:tabs>
              <w:tab w:val="right" w:leader="dot" w:pos="9350"/>
            </w:tabs>
            <w:rPr>
              <w:rFonts w:eastAsiaTheme="minorEastAsia"/>
              <w:noProof/>
            </w:rPr>
          </w:pPr>
          <w:hyperlink w:anchor="_Toc158985048" w:history="1">
            <w:r w:rsidRPr="00D6107B">
              <w:rPr>
                <w:rStyle w:val="Hyperlink"/>
                <w:noProof/>
              </w:rPr>
              <w:t>Use of Gerunds and Gerundives</w:t>
            </w:r>
            <w:r>
              <w:rPr>
                <w:noProof/>
                <w:webHidden/>
              </w:rPr>
              <w:tab/>
            </w:r>
            <w:r>
              <w:rPr>
                <w:noProof/>
                <w:webHidden/>
              </w:rPr>
              <w:fldChar w:fldCharType="begin"/>
            </w:r>
            <w:r>
              <w:rPr>
                <w:noProof/>
                <w:webHidden/>
              </w:rPr>
              <w:instrText xml:space="preserve"> PAGEREF _Toc158985048 \h </w:instrText>
            </w:r>
            <w:r>
              <w:rPr>
                <w:noProof/>
                <w:webHidden/>
              </w:rPr>
            </w:r>
            <w:r>
              <w:rPr>
                <w:noProof/>
                <w:webHidden/>
              </w:rPr>
              <w:fldChar w:fldCharType="separate"/>
            </w:r>
            <w:r w:rsidR="00E925BF">
              <w:rPr>
                <w:noProof/>
                <w:webHidden/>
              </w:rPr>
              <w:t>111</w:t>
            </w:r>
            <w:r>
              <w:rPr>
                <w:noProof/>
                <w:webHidden/>
              </w:rPr>
              <w:fldChar w:fldCharType="end"/>
            </w:r>
          </w:hyperlink>
        </w:p>
        <w:p w14:paraId="3ED00E01" w14:textId="3F2383DE" w:rsidR="00CB1AAD" w:rsidRDefault="00CB1AAD">
          <w:pPr>
            <w:pStyle w:val="TOC2"/>
            <w:tabs>
              <w:tab w:val="right" w:leader="dot" w:pos="9350"/>
            </w:tabs>
            <w:rPr>
              <w:rFonts w:eastAsiaTheme="minorEastAsia"/>
              <w:noProof/>
            </w:rPr>
          </w:pPr>
          <w:hyperlink w:anchor="_Toc158985049" w:history="1">
            <w:r w:rsidRPr="00D6107B">
              <w:rPr>
                <w:rStyle w:val="Hyperlink"/>
                <w:noProof/>
              </w:rPr>
              <w:t>Chapter 17 Excerises</w:t>
            </w:r>
            <w:r>
              <w:rPr>
                <w:noProof/>
                <w:webHidden/>
              </w:rPr>
              <w:tab/>
            </w:r>
            <w:r>
              <w:rPr>
                <w:noProof/>
                <w:webHidden/>
              </w:rPr>
              <w:fldChar w:fldCharType="begin"/>
            </w:r>
            <w:r>
              <w:rPr>
                <w:noProof/>
                <w:webHidden/>
              </w:rPr>
              <w:instrText xml:space="preserve"> PAGEREF _Toc158985049 \h </w:instrText>
            </w:r>
            <w:r>
              <w:rPr>
                <w:noProof/>
                <w:webHidden/>
              </w:rPr>
            </w:r>
            <w:r>
              <w:rPr>
                <w:noProof/>
                <w:webHidden/>
              </w:rPr>
              <w:fldChar w:fldCharType="separate"/>
            </w:r>
            <w:r w:rsidR="00E925BF">
              <w:rPr>
                <w:noProof/>
                <w:webHidden/>
              </w:rPr>
              <w:t>112</w:t>
            </w:r>
            <w:r>
              <w:rPr>
                <w:noProof/>
                <w:webHidden/>
              </w:rPr>
              <w:fldChar w:fldCharType="end"/>
            </w:r>
          </w:hyperlink>
        </w:p>
        <w:p w14:paraId="4EB612E8" w14:textId="59B11C4E" w:rsidR="00CB1AAD" w:rsidRDefault="00CB1AAD">
          <w:pPr>
            <w:pStyle w:val="TOC2"/>
            <w:tabs>
              <w:tab w:val="right" w:leader="dot" w:pos="9350"/>
            </w:tabs>
            <w:rPr>
              <w:rFonts w:eastAsiaTheme="minorEastAsia"/>
              <w:noProof/>
            </w:rPr>
          </w:pPr>
          <w:hyperlink w:anchor="_Toc158985050" w:history="1">
            <w:r w:rsidRPr="00D6107B">
              <w:rPr>
                <w:rStyle w:val="Hyperlink"/>
                <w:noProof/>
              </w:rPr>
              <w:t>Chapter 17 Translations</w:t>
            </w:r>
            <w:r>
              <w:rPr>
                <w:noProof/>
                <w:webHidden/>
              </w:rPr>
              <w:tab/>
            </w:r>
            <w:r>
              <w:rPr>
                <w:noProof/>
                <w:webHidden/>
              </w:rPr>
              <w:fldChar w:fldCharType="begin"/>
            </w:r>
            <w:r>
              <w:rPr>
                <w:noProof/>
                <w:webHidden/>
              </w:rPr>
              <w:instrText xml:space="preserve"> PAGEREF _Toc158985050 \h </w:instrText>
            </w:r>
            <w:r>
              <w:rPr>
                <w:noProof/>
                <w:webHidden/>
              </w:rPr>
            </w:r>
            <w:r>
              <w:rPr>
                <w:noProof/>
                <w:webHidden/>
              </w:rPr>
              <w:fldChar w:fldCharType="separate"/>
            </w:r>
            <w:r w:rsidR="00E925BF">
              <w:rPr>
                <w:noProof/>
                <w:webHidden/>
              </w:rPr>
              <w:t>112</w:t>
            </w:r>
            <w:r>
              <w:rPr>
                <w:noProof/>
                <w:webHidden/>
              </w:rPr>
              <w:fldChar w:fldCharType="end"/>
            </w:r>
          </w:hyperlink>
        </w:p>
        <w:p w14:paraId="3A002041" w14:textId="2DD4F8BD" w:rsidR="00CB1AAD" w:rsidRDefault="00CB1AAD">
          <w:pPr>
            <w:pStyle w:val="TOC2"/>
            <w:tabs>
              <w:tab w:val="right" w:leader="dot" w:pos="9350"/>
            </w:tabs>
            <w:rPr>
              <w:rFonts w:eastAsiaTheme="minorEastAsia"/>
              <w:noProof/>
            </w:rPr>
          </w:pPr>
          <w:hyperlink w:anchor="_Toc158985051" w:history="1">
            <w:r w:rsidRPr="00D6107B">
              <w:rPr>
                <w:rStyle w:val="Hyperlink"/>
                <w:noProof/>
              </w:rPr>
              <w:t>Chapter 17 Vocabulary</w:t>
            </w:r>
            <w:r>
              <w:rPr>
                <w:noProof/>
                <w:webHidden/>
              </w:rPr>
              <w:tab/>
            </w:r>
            <w:r>
              <w:rPr>
                <w:noProof/>
                <w:webHidden/>
              </w:rPr>
              <w:fldChar w:fldCharType="begin"/>
            </w:r>
            <w:r>
              <w:rPr>
                <w:noProof/>
                <w:webHidden/>
              </w:rPr>
              <w:instrText xml:space="preserve"> PAGEREF _Toc158985051 \h </w:instrText>
            </w:r>
            <w:r>
              <w:rPr>
                <w:noProof/>
                <w:webHidden/>
              </w:rPr>
            </w:r>
            <w:r>
              <w:rPr>
                <w:noProof/>
                <w:webHidden/>
              </w:rPr>
              <w:fldChar w:fldCharType="separate"/>
            </w:r>
            <w:r w:rsidR="00E925BF">
              <w:rPr>
                <w:noProof/>
                <w:webHidden/>
              </w:rPr>
              <w:t>113</w:t>
            </w:r>
            <w:r>
              <w:rPr>
                <w:noProof/>
                <w:webHidden/>
              </w:rPr>
              <w:fldChar w:fldCharType="end"/>
            </w:r>
          </w:hyperlink>
        </w:p>
        <w:p w14:paraId="31E22C84" w14:textId="535F0605" w:rsidR="00CB1AAD" w:rsidRDefault="00CB1AAD">
          <w:pPr>
            <w:pStyle w:val="TOC1"/>
            <w:tabs>
              <w:tab w:val="right" w:leader="dot" w:pos="9350"/>
            </w:tabs>
            <w:rPr>
              <w:rFonts w:eastAsiaTheme="minorEastAsia"/>
              <w:noProof/>
            </w:rPr>
          </w:pPr>
          <w:hyperlink w:anchor="_Toc158985052" w:history="1">
            <w:r w:rsidRPr="00D6107B">
              <w:rPr>
                <w:rStyle w:val="Hyperlink"/>
                <w:noProof/>
                <w14:scene3d>
                  <w14:camera w14:prst="orthographicFront"/>
                  <w14:lightRig w14:rig="threePt" w14:dir="t">
                    <w14:rot w14:lat="0" w14:lon="0" w14:rev="0"/>
                  </w14:lightRig>
                </w14:scene3d>
              </w:rPr>
              <w:t>Chapter 18</w:t>
            </w:r>
            <w:r w:rsidRPr="00D6107B">
              <w:rPr>
                <w:rStyle w:val="Hyperlink"/>
                <w:noProof/>
              </w:rPr>
              <w:t xml:space="preserve"> Funky Verbs</w:t>
            </w:r>
            <w:r>
              <w:rPr>
                <w:noProof/>
                <w:webHidden/>
              </w:rPr>
              <w:tab/>
            </w:r>
            <w:r>
              <w:rPr>
                <w:noProof/>
                <w:webHidden/>
              </w:rPr>
              <w:fldChar w:fldCharType="begin"/>
            </w:r>
            <w:r>
              <w:rPr>
                <w:noProof/>
                <w:webHidden/>
              </w:rPr>
              <w:instrText xml:space="preserve"> PAGEREF _Toc158985052 \h </w:instrText>
            </w:r>
            <w:r>
              <w:rPr>
                <w:noProof/>
                <w:webHidden/>
              </w:rPr>
            </w:r>
            <w:r>
              <w:rPr>
                <w:noProof/>
                <w:webHidden/>
              </w:rPr>
              <w:fldChar w:fldCharType="separate"/>
            </w:r>
            <w:r w:rsidR="00E925BF">
              <w:rPr>
                <w:noProof/>
                <w:webHidden/>
              </w:rPr>
              <w:t>113</w:t>
            </w:r>
            <w:r>
              <w:rPr>
                <w:noProof/>
                <w:webHidden/>
              </w:rPr>
              <w:fldChar w:fldCharType="end"/>
            </w:r>
          </w:hyperlink>
        </w:p>
        <w:p w14:paraId="4CD281B2" w14:textId="09C2561F" w:rsidR="00CB1AAD" w:rsidRDefault="00CB1AAD">
          <w:pPr>
            <w:pStyle w:val="TOC3"/>
            <w:tabs>
              <w:tab w:val="right" w:leader="dot" w:pos="9350"/>
            </w:tabs>
            <w:rPr>
              <w:rFonts w:eastAsiaTheme="minorEastAsia"/>
              <w:noProof/>
            </w:rPr>
          </w:pPr>
          <w:hyperlink w:anchor="_Toc158985053"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_Toc158985053 \h </w:instrText>
            </w:r>
            <w:r>
              <w:rPr>
                <w:noProof/>
                <w:webHidden/>
              </w:rPr>
            </w:r>
            <w:r>
              <w:rPr>
                <w:noProof/>
                <w:webHidden/>
              </w:rPr>
              <w:fldChar w:fldCharType="separate"/>
            </w:r>
            <w:r w:rsidR="00E925BF">
              <w:rPr>
                <w:noProof/>
                <w:webHidden/>
              </w:rPr>
              <w:t>114</w:t>
            </w:r>
            <w:r>
              <w:rPr>
                <w:noProof/>
                <w:webHidden/>
              </w:rPr>
              <w:fldChar w:fldCharType="end"/>
            </w:r>
          </w:hyperlink>
        </w:p>
        <w:p w14:paraId="42C656EA" w14:textId="52544E6A" w:rsidR="00CB1AAD" w:rsidRDefault="00CB1AAD">
          <w:pPr>
            <w:pStyle w:val="TOC3"/>
            <w:tabs>
              <w:tab w:val="right" w:leader="dot" w:pos="9350"/>
            </w:tabs>
            <w:rPr>
              <w:rFonts w:eastAsiaTheme="minorEastAsia"/>
              <w:noProof/>
            </w:rPr>
          </w:pPr>
          <w:hyperlink w:anchor="_Toc158985054"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_Toc158985054 \h </w:instrText>
            </w:r>
            <w:r>
              <w:rPr>
                <w:noProof/>
                <w:webHidden/>
              </w:rPr>
            </w:r>
            <w:r>
              <w:rPr>
                <w:noProof/>
                <w:webHidden/>
              </w:rPr>
              <w:fldChar w:fldCharType="separate"/>
            </w:r>
            <w:r w:rsidR="00E925BF">
              <w:rPr>
                <w:noProof/>
                <w:webHidden/>
              </w:rPr>
              <w:t>114</w:t>
            </w:r>
            <w:r>
              <w:rPr>
                <w:noProof/>
                <w:webHidden/>
              </w:rPr>
              <w:fldChar w:fldCharType="end"/>
            </w:r>
          </w:hyperlink>
        </w:p>
        <w:p w14:paraId="4E013343" w14:textId="4EC91484" w:rsidR="00CB1AAD" w:rsidRDefault="00CB1AAD">
          <w:pPr>
            <w:pStyle w:val="TOC2"/>
            <w:tabs>
              <w:tab w:val="right" w:leader="dot" w:pos="9350"/>
            </w:tabs>
            <w:rPr>
              <w:rFonts w:eastAsiaTheme="minorEastAsia"/>
              <w:noProof/>
            </w:rPr>
          </w:pPr>
          <w:hyperlink w:anchor="_Toc158985055" w:history="1">
            <w:r w:rsidRPr="00D6107B">
              <w:rPr>
                <w:rStyle w:val="Hyperlink"/>
                <w:noProof/>
              </w:rPr>
              <w:t>Chapter 18 Exercises</w:t>
            </w:r>
            <w:r>
              <w:rPr>
                <w:noProof/>
                <w:webHidden/>
              </w:rPr>
              <w:tab/>
            </w:r>
            <w:r>
              <w:rPr>
                <w:noProof/>
                <w:webHidden/>
              </w:rPr>
              <w:fldChar w:fldCharType="begin"/>
            </w:r>
            <w:r>
              <w:rPr>
                <w:noProof/>
                <w:webHidden/>
              </w:rPr>
              <w:instrText xml:space="preserve"> PAGEREF _Toc158985055 \h </w:instrText>
            </w:r>
            <w:r>
              <w:rPr>
                <w:noProof/>
                <w:webHidden/>
              </w:rPr>
            </w:r>
            <w:r>
              <w:rPr>
                <w:noProof/>
                <w:webHidden/>
              </w:rPr>
              <w:fldChar w:fldCharType="separate"/>
            </w:r>
            <w:r w:rsidR="00E925BF">
              <w:rPr>
                <w:noProof/>
                <w:webHidden/>
              </w:rPr>
              <w:t>115</w:t>
            </w:r>
            <w:r>
              <w:rPr>
                <w:noProof/>
                <w:webHidden/>
              </w:rPr>
              <w:fldChar w:fldCharType="end"/>
            </w:r>
          </w:hyperlink>
        </w:p>
        <w:p w14:paraId="1F186C88" w14:textId="0C6A8D93" w:rsidR="00CB1AAD" w:rsidRDefault="00CB1AAD">
          <w:pPr>
            <w:pStyle w:val="TOC2"/>
            <w:tabs>
              <w:tab w:val="right" w:leader="dot" w:pos="9350"/>
            </w:tabs>
            <w:rPr>
              <w:rFonts w:eastAsiaTheme="minorEastAsia"/>
              <w:noProof/>
            </w:rPr>
          </w:pPr>
          <w:hyperlink w:anchor="_Toc158985056" w:history="1">
            <w:r w:rsidRPr="00D6107B">
              <w:rPr>
                <w:rStyle w:val="Hyperlink"/>
                <w:noProof/>
              </w:rPr>
              <w:t>Chapter 18 Sentences</w:t>
            </w:r>
            <w:r>
              <w:rPr>
                <w:noProof/>
                <w:webHidden/>
              </w:rPr>
              <w:tab/>
            </w:r>
            <w:r>
              <w:rPr>
                <w:noProof/>
                <w:webHidden/>
              </w:rPr>
              <w:fldChar w:fldCharType="begin"/>
            </w:r>
            <w:r>
              <w:rPr>
                <w:noProof/>
                <w:webHidden/>
              </w:rPr>
              <w:instrText xml:space="preserve"> PAGEREF _Toc158985056 \h </w:instrText>
            </w:r>
            <w:r>
              <w:rPr>
                <w:noProof/>
                <w:webHidden/>
              </w:rPr>
            </w:r>
            <w:r>
              <w:rPr>
                <w:noProof/>
                <w:webHidden/>
              </w:rPr>
              <w:fldChar w:fldCharType="separate"/>
            </w:r>
            <w:r w:rsidR="00E925BF">
              <w:rPr>
                <w:noProof/>
                <w:webHidden/>
              </w:rPr>
              <w:t>116</w:t>
            </w:r>
            <w:r>
              <w:rPr>
                <w:noProof/>
                <w:webHidden/>
              </w:rPr>
              <w:fldChar w:fldCharType="end"/>
            </w:r>
          </w:hyperlink>
        </w:p>
        <w:p w14:paraId="0708530F" w14:textId="3974E412" w:rsidR="00CB1AAD" w:rsidRDefault="00CB1AAD">
          <w:pPr>
            <w:pStyle w:val="TOC2"/>
            <w:tabs>
              <w:tab w:val="right" w:leader="dot" w:pos="9350"/>
            </w:tabs>
            <w:rPr>
              <w:rFonts w:eastAsiaTheme="minorEastAsia"/>
              <w:noProof/>
            </w:rPr>
          </w:pPr>
          <w:hyperlink w:anchor="_Toc158985057" w:history="1">
            <w:r w:rsidRPr="00D6107B">
              <w:rPr>
                <w:rStyle w:val="Hyperlink"/>
                <w:noProof/>
              </w:rPr>
              <w:t>Chapter 18 Vocabulary</w:t>
            </w:r>
            <w:r>
              <w:rPr>
                <w:noProof/>
                <w:webHidden/>
              </w:rPr>
              <w:tab/>
            </w:r>
            <w:r>
              <w:rPr>
                <w:noProof/>
                <w:webHidden/>
              </w:rPr>
              <w:fldChar w:fldCharType="begin"/>
            </w:r>
            <w:r>
              <w:rPr>
                <w:noProof/>
                <w:webHidden/>
              </w:rPr>
              <w:instrText xml:space="preserve"> PAGEREF _Toc158985057 \h </w:instrText>
            </w:r>
            <w:r>
              <w:rPr>
                <w:noProof/>
                <w:webHidden/>
              </w:rPr>
            </w:r>
            <w:r>
              <w:rPr>
                <w:noProof/>
                <w:webHidden/>
              </w:rPr>
              <w:fldChar w:fldCharType="separate"/>
            </w:r>
            <w:r w:rsidR="00E925BF">
              <w:rPr>
                <w:noProof/>
                <w:webHidden/>
              </w:rPr>
              <w:t>116</w:t>
            </w:r>
            <w:r>
              <w:rPr>
                <w:noProof/>
                <w:webHidden/>
              </w:rPr>
              <w:fldChar w:fldCharType="end"/>
            </w:r>
          </w:hyperlink>
        </w:p>
        <w:p w14:paraId="65671C05" w14:textId="4A30104D" w:rsidR="00CB1AAD" w:rsidRDefault="00CB1AAD">
          <w:pPr>
            <w:pStyle w:val="TOC1"/>
            <w:tabs>
              <w:tab w:val="right" w:leader="dot" w:pos="9350"/>
            </w:tabs>
            <w:rPr>
              <w:rFonts w:eastAsiaTheme="minorEastAsia"/>
              <w:noProof/>
            </w:rPr>
          </w:pPr>
          <w:hyperlink w:anchor="_Toc158985058" w:history="1">
            <w:r w:rsidRPr="00D6107B">
              <w:rPr>
                <w:rStyle w:val="Hyperlink"/>
                <w:noProof/>
                <w14:scene3d>
                  <w14:camera w14:prst="orthographicFront"/>
                  <w14:lightRig w14:rig="threePt" w14:dir="t">
                    <w14:rot w14:lat="0" w14:lon="0" w14:rev="0"/>
                  </w14:lightRig>
                </w14:scene3d>
              </w:rPr>
              <w:t>Chapter 19</w:t>
            </w:r>
            <w:r w:rsidRPr="00D6107B">
              <w:rPr>
                <w:rStyle w:val="Hyperlink"/>
                <w:noProof/>
              </w:rPr>
              <w:t xml:space="preserve"> Review</w:t>
            </w:r>
            <w:r>
              <w:rPr>
                <w:noProof/>
                <w:webHidden/>
              </w:rPr>
              <w:tab/>
            </w:r>
            <w:r>
              <w:rPr>
                <w:noProof/>
                <w:webHidden/>
              </w:rPr>
              <w:fldChar w:fldCharType="begin"/>
            </w:r>
            <w:r>
              <w:rPr>
                <w:noProof/>
                <w:webHidden/>
              </w:rPr>
              <w:instrText xml:space="preserve"> PAGEREF _Toc158985058 \h </w:instrText>
            </w:r>
            <w:r>
              <w:rPr>
                <w:noProof/>
                <w:webHidden/>
              </w:rPr>
              <w:fldChar w:fldCharType="separate"/>
            </w:r>
            <w:r w:rsidR="00E925BF">
              <w:rPr>
                <w:b/>
                <w:bCs/>
                <w:noProof/>
                <w:webHidden/>
              </w:rPr>
              <w:t>Error! Bookmark not defined.</w:t>
            </w:r>
            <w:r>
              <w:rPr>
                <w:noProof/>
                <w:webHidden/>
              </w:rPr>
              <w:fldChar w:fldCharType="end"/>
            </w:r>
          </w:hyperlink>
        </w:p>
        <w:p w14:paraId="3FAAE726" w14:textId="6EA0F18C" w:rsidR="00CB1AAD" w:rsidRDefault="00CB1AAD">
          <w:pPr>
            <w:pStyle w:val="TOC1"/>
            <w:tabs>
              <w:tab w:val="right" w:leader="dot" w:pos="9350"/>
            </w:tabs>
            <w:rPr>
              <w:rFonts w:eastAsiaTheme="minorEastAsia"/>
              <w:noProof/>
            </w:rPr>
          </w:pPr>
          <w:hyperlink w:anchor="_Toc158985059" w:history="1">
            <w:r w:rsidRPr="00D6107B">
              <w:rPr>
                <w:rStyle w:val="Hyperlink"/>
                <w:noProof/>
                <w14:scene3d>
                  <w14:camera w14:prst="orthographicFront"/>
                  <w14:lightRig w14:rig="threePt" w14:dir="t">
                    <w14:rot w14:lat="0" w14:lon="0" w14:rev="0"/>
                  </w14:lightRig>
                </w14:scene3d>
              </w:rPr>
              <w:t>Chapter 20</w:t>
            </w:r>
            <w:r w:rsidRPr="00D6107B">
              <w:rPr>
                <w:rStyle w:val="Hyperlink"/>
                <w:noProof/>
              </w:rPr>
              <w:t xml:space="preserve"> Intro to Subjunctive, Independent clauses</w:t>
            </w:r>
            <w:r>
              <w:rPr>
                <w:noProof/>
                <w:webHidden/>
              </w:rPr>
              <w:tab/>
            </w:r>
            <w:r>
              <w:rPr>
                <w:noProof/>
                <w:webHidden/>
              </w:rPr>
              <w:fldChar w:fldCharType="begin"/>
            </w:r>
            <w:r>
              <w:rPr>
                <w:noProof/>
                <w:webHidden/>
              </w:rPr>
              <w:instrText xml:space="preserve"> PAGEREF _Toc158985059 \h </w:instrText>
            </w:r>
            <w:r>
              <w:rPr>
                <w:noProof/>
                <w:webHidden/>
              </w:rPr>
              <w:fldChar w:fldCharType="separate"/>
            </w:r>
            <w:r w:rsidR="00E925BF">
              <w:rPr>
                <w:b/>
                <w:bCs/>
                <w:noProof/>
                <w:webHidden/>
              </w:rPr>
              <w:t>Error! Bookmark not defined.</w:t>
            </w:r>
            <w:r>
              <w:rPr>
                <w:noProof/>
                <w:webHidden/>
              </w:rPr>
              <w:fldChar w:fldCharType="end"/>
            </w:r>
          </w:hyperlink>
        </w:p>
        <w:p w14:paraId="1A7275E6" w14:textId="1070EC10" w:rsidR="00CB1AAD" w:rsidRDefault="00CB1AAD">
          <w:pPr>
            <w:pStyle w:val="TOC3"/>
            <w:tabs>
              <w:tab w:val="right" w:leader="dot" w:pos="9350"/>
            </w:tabs>
            <w:rPr>
              <w:rFonts w:eastAsiaTheme="minorEastAsia"/>
              <w:noProof/>
            </w:rPr>
          </w:pPr>
          <w:hyperlink w:anchor="_Toc158985060"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_Toc158985060 \h </w:instrText>
            </w:r>
            <w:r>
              <w:rPr>
                <w:noProof/>
                <w:webHidden/>
              </w:rPr>
              <w:fldChar w:fldCharType="separate"/>
            </w:r>
            <w:r w:rsidR="00E925BF">
              <w:rPr>
                <w:b/>
                <w:bCs/>
                <w:noProof/>
                <w:webHidden/>
              </w:rPr>
              <w:t>Error! Bookmark not defined.</w:t>
            </w:r>
            <w:r>
              <w:rPr>
                <w:noProof/>
                <w:webHidden/>
              </w:rPr>
              <w:fldChar w:fldCharType="end"/>
            </w:r>
          </w:hyperlink>
        </w:p>
        <w:p w14:paraId="3421AAE8" w14:textId="05660EB3" w:rsidR="00CB1AAD" w:rsidRDefault="00CB1AAD">
          <w:pPr>
            <w:pStyle w:val="TOC2"/>
            <w:tabs>
              <w:tab w:val="right" w:leader="dot" w:pos="9350"/>
            </w:tabs>
            <w:rPr>
              <w:rFonts w:eastAsiaTheme="minorEastAsia"/>
              <w:noProof/>
            </w:rPr>
          </w:pPr>
          <w:hyperlink w:anchor="_Toc158985061" w:history="1">
            <w:r w:rsidRPr="00D6107B">
              <w:rPr>
                <w:rStyle w:val="Hyperlink"/>
                <w:noProof/>
              </w:rPr>
              <w:t>Independent Subjunctive</w:t>
            </w:r>
            <w:r>
              <w:rPr>
                <w:noProof/>
                <w:webHidden/>
              </w:rPr>
              <w:tab/>
            </w:r>
            <w:r>
              <w:rPr>
                <w:noProof/>
                <w:webHidden/>
              </w:rPr>
              <w:fldChar w:fldCharType="begin"/>
            </w:r>
            <w:r>
              <w:rPr>
                <w:noProof/>
                <w:webHidden/>
              </w:rPr>
              <w:instrText xml:space="preserve"> PAGEREF _Toc158985061 \h </w:instrText>
            </w:r>
            <w:r>
              <w:rPr>
                <w:noProof/>
                <w:webHidden/>
              </w:rPr>
              <w:fldChar w:fldCharType="separate"/>
            </w:r>
            <w:r w:rsidR="00E925BF">
              <w:rPr>
                <w:b/>
                <w:bCs/>
                <w:noProof/>
                <w:webHidden/>
              </w:rPr>
              <w:t>Error! Bookmark not defined.</w:t>
            </w:r>
            <w:r>
              <w:rPr>
                <w:noProof/>
                <w:webHidden/>
              </w:rPr>
              <w:fldChar w:fldCharType="end"/>
            </w:r>
          </w:hyperlink>
        </w:p>
        <w:p w14:paraId="0AA66286" w14:textId="6DF799B4" w:rsidR="00CB1AAD" w:rsidRDefault="00CB1AAD">
          <w:pPr>
            <w:pStyle w:val="TOC3"/>
            <w:tabs>
              <w:tab w:val="right" w:leader="dot" w:pos="9350"/>
            </w:tabs>
            <w:rPr>
              <w:rFonts w:eastAsiaTheme="minorEastAsia"/>
              <w:noProof/>
            </w:rPr>
          </w:pPr>
          <w:hyperlink w:anchor="_Toc158985062"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_Toc158985062 \h </w:instrText>
            </w:r>
            <w:r>
              <w:rPr>
                <w:noProof/>
                <w:webHidden/>
              </w:rPr>
              <w:fldChar w:fldCharType="separate"/>
            </w:r>
            <w:r w:rsidR="00E925BF">
              <w:rPr>
                <w:b/>
                <w:bCs/>
                <w:noProof/>
                <w:webHidden/>
              </w:rPr>
              <w:t>Error! Bookmark not defined.</w:t>
            </w:r>
            <w:r>
              <w:rPr>
                <w:noProof/>
                <w:webHidden/>
              </w:rPr>
              <w:fldChar w:fldCharType="end"/>
            </w:r>
          </w:hyperlink>
        </w:p>
        <w:p w14:paraId="2C1E52CC" w14:textId="02C325C6" w:rsidR="00CB1AAD" w:rsidRDefault="00CB1AAD">
          <w:pPr>
            <w:pStyle w:val="TOC2"/>
            <w:tabs>
              <w:tab w:val="right" w:leader="dot" w:pos="9350"/>
            </w:tabs>
            <w:rPr>
              <w:rFonts w:eastAsiaTheme="minorEastAsia"/>
              <w:noProof/>
            </w:rPr>
          </w:pPr>
          <w:hyperlink w:anchor="_Toc158985063" w:history="1">
            <w:r w:rsidRPr="00D6107B">
              <w:rPr>
                <w:rStyle w:val="Hyperlink"/>
                <w:noProof/>
              </w:rPr>
              <w:t>Chapter 20 Exercises</w:t>
            </w:r>
            <w:r>
              <w:rPr>
                <w:noProof/>
                <w:webHidden/>
              </w:rPr>
              <w:tab/>
            </w:r>
            <w:r>
              <w:rPr>
                <w:noProof/>
                <w:webHidden/>
              </w:rPr>
              <w:fldChar w:fldCharType="begin"/>
            </w:r>
            <w:r>
              <w:rPr>
                <w:noProof/>
                <w:webHidden/>
              </w:rPr>
              <w:instrText xml:space="preserve"> PAGEREF _Toc158985063 \h </w:instrText>
            </w:r>
            <w:r>
              <w:rPr>
                <w:noProof/>
                <w:webHidden/>
              </w:rPr>
              <w:fldChar w:fldCharType="separate"/>
            </w:r>
            <w:r w:rsidR="00E925BF">
              <w:rPr>
                <w:b/>
                <w:bCs/>
                <w:noProof/>
                <w:webHidden/>
              </w:rPr>
              <w:t>Error! Bookmark not defined.</w:t>
            </w:r>
            <w:r>
              <w:rPr>
                <w:noProof/>
                <w:webHidden/>
              </w:rPr>
              <w:fldChar w:fldCharType="end"/>
            </w:r>
          </w:hyperlink>
        </w:p>
        <w:p w14:paraId="225B24B8" w14:textId="1F317AF0" w:rsidR="00CB1AAD" w:rsidRDefault="00CB1AAD">
          <w:pPr>
            <w:pStyle w:val="TOC2"/>
            <w:tabs>
              <w:tab w:val="right" w:leader="dot" w:pos="9350"/>
            </w:tabs>
            <w:rPr>
              <w:rFonts w:eastAsiaTheme="minorEastAsia"/>
              <w:noProof/>
            </w:rPr>
          </w:pPr>
          <w:hyperlink w:anchor="_Toc158985064" w:history="1">
            <w:r w:rsidRPr="00D6107B">
              <w:rPr>
                <w:rStyle w:val="Hyperlink"/>
                <w:noProof/>
              </w:rPr>
              <w:t>Chapter 20 Vocabulary</w:t>
            </w:r>
            <w:r>
              <w:rPr>
                <w:noProof/>
                <w:webHidden/>
              </w:rPr>
              <w:tab/>
            </w:r>
            <w:r>
              <w:rPr>
                <w:noProof/>
                <w:webHidden/>
              </w:rPr>
              <w:fldChar w:fldCharType="begin"/>
            </w:r>
            <w:r>
              <w:rPr>
                <w:noProof/>
                <w:webHidden/>
              </w:rPr>
              <w:instrText xml:space="preserve"> PAGEREF _Toc158985064 \h </w:instrText>
            </w:r>
            <w:r>
              <w:rPr>
                <w:noProof/>
                <w:webHidden/>
              </w:rPr>
              <w:fldChar w:fldCharType="separate"/>
            </w:r>
            <w:r w:rsidR="00E925BF">
              <w:rPr>
                <w:b/>
                <w:bCs/>
                <w:noProof/>
                <w:webHidden/>
              </w:rPr>
              <w:t>Error! Bookmark not defined.</w:t>
            </w:r>
            <w:r>
              <w:rPr>
                <w:noProof/>
                <w:webHidden/>
              </w:rPr>
              <w:fldChar w:fldCharType="end"/>
            </w:r>
          </w:hyperlink>
        </w:p>
        <w:p w14:paraId="1D9C5AB2" w14:textId="109EF996" w:rsidR="00CB1AAD" w:rsidRDefault="00CB1AAD">
          <w:pPr>
            <w:pStyle w:val="TOC1"/>
            <w:tabs>
              <w:tab w:val="right" w:leader="dot" w:pos="9350"/>
            </w:tabs>
            <w:rPr>
              <w:rFonts w:eastAsiaTheme="minorEastAsia"/>
              <w:noProof/>
            </w:rPr>
          </w:pPr>
          <w:hyperlink w:anchor="_Toc158985065" w:history="1">
            <w:r w:rsidRPr="00D6107B">
              <w:rPr>
                <w:rStyle w:val="Hyperlink"/>
                <w:noProof/>
                <w14:scene3d>
                  <w14:camera w14:prst="orthographicFront"/>
                  <w14:lightRig w14:rig="threePt" w14:dir="t">
                    <w14:rot w14:lat="0" w14:lon="0" w14:rev="0"/>
                  </w14:lightRig>
                </w14:scene3d>
              </w:rPr>
              <w:t>Chapter 21</w:t>
            </w:r>
            <w:r w:rsidRPr="00D6107B">
              <w:rPr>
                <w:rStyle w:val="Hyperlink"/>
                <w:noProof/>
              </w:rPr>
              <w:t xml:space="preserve"> Adverb Clauses in the Subjunctive</w:t>
            </w:r>
            <w:r>
              <w:rPr>
                <w:noProof/>
                <w:webHidden/>
              </w:rPr>
              <w:tab/>
            </w:r>
            <w:r>
              <w:rPr>
                <w:noProof/>
                <w:webHidden/>
              </w:rPr>
              <w:fldChar w:fldCharType="begin"/>
            </w:r>
            <w:r>
              <w:rPr>
                <w:noProof/>
                <w:webHidden/>
              </w:rPr>
              <w:instrText xml:space="preserve"> PAGEREF _Toc158985065 \h </w:instrText>
            </w:r>
            <w:r>
              <w:rPr>
                <w:noProof/>
                <w:webHidden/>
              </w:rPr>
              <w:fldChar w:fldCharType="separate"/>
            </w:r>
            <w:r w:rsidR="00E925BF">
              <w:rPr>
                <w:b/>
                <w:bCs/>
                <w:noProof/>
                <w:webHidden/>
              </w:rPr>
              <w:t>Error! Bookmark not defined.</w:t>
            </w:r>
            <w:r>
              <w:rPr>
                <w:noProof/>
                <w:webHidden/>
              </w:rPr>
              <w:fldChar w:fldCharType="end"/>
            </w:r>
          </w:hyperlink>
        </w:p>
        <w:p w14:paraId="12502CD1" w14:textId="0046D2A4" w:rsidR="00CB1AAD" w:rsidRDefault="00CB1AAD">
          <w:pPr>
            <w:pStyle w:val="TOC3"/>
            <w:tabs>
              <w:tab w:val="right" w:leader="dot" w:pos="9350"/>
            </w:tabs>
            <w:rPr>
              <w:rFonts w:eastAsiaTheme="minorEastAsia"/>
              <w:noProof/>
            </w:rPr>
          </w:pPr>
          <w:hyperlink w:anchor="_Toc158985066" w:history="1">
            <w:r w:rsidRPr="00D6107B">
              <w:rPr>
                <w:rStyle w:val="Hyperlink"/>
                <w:noProof/>
              </w:rPr>
              <w:t>Principles of Grammar</w:t>
            </w:r>
            <w:r>
              <w:rPr>
                <w:noProof/>
                <w:webHidden/>
              </w:rPr>
              <w:tab/>
            </w:r>
            <w:r>
              <w:rPr>
                <w:noProof/>
                <w:webHidden/>
              </w:rPr>
              <w:fldChar w:fldCharType="begin"/>
            </w:r>
            <w:r>
              <w:rPr>
                <w:noProof/>
                <w:webHidden/>
              </w:rPr>
              <w:instrText xml:space="preserve"> PAGEREF _Toc158985066 \h </w:instrText>
            </w:r>
            <w:r>
              <w:rPr>
                <w:noProof/>
                <w:webHidden/>
              </w:rPr>
              <w:fldChar w:fldCharType="separate"/>
            </w:r>
            <w:r w:rsidR="00E925BF">
              <w:rPr>
                <w:b/>
                <w:bCs/>
                <w:noProof/>
                <w:webHidden/>
              </w:rPr>
              <w:t>Error! Bookmark not defined.</w:t>
            </w:r>
            <w:r>
              <w:rPr>
                <w:noProof/>
                <w:webHidden/>
              </w:rPr>
              <w:fldChar w:fldCharType="end"/>
            </w:r>
          </w:hyperlink>
        </w:p>
        <w:p w14:paraId="28D412B6" w14:textId="1FBD9D70" w:rsidR="00CB1AAD" w:rsidRDefault="00CB1AAD">
          <w:pPr>
            <w:pStyle w:val="TOC3"/>
            <w:tabs>
              <w:tab w:val="right" w:leader="dot" w:pos="9350"/>
            </w:tabs>
            <w:rPr>
              <w:rFonts w:eastAsiaTheme="minorEastAsia"/>
              <w:noProof/>
            </w:rPr>
          </w:pPr>
          <w:hyperlink w:anchor="_Toc158985067" w:history="1">
            <w:r w:rsidRPr="00D6107B">
              <w:rPr>
                <w:rStyle w:val="Hyperlink"/>
                <w:noProof/>
              </w:rPr>
              <w:t>Principles of Latin</w:t>
            </w:r>
            <w:r>
              <w:rPr>
                <w:noProof/>
                <w:webHidden/>
              </w:rPr>
              <w:tab/>
            </w:r>
            <w:r>
              <w:rPr>
                <w:noProof/>
                <w:webHidden/>
              </w:rPr>
              <w:fldChar w:fldCharType="begin"/>
            </w:r>
            <w:r>
              <w:rPr>
                <w:noProof/>
                <w:webHidden/>
              </w:rPr>
              <w:instrText xml:space="preserve"> PAGEREF _Toc158985067 \h </w:instrText>
            </w:r>
            <w:r>
              <w:rPr>
                <w:noProof/>
                <w:webHidden/>
              </w:rPr>
              <w:fldChar w:fldCharType="separate"/>
            </w:r>
            <w:r w:rsidR="00E925BF">
              <w:rPr>
                <w:b/>
                <w:bCs/>
                <w:noProof/>
                <w:webHidden/>
              </w:rPr>
              <w:t>Error! Bookmark not defined.</w:t>
            </w:r>
            <w:r>
              <w:rPr>
                <w:noProof/>
                <w:webHidden/>
              </w:rPr>
              <w:fldChar w:fldCharType="end"/>
            </w:r>
          </w:hyperlink>
        </w:p>
        <w:p w14:paraId="6ADEA037" w14:textId="0238FFBF" w:rsidR="00CB1AAD" w:rsidRDefault="00CB1AAD">
          <w:pPr>
            <w:pStyle w:val="TOC2"/>
            <w:tabs>
              <w:tab w:val="right" w:leader="dot" w:pos="9350"/>
            </w:tabs>
            <w:rPr>
              <w:rFonts w:eastAsiaTheme="minorEastAsia"/>
              <w:noProof/>
            </w:rPr>
          </w:pPr>
          <w:hyperlink w:anchor="_Toc158985068" w:history="1">
            <w:r w:rsidRPr="00D6107B">
              <w:rPr>
                <w:rStyle w:val="Hyperlink"/>
                <w:noProof/>
              </w:rPr>
              <w:t>Chapter 21 Exercises</w:t>
            </w:r>
            <w:r>
              <w:rPr>
                <w:noProof/>
                <w:webHidden/>
              </w:rPr>
              <w:tab/>
            </w:r>
            <w:r>
              <w:rPr>
                <w:noProof/>
                <w:webHidden/>
              </w:rPr>
              <w:fldChar w:fldCharType="begin"/>
            </w:r>
            <w:r>
              <w:rPr>
                <w:noProof/>
                <w:webHidden/>
              </w:rPr>
              <w:instrText xml:space="preserve"> PAGEREF _Toc158985068 \h </w:instrText>
            </w:r>
            <w:r>
              <w:rPr>
                <w:noProof/>
                <w:webHidden/>
              </w:rPr>
              <w:fldChar w:fldCharType="separate"/>
            </w:r>
            <w:r w:rsidR="00E925BF">
              <w:rPr>
                <w:b/>
                <w:bCs/>
                <w:noProof/>
                <w:webHidden/>
              </w:rPr>
              <w:t>Error! Bookmark not defined.</w:t>
            </w:r>
            <w:r>
              <w:rPr>
                <w:noProof/>
                <w:webHidden/>
              </w:rPr>
              <w:fldChar w:fldCharType="end"/>
            </w:r>
          </w:hyperlink>
        </w:p>
        <w:p w14:paraId="79B53E7C" w14:textId="496E28CF" w:rsidR="00CB1AAD" w:rsidRDefault="00CB1AAD">
          <w:pPr>
            <w:pStyle w:val="TOC2"/>
            <w:tabs>
              <w:tab w:val="right" w:leader="dot" w:pos="9350"/>
            </w:tabs>
            <w:rPr>
              <w:rFonts w:eastAsiaTheme="minorEastAsia"/>
              <w:noProof/>
            </w:rPr>
          </w:pPr>
          <w:hyperlink w:anchor="_Toc158985069" w:history="1">
            <w:r w:rsidRPr="00D6107B">
              <w:rPr>
                <w:rStyle w:val="Hyperlink"/>
                <w:noProof/>
                <w:lang w:val="en-CA"/>
              </w:rPr>
              <w:t>Chapter 21 Vocabulary</w:t>
            </w:r>
            <w:r>
              <w:rPr>
                <w:noProof/>
                <w:webHidden/>
              </w:rPr>
              <w:tab/>
            </w:r>
            <w:r>
              <w:rPr>
                <w:noProof/>
                <w:webHidden/>
              </w:rPr>
              <w:fldChar w:fldCharType="begin"/>
            </w:r>
            <w:r>
              <w:rPr>
                <w:noProof/>
                <w:webHidden/>
              </w:rPr>
              <w:instrText xml:space="preserve"> PAGEREF _Toc158985069 \h </w:instrText>
            </w:r>
            <w:r>
              <w:rPr>
                <w:noProof/>
                <w:webHidden/>
              </w:rPr>
              <w:fldChar w:fldCharType="separate"/>
            </w:r>
            <w:r w:rsidR="00E925BF">
              <w:rPr>
                <w:b/>
                <w:bCs/>
                <w:noProof/>
                <w:webHidden/>
              </w:rPr>
              <w:t>Error! Bookmark not defined.</w:t>
            </w:r>
            <w:r>
              <w:rPr>
                <w:noProof/>
                <w:webHidden/>
              </w:rPr>
              <w:fldChar w:fldCharType="end"/>
            </w:r>
          </w:hyperlink>
        </w:p>
        <w:p w14:paraId="392B1974" w14:textId="54DB7AF2" w:rsidR="00CB1AAD" w:rsidRDefault="00CB1AAD">
          <w:pPr>
            <w:pStyle w:val="TOC1"/>
            <w:tabs>
              <w:tab w:val="right" w:leader="dot" w:pos="9350"/>
            </w:tabs>
            <w:rPr>
              <w:rFonts w:eastAsiaTheme="minorEastAsia"/>
              <w:noProof/>
            </w:rPr>
          </w:pPr>
          <w:hyperlink w:anchor="_Toc158985070" w:history="1">
            <w:r w:rsidRPr="00D6107B">
              <w:rPr>
                <w:rStyle w:val="Hyperlink"/>
                <w:noProof/>
                <w14:scene3d>
                  <w14:camera w14:prst="orthographicFront"/>
                  <w14:lightRig w14:rig="threePt" w14:dir="t">
                    <w14:rot w14:lat="0" w14:lon="0" w14:rev="0"/>
                  </w14:lightRig>
                </w14:scene3d>
              </w:rPr>
              <w:t>Chapter 22</w:t>
            </w:r>
            <w:r w:rsidRPr="00D6107B">
              <w:rPr>
                <w:rStyle w:val="Hyperlink"/>
                <w:noProof/>
              </w:rPr>
              <w:t xml:space="preserve"> Noun Clauses in The subjunctive</w:t>
            </w:r>
            <w:r>
              <w:rPr>
                <w:noProof/>
                <w:webHidden/>
              </w:rPr>
              <w:tab/>
            </w:r>
            <w:r>
              <w:rPr>
                <w:noProof/>
                <w:webHidden/>
              </w:rPr>
              <w:fldChar w:fldCharType="begin"/>
            </w:r>
            <w:r>
              <w:rPr>
                <w:noProof/>
                <w:webHidden/>
              </w:rPr>
              <w:instrText xml:space="preserve"> PAGEREF _Toc158985070 \h </w:instrText>
            </w:r>
            <w:r>
              <w:rPr>
                <w:noProof/>
                <w:webHidden/>
              </w:rPr>
              <w:fldChar w:fldCharType="separate"/>
            </w:r>
            <w:r w:rsidR="00E925BF">
              <w:rPr>
                <w:b/>
                <w:bCs/>
                <w:noProof/>
                <w:webHidden/>
              </w:rPr>
              <w:t>Error! Bookmark not defined.</w:t>
            </w:r>
            <w:r>
              <w:rPr>
                <w:noProof/>
                <w:webHidden/>
              </w:rPr>
              <w:fldChar w:fldCharType="end"/>
            </w:r>
          </w:hyperlink>
        </w:p>
        <w:p w14:paraId="262A5829" w14:textId="29B635A1" w:rsidR="00CB1AAD" w:rsidRDefault="00CB1AAD">
          <w:r>
            <w:rPr>
              <w:b/>
              <w:bCs/>
              <w:noProof/>
            </w:rPr>
            <w:fldChar w:fldCharType="end"/>
          </w:r>
        </w:p>
      </w:sdtContent>
    </w:sdt>
    <w:p w14:paraId="2E97A263" w14:textId="77777777" w:rsidR="00923E69" w:rsidRDefault="00923E69" w:rsidP="00CD2394">
      <w:pPr>
        <w:keepLines/>
        <w:rPr>
          <w:rStyle w:val="Heading1Char"/>
        </w:rPr>
      </w:pPr>
    </w:p>
    <w:p w14:paraId="11FADAF7" w14:textId="4BFC7169" w:rsidR="0080170B" w:rsidRDefault="0080170B" w:rsidP="00CD2394">
      <w:pPr>
        <w:keepLines/>
        <w:rPr>
          <w:rStyle w:val="Heading1Char"/>
          <w:caps w:val="0"/>
        </w:rPr>
      </w:pPr>
      <w:r>
        <w:rPr>
          <w:rStyle w:val="Heading1Char"/>
        </w:rPr>
        <w:br w:type="page"/>
      </w:r>
    </w:p>
    <w:p w14:paraId="7208419B" w14:textId="0A6DD1E8" w:rsidR="00923E69" w:rsidRDefault="00923E69" w:rsidP="00F23CBA">
      <w:pPr>
        <w:pStyle w:val="Heading1"/>
        <w:numPr>
          <w:ilvl w:val="0"/>
          <w:numId w:val="0"/>
        </w:numPr>
        <w:rPr>
          <w:rStyle w:val="Heading1Char"/>
        </w:rPr>
      </w:pPr>
      <w:bookmarkStart w:id="0" w:name="_Toc158984936"/>
      <w:r>
        <w:rPr>
          <w:rStyle w:val="Heading1Char"/>
        </w:rPr>
        <w:lastRenderedPageBreak/>
        <w:t>Introduction and note to instructors</w:t>
      </w:r>
    </w:p>
    <w:p w14:paraId="0911FC7B" w14:textId="4A845572" w:rsidR="00923E69" w:rsidRPr="004F1037" w:rsidRDefault="00923E69" w:rsidP="00923E69">
      <w:pPr>
        <w:keepLines/>
      </w:pPr>
      <w:r>
        <w:t>This chapter explains the goals, trajectory, and foundational material for the textbook, and it is integral to the approach for students and instructors.</w:t>
      </w:r>
    </w:p>
    <w:p w14:paraId="120FA146" w14:textId="77777777" w:rsidR="00923E69" w:rsidRDefault="00923E69" w:rsidP="00923E69">
      <w:pPr>
        <w:pStyle w:val="NoSpacing"/>
        <w:keepLines/>
      </w:pPr>
      <w:bookmarkStart w:id="1" w:name="_Toc158984937"/>
      <w:r w:rsidRPr="00295EF4">
        <w:rPr>
          <w:rStyle w:val="Heading2Char"/>
        </w:rPr>
        <w:t>Purpose:</w:t>
      </w:r>
      <w:bookmarkEnd w:id="1"/>
      <w:r w:rsidRPr="00927D8E">
        <w:t xml:space="preserve"> </w:t>
      </w:r>
    </w:p>
    <w:p w14:paraId="7CAAC2CF" w14:textId="77777777" w:rsidR="00923E69" w:rsidRPr="00927D8E" w:rsidRDefault="00923E69" w:rsidP="00923E69">
      <w:pPr>
        <w:pStyle w:val="NoSpacing"/>
        <w:keepLines/>
      </w:pPr>
      <w:r w:rsidRPr="00927D8E">
        <w:t xml:space="preserve">This book is the result of a project to modernize the way Latin is presented in the classroom. </w:t>
      </w:r>
      <w:r>
        <w:t>Its mission</w:t>
      </w:r>
      <w:r w:rsidRPr="00927D8E">
        <w:t xml:space="preserve"> is to retain and rely upon the virtues of a grammar-based education model </w:t>
      </w:r>
      <w:r>
        <w:t xml:space="preserve">supplemented by </w:t>
      </w:r>
      <w:r w:rsidRPr="00927D8E">
        <w:t>the reading-based model and the stren</w:t>
      </w:r>
      <w:r>
        <w:t>gths of mod</w:t>
      </w:r>
      <w:r w:rsidRPr="00927D8E">
        <w:t xml:space="preserve">ern language textbooks. </w:t>
      </w:r>
      <w:r>
        <w:t>The book is thereby based on the following</w:t>
      </w:r>
      <w:r w:rsidRPr="00927D8E">
        <w:t xml:space="preserve"> basic principles:</w:t>
      </w:r>
    </w:p>
    <w:p w14:paraId="3E006ADF" w14:textId="77777777" w:rsidR="00923E69" w:rsidRPr="00B947B2" w:rsidRDefault="00923E69" w:rsidP="00923E69">
      <w:pPr>
        <w:pStyle w:val="NoSpacing"/>
        <w:keepLines/>
        <w:numPr>
          <w:ilvl w:val="0"/>
          <w:numId w:val="1"/>
        </w:numPr>
        <w:rPr>
          <w:rStyle w:val="IntenseEmphasis"/>
          <w:rFonts w:cstheme="minorHAnsi"/>
          <w:b w:val="0"/>
          <w:i w:val="0"/>
          <w:iCs w:val="0"/>
          <w:sz w:val="22"/>
        </w:rPr>
      </w:pPr>
      <w:r w:rsidRPr="006F6A49">
        <w:rPr>
          <w:rStyle w:val="IntenseEmphasis"/>
        </w:rPr>
        <w:t>Pattern recognition</w:t>
      </w:r>
      <w:r>
        <w:rPr>
          <w:rFonts w:cstheme="minorHAnsi"/>
        </w:rPr>
        <w:t>— A major strength of modern language textbooks is their acknowledgement that many students do not start the semester with a usable knowledge of grammar (English or Latin). The typical approach for ancient language instruction is to teach the grammatical labels and terms first. In this book the approach is different and more usefull for students. With each new concept, we do not focus on labels and technical terminology until the concept is introduced and reinforced. The primary focus is pattern recognition. Most students can identify the feeling of walking into a room, seeing certain characteristics and décor of that room, and then knowing what type of situation they are walking into (dorm, study group, basketball tournament watching party, etc.). The aim of this book is to help instructors and students teach the same recognition with Latin sentences: is this a transitive or intransitive sentence? Is this a sentence that requires a special verb? At the beginning the goal is pattern recognition at the expense of colloquial speech. Over time, students will learn the patterns of grammar and vocabulary, and therefore be able to read any sentence pattern with just a little vocabulary help. This inverts the old approach of building vocabulary and terminology first, which can prove frustrating for the instructor and student. The reward for pattern recognition pays off with the structure of each chapter.</w:t>
      </w:r>
    </w:p>
    <w:p w14:paraId="3110C79A" w14:textId="77777777" w:rsidR="00923E69" w:rsidRPr="00927D8E" w:rsidRDefault="00923E69" w:rsidP="00923E69">
      <w:pPr>
        <w:pStyle w:val="NoSpacing"/>
        <w:keepLines/>
        <w:numPr>
          <w:ilvl w:val="0"/>
          <w:numId w:val="1"/>
        </w:numPr>
        <w:rPr>
          <w:rFonts w:cstheme="minorHAnsi"/>
        </w:rPr>
      </w:pPr>
      <w:r w:rsidRPr="006F6A49">
        <w:rPr>
          <w:rStyle w:val="IntenseEmphasis"/>
        </w:rPr>
        <w:t>Anchoring</w:t>
      </w:r>
      <w:r>
        <w:rPr>
          <w:rFonts w:cstheme="minorHAnsi"/>
        </w:rPr>
        <w:t>— O</w:t>
      </w:r>
      <w:r w:rsidRPr="00927D8E">
        <w:rPr>
          <w:rFonts w:cstheme="minorHAnsi"/>
        </w:rPr>
        <w:t xml:space="preserve">ne of the biggest challenges in Latin is the flood of new material. Students are asked to learn a new syntax, new vocabulary, and a new structure all at once. </w:t>
      </w:r>
      <w:r>
        <w:rPr>
          <w:rFonts w:cstheme="minorHAnsi"/>
        </w:rPr>
        <w:t>The second major approach of this book is to</w:t>
      </w:r>
      <w:r w:rsidRPr="00927D8E">
        <w:rPr>
          <w:rFonts w:cstheme="minorHAnsi"/>
        </w:rPr>
        <w:t xml:space="preserve"> anchor students in what they know before moving on to new information. For that reason, some information will be presented in a</w:t>
      </w:r>
      <w:r>
        <w:rPr>
          <w:rFonts w:cstheme="minorHAnsi"/>
        </w:rPr>
        <w:t xml:space="preserve"> different order than</w:t>
      </w:r>
      <w:r w:rsidRPr="00927D8E">
        <w:rPr>
          <w:rFonts w:cstheme="minorHAnsi"/>
        </w:rPr>
        <w:t xml:space="preserve"> </w:t>
      </w:r>
      <w:r>
        <w:rPr>
          <w:rFonts w:cstheme="minorHAnsi"/>
        </w:rPr>
        <w:t>standard grammatical</w:t>
      </w:r>
      <w:r w:rsidRPr="00927D8E">
        <w:rPr>
          <w:rFonts w:cstheme="minorHAnsi"/>
        </w:rPr>
        <w:t xml:space="preserve"> textbooks. Core grammatical ideas like dependent clauses, passive voice, participles</w:t>
      </w:r>
      <w:r>
        <w:rPr>
          <w:rFonts w:cstheme="minorHAnsi"/>
        </w:rPr>
        <w:t>, and use of infinitives are</w:t>
      </w:r>
      <w:r w:rsidRPr="00927D8E">
        <w:rPr>
          <w:rFonts w:cstheme="minorHAnsi"/>
        </w:rPr>
        <w:t xml:space="preserve"> </w:t>
      </w:r>
      <w:r>
        <w:rPr>
          <w:rFonts w:cstheme="minorHAnsi"/>
        </w:rPr>
        <w:t>introduced</w:t>
      </w:r>
      <w:r w:rsidRPr="00927D8E">
        <w:rPr>
          <w:rFonts w:cstheme="minorHAnsi"/>
        </w:rPr>
        <w:t xml:space="preserve"> early so </w:t>
      </w:r>
      <w:r>
        <w:rPr>
          <w:rFonts w:cstheme="minorHAnsi"/>
        </w:rPr>
        <w:t xml:space="preserve">students will internalize fundamental grammatical principles, then they will have them as anchors </w:t>
      </w:r>
      <w:r w:rsidRPr="00927D8E">
        <w:rPr>
          <w:rFonts w:cstheme="minorHAnsi"/>
        </w:rPr>
        <w:t xml:space="preserve">for </w:t>
      </w:r>
      <w:r>
        <w:rPr>
          <w:rFonts w:cstheme="minorHAnsi"/>
        </w:rPr>
        <w:t>new</w:t>
      </w:r>
      <w:r w:rsidRPr="00927D8E">
        <w:rPr>
          <w:rFonts w:cstheme="minorHAnsi"/>
        </w:rPr>
        <w:t xml:space="preserve"> concepts</w:t>
      </w:r>
      <w:r>
        <w:rPr>
          <w:rFonts w:cstheme="minorHAnsi"/>
        </w:rPr>
        <w:t>. For example, the future tense, although similar in form to present and imperfect, is</w:t>
      </w:r>
      <w:r w:rsidRPr="00927D8E">
        <w:rPr>
          <w:rFonts w:cstheme="minorHAnsi"/>
        </w:rPr>
        <w:t xml:space="preserve"> introduced</w:t>
      </w:r>
      <w:r>
        <w:rPr>
          <w:rFonts w:cstheme="minorHAnsi"/>
        </w:rPr>
        <w:t xml:space="preserve"> much</w:t>
      </w:r>
      <w:r w:rsidRPr="00927D8E">
        <w:rPr>
          <w:rFonts w:cstheme="minorHAnsi"/>
        </w:rPr>
        <w:t xml:space="preserve"> later</w:t>
      </w:r>
      <w:r>
        <w:rPr>
          <w:rFonts w:cstheme="minorHAnsi"/>
        </w:rPr>
        <w:t xml:space="preserve"> than usual</w:t>
      </w:r>
      <w:r w:rsidRPr="00927D8E">
        <w:rPr>
          <w:rFonts w:cstheme="minorHAnsi"/>
        </w:rPr>
        <w:t xml:space="preserve">, since it </w:t>
      </w:r>
      <w:r>
        <w:rPr>
          <w:rFonts w:cstheme="minorHAnsi"/>
        </w:rPr>
        <w:t xml:space="preserve">is rare in most Latin texts and </w:t>
      </w:r>
      <w:r w:rsidRPr="00927D8E">
        <w:rPr>
          <w:rFonts w:cstheme="minorHAnsi"/>
        </w:rPr>
        <w:t>does not anchor any additional concepts.</w:t>
      </w:r>
    </w:p>
    <w:p w14:paraId="6BC62992" w14:textId="77777777" w:rsidR="00923E69" w:rsidRPr="001A4E0B" w:rsidRDefault="00923E69" w:rsidP="00923E69">
      <w:pPr>
        <w:pStyle w:val="NoSpacing"/>
        <w:keepLines/>
        <w:numPr>
          <w:ilvl w:val="0"/>
          <w:numId w:val="1"/>
        </w:numPr>
        <w:rPr>
          <w:rFonts w:cstheme="minorHAnsi"/>
        </w:rPr>
      </w:pPr>
      <w:r w:rsidRPr="006F6A49">
        <w:rPr>
          <w:rStyle w:val="IntenseEmphasis"/>
        </w:rPr>
        <w:t>Statistical and semantic approach to vocabulary</w:t>
      </w:r>
      <w:r>
        <w:rPr>
          <w:rFonts w:cstheme="minorHAnsi"/>
        </w:rPr>
        <w:t>—</w:t>
      </w:r>
      <w:r w:rsidRPr="001A4E0B">
        <w:rPr>
          <w:rFonts w:cstheme="minorHAnsi"/>
        </w:rPr>
        <w:t xml:space="preserve"> </w:t>
      </w:r>
      <w:r w:rsidRPr="00927D8E">
        <w:rPr>
          <w:rFonts w:cstheme="minorHAnsi"/>
        </w:rPr>
        <w:t xml:space="preserve">Only 30 of the 500 most common words in classical Latin are </w:t>
      </w:r>
      <w:r>
        <w:rPr>
          <w:rFonts w:cstheme="minorHAnsi"/>
        </w:rPr>
        <w:t>fir</w:t>
      </w:r>
      <w:r w:rsidRPr="00927D8E">
        <w:rPr>
          <w:rFonts w:cstheme="minorHAnsi"/>
        </w:rPr>
        <w:t>st declension nouns, and 48 are from the second declension. Conversely 87 are from the third. It does not make sense then to teach the first declension paradigm early on, when through the 3rd declension students can learn about noun gender, stem changes, and more common vocabulary. Similar distinctions can be found in the verb conjugations: 1st conjugation is just not common enough to be introduced first. This book introduced the first 3 declensions and first 2 conjugations together. Although fourth and fifth declensions are not introduced until the second semester, all conjugations are rapidly introduced. This book also groups particular families of vocabulary terms (earth/land terms; government; household; etc), in a way similar to what most modern language books use.</w:t>
      </w:r>
    </w:p>
    <w:p w14:paraId="2C35C2F2" w14:textId="78AE4B8B" w:rsidR="00923E69" w:rsidRDefault="00923E69" w:rsidP="00923E69">
      <w:pPr>
        <w:pStyle w:val="NoSpacing"/>
        <w:keepLines/>
        <w:numPr>
          <w:ilvl w:val="0"/>
          <w:numId w:val="1"/>
        </w:numPr>
        <w:rPr>
          <w:rFonts w:cstheme="minorHAnsi"/>
        </w:rPr>
      </w:pPr>
      <w:r w:rsidRPr="006F6A49">
        <w:rPr>
          <w:rStyle w:val="IntenseEmphasis"/>
        </w:rPr>
        <w:lastRenderedPageBreak/>
        <w:t>Statistical approach to grammar</w:t>
      </w:r>
      <w:r>
        <w:rPr>
          <w:rFonts w:cstheme="minorHAnsi"/>
        </w:rPr>
        <w:t xml:space="preserve">— </w:t>
      </w:r>
      <w:r w:rsidRPr="00927D8E">
        <w:rPr>
          <w:rFonts w:cstheme="minorHAnsi"/>
        </w:rPr>
        <w:t>Cases are introduced in order of importance</w:t>
      </w:r>
      <w:r>
        <w:rPr>
          <w:rFonts w:cstheme="minorHAnsi"/>
        </w:rPr>
        <w:t>, and importance equates to frequency. Many grammatical ideas will be delayed or omitted if they are not statistically relevant.</w:t>
      </w:r>
      <w:r w:rsidRPr="00927D8E">
        <w:rPr>
          <w:rFonts w:cstheme="minorHAnsi"/>
        </w:rPr>
        <w:t xml:space="preserve"> This allows the case use to become an anchor before the paradigm is memorized. Similar approaches are n with verbs and adjectives.</w:t>
      </w:r>
    </w:p>
    <w:p w14:paraId="5030A0E0" w14:textId="2EE33420" w:rsidR="004D5A83" w:rsidRPr="00B947B2" w:rsidRDefault="004D5A83" w:rsidP="00923E69">
      <w:pPr>
        <w:pStyle w:val="NoSpacing"/>
        <w:keepLines/>
        <w:numPr>
          <w:ilvl w:val="0"/>
          <w:numId w:val="1"/>
        </w:numPr>
        <w:rPr>
          <w:rFonts w:cstheme="minorHAnsi"/>
        </w:rPr>
      </w:pPr>
      <w:r>
        <w:rPr>
          <w:rStyle w:val="IntenseEmphasis"/>
        </w:rPr>
        <w:t>Sentences and stories—</w:t>
      </w:r>
      <w:r>
        <w:rPr>
          <w:rStyle w:val="IntenseEmphasis"/>
          <w:b w:val="0"/>
          <w:bCs/>
          <w:i w:val="0"/>
          <w:iCs w:val="0"/>
        </w:rPr>
        <w:t xml:space="preserve"> </w:t>
      </w:r>
      <w:r w:rsidRPr="004D5A83">
        <w:rPr>
          <w:rStyle w:val="IntenseEmphasis"/>
          <w:b w:val="0"/>
          <w:bCs/>
          <w:i w:val="0"/>
          <w:iCs w:val="0"/>
          <w:sz w:val="22"/>
          <w:szCs w:val="21"/>
        </w:rPr>
        <w:t>Some of the</w:t>
      </w:r>
      <w:r>
        <w:rPr>
          <w:rStyle w:val="IntenseEmphasis"/>
          <w:b w:val="0"/>
          <w:bCs/>
          <w:i w:val="0"/>
          <w:iCs w:val="0"/>
          <w:sz w:val="22"/>
          <w:szCs w:val="21"/>
        </w:rPr>
        <w:t xml:space="preserve"> practice</w:t>
      </w:r>
      <w:r w:rsidRPr="004D5A83">
        <w:rPr>
          <w:rStyle w:val="IntenseEmphasis"/>
          <w:b w:val="0"/>
          <w:bCs/>
          <w:i w:val="0"/>
          <w:iCs w:val="0"/>
          <w:sz w:val="22"/>
          <w:szCs w:val="21"/>
        </w:rPr>
        <w:t xml:space="preserve"> sentences, especially in the </w:t>
      </w:r>
      <w:r>
        <w:rPr>
          <w:rStyle w:val="IntenseEmphasis"/>
          <w:b w:val="0"/>
          <w:bCs/>
          <w:i w:val="0"/>
          <w:iCs w:val="0"/>
          <w:sz w:val="22"/>
          <w:szCs w:val="21"/>
        </w:rPr>
        <w:t xml:space="preserve">first few chapters and in chapter exercises, are unrelated and designed to help introduce grammatical points. After chapter 3, short passages adapted from Latin texts or stories will reinforce previous concepts and </w:t>
      </w:r>
      <w:r w:rsidR="00F23CBA">
        <w:rPr>
          <w:rStyle w:val="IntenseEmphasis"/>
          <w:b w:val="0"/>
          <w:bCs/>
          <w:i w:val="0"/>
          <w:iCs w:val="0"/>
          <w:sz w:val="22"/>
          <w:szCs w:val="21"/>
        </w:rPr>
        <w:t>anticipate future ones.</w:t>
      </w:r>
    </w:p>
    <w:p w14:paraId="4CC3E1B2" w14:textId="35BD70AA" w:rsidR="00334E33" w:rsidRPr="00334E33" w:rsidRDefault="00923E69" w:rsidP="00334E33">
      <w:pPr>
        <w:pStyle w:val="NoSpacing"/>
        <w:keepLines/>
        <w:numPr>
          <w:ilvl w:val="0"/>
          <w:numId w:val="1"/>
        </w:numPr>
        <w:rPr>
          <w:rStyle w:val="Heading1Char"/>
          <w:rFonts w:asciiTheme="minorHAnsi" w:eastAsiaTheme="minorHAnsi" w:hAnsiTheme="minorHAnsi" w:cstheme="minorHAnsi"/>
          <w:caps w:val="0"/>
          <w:color w:val="auto"/>
          <w:sz w:val="22"/>
          <w:szCs w:val="22"/>
        </w:rPr>
      </w:pPr>
      <w:r w:rsidRPr="00927D8E">
        <w:rPr>
          <w:rFonts w:cstheme="minorHAnsi"/>
        </w:rPr>
        <w:t>This book is written with the idea that although many students do not plan to become classics majors, all students do need a more nuanced approach to grammar, vocabulary, and communication in general.</w:t>
      </w:r>
      <w:r>
        <w:rPr>
          <w:rFonts w:cstheme="minorHAnsi"/>
        </w:rPr>
        <w:t xml:space="preserve"> Significant literary, cultural, and historical information is therefore put aside or placed in an appendix so the student can focus on the primary goal of pattern recognition and language development. In classroom testing, chapters 1-10 are introduced in the first semester, chapters 11-19 in the second, and chapters 20 through the end are included for a possible third semester.</w:t>
      </w:r>
      <w:r>
        <w:rPr>
          <w:rFonts w:cstheme="minorHAnsi"/>
        </w:rPr>
        <w:br/>
      </w:r>
      <w:bookmarkStart w:id="2" w:name="_Toc158984938"/>
    </w:p>
    <w:p w14:paraId="6993A63C" w14:textId="354C5775" w:rsidR="00923E69" w:rsidRPr="003C1FA0" w:rsidRDefault="00923E69" w:rsidP="00923E69">
      <w:pPr>
        <w:pStyle w:val="SectionandVocabheader"/>
      </w:pPr>
      <w:r w:rsidRPr="003C1FA0">
        <w:rPr>
          <w:rStyle w:val="Heading1Char"/>
          <w:caps w:val="0"/>
          <w:color w:val="404040" w:themeColor="text1" w:themeTint="BF"/>
          <w:sz w:val="26"/>
          <w:szCs w:val="26"/>
        </w:rPr>
        <w:t>About Latin</w:t>
      </w:r>
      <w:bookmarkEnd w:id="2"/>
    </w:p>
    <w:p w14:paraId="605D2BC7" w14:textId="77777777" w:rsidR="00923E69" w:rsidRPr="00927D8E" w:rsidRDefault="00923E69" w:rsidP="00923E69">
      <w:pPr>
        <w:pStyle w:val="NoSpacing"/>
        <w:keepLines/>
        <w:rPr>
          <w:rFonts w:cstheme="minorHAnsi"/>
        </w:rPr>
      </w:pPr>
      <w:r>
        <w:rPr>
          <w:rFonts w:cstheme="minorHAnsi"/>
        </w:rPr>
        <w:t xml:space="preserve">Learning Latin is like learning to restore an old car that’s sitting in your garage. Although you may never use it daily, the lessons you learn will help you with future repairs and improvements that are more urgent. If you learn about the ancestors of our ancestors’ culture by </w:t>
      </w:r>
      <w:r w:rsidRPr="00927D8E">
        <w:rPr>
          <w:rFonts w:cstheme="minorHAnsi"/>
        </w:rPr>
        <w:t>understanding it, tinkering with it, and exploring</w:t>
      </w:r>
      <w:r>
        <w:rPr>
          <w:rFonts w:cstheme="minorHAnsi"/>
        </w:rPr>
        <w:t>,</w:t>
      </w:r>
      <w:r w:rsidRPr="00927D8E">
        <w:rPr>
          <w:rFonts w:cstheme="minorHAnsi"/>
        </w:rPr>
        <w:t xml:space="preserve"> it will make </w:t>
      </w:r>
      <w:r>
        <w:rPr>
          <w:rFonts w:cstheme="minorHAnsi"/>
        </w:rPr>
        <w:t xml:space="preserve">other </w:t>
      </w:r>
      <w:r w:rsidRPr="00927D8E">
        <w:rPr>
          <w:rFonts w:cstheme="minorHAnsi"/>
        </w:rPr>
        <w:t>language</w:t>
      </w:r>
      <w:r>
        <w:rPr>
          <w:rFonts w:cstheme="minorHAnsi"/>
        </w:rPr>
        <w:t>s</w:t>
      </w:r>
      <w:r w:rsidRPr="00927D8E">
        <w:rPr>
          <w:rFonts w:cstheme="minorHAnsi"/>
        </w:rPr>
        <w:t>, communication</w:t>
      </w:r>
      <w:r>
        <w:rPr>
          <w:rFonts w:cstheme="minorHAnsi"/>
        </w:rPr>
        <w:t xml:space="preserve"> in general, cultural interaction</w:t>
      </w:r>
      <w:r w:rsidRPr="00927D8E">
        <w:rPr>
          <w:rFonts w:cstheme="minorHAnsi"/>
        </w:rPr>
        <w:t>, and history come alive in new ways.</w:t>
      </w:r>
    </w:p>
    <w:p w14:paraId="71656547" w14:textId="77777777" w:rsidR="00923E69" w:rsidRDefault="00923E69" w:rsidP="00923E69">
      <w:pPr>
        <w:pStyle w:val="NoSpacing"/>
        <w:keepLines/>
        <w:rPr>
          <w:rFonts w:cstheme="minorHAnsi"/>
          <w:smallCaps/>
        </w:rPr>
      </w:pPr>
    </w:p>
    <w:p w14:paraId="24BE636D" w14:textId="4AF2F650" w:rsidR="00334E33" w:rsidRDefault="009107D1">
      <w:pPr>
        <w:pStyle w:val="Heading1"/>
        <w:numPr>
          <w:ilvl w:val="0"/>
          <w:numId w:val="94"/>
        </w:numPr>
      </w:pPr>
      <w:r>
        <w:t>Pronunciation</w:t>
      </w:r>
      <w:r w:rsidR="00334E33">
        <w:t xml:space="preserve"> and Fundamental Grammar</w:t>
      </w:r>
    </w:p>
    <w:p w14:paraId="59EB5BE3" w14:textId="68962E58" w:rsidR="00923E69" w:rsidRPr="00197BCF" w:rsidRDefault="00923E69" w:rsidP="00923E69">
      <w:pPr>
        <w:pStyle w:val="Heading2"/>
      </w:pPr>
      <w:bookmarkStart w:id="3" w:name="_Toc158984939"/>
      <w:r w:rsidRPr="00197BCF">
        <w:t xml:space="preserve">The </w:t>
      </w:r>
      <w:r w:rsidR="009107D1">
        <w:t>b</w:t>
      </w:r>
      <w:r w:rsidRPr="00197BCF">
        <w:t>asics of pronunciation</w:t>
      </w:r>
      <w:bookmarkEnd w:id="3"/>
    </w:p>
    <w:p w14:paraId="3531007D" w14:textId="77777777" w:rsidR="00923E69" w:rsidRPr="00927D8E" w:rsidRDefault="00923E69" w:rsidP="00923E69">
      <w:pPr>
        <w:pStyle w:val="NoSpacing"/>
        <w:keepLines/>
        <w:rPr>
          <w:rFonts w:cstheme="minorHAnsi"/>
        </w:rPr>
      </w:pPr>
      <w:r w:rsidRPr="00927D8E">
        <w:rPr>
          <w:rFonts w:cstheme="minorHAnsi"/>
        </w:rPr>
        <w:t>Languages and alphabets are not the same thing. An alphabet represents a language, but one alphabet can represent different languages</w:t>
      </w:r>
      <w:r>
        <w:rPr>
          <w:rFonts w:cstheme="minorHAnsi"/>
        </w:rPr>
        <w:t xml:space="preserve"> (French and English)</w:t>
      </w:r>
      <w:r w:rsidRPr="00927D8E">
        <w:rPr>
          <w:rFonts w:cstheme="minorHAnsi"/>
        </w:rPr>
        <w:t>, or one language can even have different alphabets</w:t>
      </w:r>
      <w:r>
        <w:rPr>
          <w:rFonts w:cstheme="minorHAnsi"/>
        </w:rPr>
        <w:t xml:space="preserve"> (Cantonese and Mandarin)</w:t>
      </w:r>
      <w:r w:rsidRPr="00927D8E">
        <w:rPr>
          <w:rFonts w:cstheme="minorHAnsi"/>
        </w:rPr>
        <w:t>. The alphabet that we use in English is called the Latin alphabet, because it is (almost) the same as the alphabet the Romans used. There are only a few minor differences</w:t>
      </w:r>
      <w:r>
        <w:rPr>
          <w:rFonts w:cstheme="minorHAnsi"/>
        </w:rPr>
        <w:t>:</w:t>
      </w:r>
    </w:p>
    <w:p w14:paraId="33EC79E7" w14:textId="77777777" w:rsidR="00923E69" w:rsidRPr="00927D8E" w:rsidRDefault="00923E69" w:rsidP="00923E69">
      <w:pPr>
        <w:pStyle w:val="NoSpacing"/>
        <w:keepLines/>
        <w:numPr>
          <w:ilvl w:val="0"/>
          <w:numId w:val="2"/>
        </w:numPr>
        <w:rPr>
          <w:rFonts w:cstheme="minorHAnsi"/>
        </w:rPr>
      </w:pPr>
      <w:r w:rsidRPr="00927D8E">
        <w:rPr>
          <w:rFonts w:cstheme="minorHAnsi"/>
        </w:rPr>
        <w:t xml:space="preserve">The Romans did not have a </w:t>
      </w:r>
      <w:r>
        <w:rPr>
          <w:rFonts w:cstheme="minorHAnsi"/>
        </w:rPr>
        <w:t>‘</w:t>
      </w:r>
      <w:r w:rsidRPr="00927D8E">
        <w:rPr>
          <w:rFonts w:cstheme="minorHAnsi"/>
        </w:rPr>
        <w:t>J</w:t>
      </w:r>
      <w:r>
        <w:rPr>
          <w:rFonts w:cstheme="minorHAnsi"/>
        </w:rPr>
        <w:t>’</w:t>
      </w:r>
      <w:r w:rsidRPr="00927D8E">
        <w:rPr>
          <w:rFonts w:cstheme="minorHAnsi"/>
        </w:rPr>
        <w:t xml:space="preserve"> in their alphabet. They had an </w:t>
      </w:r>
      <w:r>
        <w:rPr>
          <w:rFonts w:cstheme="minorHAnsi"/>
        </w:rPr>
        <w:t>‘</w:t>
      </w:r>
      <w:r w:rsidRPr="00927D8E">
        <w:rPr>
          <w:rFonts w:cstheme="minorHAnsi"/>
        </w:rPr>
        <w:t>I</w:t>
      </w:r>
      <w:r>
        <w:rPr>
          <w:rFonts w:cstheme="minorHAnsi"/>
        </w:rPr>
        <w:t>’</w:t>
      </w:r>
      <w:r w:rsidRPr="00927D8E">
        <w:rPr>
          <w:rFonts w:cstheme="minorHAnsi"/>
        </w:rPr>
        <w:t xml:space="preserve"> that sometimes worked as a vowel, sometimes as a consonant. The </w:t>
      </w:r>
      <w:r>
        <w:rPr>
          <w:rFonts w:cstheme="minorHAnsi"/>
        </w:rPr>
        <w:t>‘</w:t>
      </w:r>
      <w:r w:rsidRPr="00927D8E">
        <w:rPr>
          <w:rFonts w:cstheme="minorHAnsi"/>
        </w:rPr>
        <w:t>I</w:t>
      </w:r>
      <w:r>
        <w:rPr>
          <w:rFonts w:cstheme="minorHAnsi"/>
        </w:rPr>
        <w:t>’</w:t>
      </w:r>
      <w:r w:rsidRPr="00927D8E">
        <w:rPr>
          <w:rFonts w:cstheme="minorHAnsi"/>
        </w:rPr>
        <w:t xml:space="preserve"> that worked as a consonant became a </w:t>
      </w:r>
      <w:r>
        <w:rPr>
          <w:rFonts w:cstheme="minorHAnsi"/>
        </w:rPr>
        <w:t>‘</w:t>
      </w:r>
      <w:r w:rsidRPr="00927D8E">
        <w:rPr>
          <w:rFonts w:cstheme="minorHAnsi"/>
        </w:rPr>
        <w:t>J</w:t>
      </w:r>
      <w:r>
        <w:rPr>
          <w:rFonts w:cstheme="minorHAnsi"/>
        </w:rPr>
        <w:t>’</w:t>
      </w:r>
      <w:r w:rsidRPr="00927D8E">
        <w:rPr>
          <w:rFonts w:cstheme="minorHAnsi"/>
        </w:rPr>
        <w:t>. In ancient Latin, it was</w:t>
      </w:r>
      <w:r>
        <w:rPr>
          <w:rFonts w:cstheme="minorHAnsi"/>
        </w:rPr>
        <w:t xml:space="preserve"> pronounced like the Y in “yes.” Remembering the difference in your vocabulary can be difficult, but practice and common sense will help. For example, in the Latin word </w:t>
      </w:r>
      <w:r>
        <w:rPr>
          <w:rFonts w:cstheme="minorHAnsi"/>
          <w:i/>
        </w:rPr>
        <w:t>iudex</w:t>
      </w:r>
      <w:r>
        <w:rPr>
          <w:rFonts w:cstheme="minorHAnsi"/>
        </w:rPr>
        <w:t xml:space="preserve">, which means </w:t>
      </w:r>
      <w:r>
        <w:rPr>
          <w:rFonts w:cstheme="minorHAnsi"/>
          <w:i/>
        </w:rPr>
        <w:t>judge</w:t>
      </w:r>
      <w:r>
        <w:rPr>
          <w:rFonts w:cstheme="minorHAnsi"/>
        </w:rPr>
        <w:t xml:space="preserve">, the ‘i’ is a consonant (hence the ‘j’ in judge). It would be pronounced </w:t>
      </w:r>
      <w:r>
        <w:rPr>
          <w:rFonts w:cstheme="minorHAnsi"/>
          <w:i/>
        </w:rPr>
        <w:t>you-dex</w:t>
      </w:r>
      <w:r>
        <w:rPr>
          <w:rFonts w:cstheme="minorHAnsi"/>
        </w:rPr>
        <w:t xml:space="preserve">, whereas </w:t>
      </w:r>
      <w:r>
        <w:rPr>
          <w:rFonts w:cstheme="minorHAnsi"/>
          <w:i/>
        </w:rPr>
        <w:t>insula</w:t>
      </w:r>
      <w:r>
        <w:rPr>
          <w:rFonts w:cstheme="minorHAnsi"/>
        </w:rPr>
        <w:t xml:space="preserve"> (whence the English word </w:t>
      </w:r>
      <w:r>
        <w:rPr>
          <w:rFonts w:cstheme="minorHAnsi"/>
          <w:i/>
        </w:rPr>
        <w:t>peninsula</w:t>
      </w:r>
      <w:r>
        <w:rPr>
          <w:rFonts w:cstheme="minorHAnsi"/>
        </w:rPr>
        <w:t xml:space="preserve">) is pronounced </w:t>
      </w:r>
      <w:r>
        <w:rPr>
          <w:rFonts w:cstheme="minorHAnsi"/>
          <w:i/>
        </w:rPr>
        <w:t>in-sū-la</w:t>
      </w:r>
      <w:r>
        <w:rPr>
          <w:rFonts w:cstheme="minorHAnsi"/>
        </w:rPr>
        <w:t>.</w:t>
      </w:r>
    </w:p>
    <w:p w14:paraId="120D5921" w14:textId="6EDA5A06" w:rsidR="00923E69" w:rsidRPr="00927D8E" w:rsidRDefault="00923E69" w:rsidP="00923E69">
      <w:pPr>
        <w:pStyle w:val="NoSpacing"/>
        <w:keepLines/>
        <w:numPr>
          <w:ilvl w:val="0"/>
          <w:numId w:val="2"/>
        </w:numPr>
        <w:rPr>
          <w:rFonts w:cstheme="minorHAnsi"/>
        </w:rPr>
      </w:pPr>
      <w:r w:rsidRPr="00927D8E">
        <w:rPr>
          <w:rFonts w:cstheme="minorHAnsi"/>
        </w:rPr>
        <w:t xml:space="preserve">The Romans did not have a </w:t>
      </w:r>
      <w:r>
        <w:rPr>
          <w:rFonts w:cstheme="minorHAnsi"/>
        </w:rPr>
        <w:t>‘</w:t>
      </w:r>
      <w:r w:rsidRPr="00927D8E">
        <w:rPr>
          <w:rFonts w:cstheme="minorHAnsi"/>
        </w:rPr>
        <w:t>W</w:t>
      </w:r>
      <w:r>
        <w:rPr>
          <w:rFonts w:cstheme="minorHAnsi"/>
        </w:rPr>
        <w:t>’</w:t>
      </w:r>
      <w:r w:rsidRPr="00927D8E">
        <w:rPr>
          <w:rFonts w:cstheme="minorHAnsi"/>
        </w:rPr>
        <w:t xml:space="preserve">. At different points in history, the </w:t>
      </w:r>
      <w:r>
        <w:rPr>
          <w:rFonts w:cstheme="minorHAnsi"/>
        </w:rPr>
        <w:t>‘</w:t>
      </w:r>
      <w:r w:rsidRPr="00927D8E">
        <w:rPr>
          <w:rFonts w:cstheme="minorHAnsi"/>
        </w:rPr>
        <w:t>U</w:t>
      </w:r>
      <w:r>
        <w:rPr>
          <w:rFonts w:cstheme="minorHAnsi"/>
        </w:rPr>
        <w:t>’</w:t>
      </w:r>
      <w:r w:rsidRPr="00927D8E">
        <w:rPr>
          <w:rFonts w:cstheme="minorHAnsi"/>
        </w:rPr>
        <w:t xml:space="preserve"> and the </w:t>
      </w:r>
      <w:r>
        <w:rPr>
          <w:rFonts w:cstheme="minorHAnsi"/>
        </w:rPr>
        <w:t>‘</w:t>
      </w:r>
      <w:r w:rsidRPr="00927D8E">
        <w:rPr>
          <w:rFonts w:cstheme="minorHAnsi"/>
        </w:rPr>
        <w:t>V</w:t>
      </w:r>
      <w:r>
        <w:rPr>
          <w:rFonts w:cstheme="minorHAnsi"/>
        </w:rPr>
        <w:t>’</w:t>
      </w:r>
      <w:r w:rsidRPr="00927D8E">
        <w:rPr>
          <w:rFonts w:cstheme="minorHAnsi"/>
        </w:rPr>
        <w:t xml:space="preserve"> were written as the same letter. The </w:t>
      </w:r>
      <w:r>
        <w:rPr>
          <w:rFonts w:cstheme="minorHAnsi"/>
        </w:rPr>
        <w:t>‘</w:t>
      </w:r>
      <w:r w:rsidRPr="00927D8E">
        <w:rPr>
          <w:rFonts w:cstheme="minorHAnsi"/>
        </w:rPr>
        <w:t>U</w:t>
      </w:r>
      <w:r>
        <w:rPr>
          <w:rFonts w:cstheme="minorHAnsi"/>
        </w:rPr>
        <w:t>’</w:t>
      </w:r>
      <w:r w:rsidRPr="00927D8E">
        <w:rPr>
          <w:rFonts w:cstheme="minorHAnsi"/>
        </w:rPr>
        <w:t xml:space="preserve"> and </w:t>
      </w:r>
      <w:r>
        <w:rPr>
          <w:rFonts w:cstheme="minorHAnsi"/>
        </w:rPr>
        <w:t>‘</w:t>
      </w:r>
      <w:r w:rsidRPr="00927D8E">
        <w:rPr>
          <w:rFonts w:cstheme="minorHAnsi"/>
        </w:rPr>
        <w:t>V</w:t>
      </w:r>
      <w:r>
        <w:rPr>
          <w:rFonts w:cstheme="minorHAnsi"/>
        </w:rPr>
        <w:t>’</w:t>
      </w:r>
      <w:r w:rsidRPr="00927D8E">
        <w:rPr>
          <w:rFonts w:cstheme="minorHAnsi"/>
        </w:rPr>
        <w:t xml:space="preserve"> could be pronounced like either the </w:t>
      </w:r>
      <w:r>
        <w:rPr>
          <w:rFonts w:cstheme="minorHAnsi"/>
        </w:rPr>
        <w:t>‘</w:t>
      </w:r>
      <w:r w:rsidRPr="00927D8E">
        <w:rPr>
          <w:rFonts w:cstheme="minorHAnsi"/>
        </w:rPr>
        <w:t>U</w:t>
      </w:r>
      <w:r>
        <w:rPr>
          <w:rFonts w:cstheme="minorHAnsi"/>
        </w:rPr>
        <w:t>’</w:t>
      </w:r>
      <w:r w:rsidRPr="00927D8E">
        <w:rPr>
          <w:rFonts w:cstheme="minorHAnsi"/>
        </w:rPr>
        <w:t xml:space="preserve"> in “campus” (which is actually a Latin word) or like the </w:t>
      </w:r>
      <w:r>
        <w:rPr>
          <w:rFonts w:cstheme="minorHAnsi"/>
        </w:rPr>
        <w:t>‘</w:t>
      </w:r>
      <w:r w:rsidRPr="00927D8E">
        <w:rPr>
          <w:rFonts w:cstheme="minorHAnsi"/>
        </w:rPr>
        <w:t>W</w:t>
      </w:r>
      <w:r>
        <w:rPr>
          <w:rFonts w:cstheme="minorHAnsi"/>
        </w:rPr>
        <w:t>’</w:t>
      </w:r>
      <w:r w:rsidRPr="00927D8E">
        <w:rPr>
          <w:rFonts w:cstheme="minorHAnsi"/>
        </w:rPr>
        <w:t xml:space="preserve"> in “wind.” </w:t>
      </w:r>
    </w:p>
    <w:p w14:paraId="25210209" w14:textId="242228B7" w:rsidR="00923E69" w:rsidRPr="00927D8E" w:rsidRDefault="00923E69" w:rsidP="00923E69">
      <w:pPr>
        <w:pStyle w:val="NoSpacing"/>
        <w:keepLines/>
        <w:numPr>
          <w:ilvl w:val="0"/>
          <w:numId w:val="2"/>
        </w:numPr>
        <w:rPr>
          <w:rFonts w:cstheme="minorHAnsi"/>
        </w:rPr>
      </w:pPr>
      <w:r w:rsidRPr="00927D8E">
        <w:rPr>
          <w:rFonts w:cstheme="minorHAnsi"/>
        </w:rPr>
        <w:t xml:space="preserve">In Classical Latin, the letters </w:t>
      </w:r>
      <w:r>
        <w:rPr>
          <w:rFonts w:cstheme="minorHAnsi"/>
        </w:rPr>
        <w:t>‘</w:t>
      </w:r>
      <w:r w:rsidRPr="00927D8E">
        <w:rPr>
          <w:rFonts w:cstheme="minorHAnsi"/>
        </w:rPr>
        <w:t>C</w:t>
      </w:r>
      <w:r>
        <w:rPr>
          <w:rFonts w:cstheme="minorHAnsi"/>
        </w:rPr>
        <w:t>’</w:t>
      </w:r>
      <w:r w:rsidRPr="00927D8E">
        <w:rPr>
          <w:rFonts w:cstheme="minorHAnsi"/>
        </w:rPr>
        <w:t xml:space="preserve"> and </w:t>
      </w:r>
      <w:r>
        <w:rPr>
          <w:rFonts w:cstheme="minorHAnsi"/>
        </w:rPr>
        <w:t>‘</w:t>
      </w:r>
      <w:r w:rsidRPr="00927D8E">
        <w:rPr>
          <w:rFonts w:cstheme="minorHAnsi"/>
        </w:rPr>
        <w:t>G</w:t>
      </w:r>
      <w:r>
        <w:rPr>
          <w:rFonts w:cstheme="minorHAnsi"/>
        </w:rPr>
        <w:t>’</w:t>
      </w:r>
      <w:r w:rsidRPr="00927D8E">
        <w:rPr>
          <w:rFonts w:cstheme="minorHAnsi"/>
        </w:rPr>
        <w:t xml:space="preserve"> were always hard. </w:t>
      </w:r>
      <w:r>
        <w:rPr>
          <w:rFonts w:cstheme="minorHAnsi"/>
        </w:rPr>
        <w:t>‘</w:t>
      </w:r>
      <w:r w:rsidRPr="00927D8E">
        <w:rPr>
          <w:rFonts w:cstheme="minorHAnsi"/>
        </w:rPr>
        <w:t>C</w:t>
      </w:r>
      <w:r>
        <w:rPr>
          <w:rFonts w:cstheme="minorHAnsi"/>
        </w:rPr>
        <w:t>’</w:t>
      </w:r>
      <w:r w:rsidRPr="00927D8E">
        <w:rPr>
          <w:rFonts w:cstheme="minorHAnsi"/>
        </w:rPr>
        <w:t xml:space="preserve"> was pronounced like the </w:t>
      </w:r>
      <w:r>
        <w:rPr>
          <w:rFonts w:cstheme="minorHAnsi"/>
        </w:rPr>
        <w:t>‘</w:t>
      </w:r>
      <w:r w:rsidRPr="00927D8E">
        <w:rPr>
          <w:rFonts w:cstheme="minorHAnsi"/>
        </w:rPr>
        <w:t>C</w:t>
      </w:r>
      <w:r>
        <w:rPr>
          <w:rFonts w:cstheme="minorHAnsi"/>
        </w:rPr>
        <w:t>’</w:t>
      </w:r>
      <w:r w:rsidRPr="00927D8E">
        <w:rPr>
          <w:rFonts w:cstheme="minorHAnsi"/>
        </w:rPr>
        <w:t xml:space="preserve"> in “curse,” never like the </w:t>
      </w:r>
      <w:r>
        <w:rPr>
          <w:rFonts w:cstheme="minorHAnsi"/>
        </w:rPr>
        <w:t>‘</w:t>
      </w:r>
      <w:r w:rsidRPr="00927D8E">
        <w:rPr>
          <w:rFonts w:cstheme="minorHAnsi"/>
        </w:rPr>
        <w:t>C</w:t>
      </w:r>
      <w:r>
        <w:rPr>
          <w:rFonts w:cstheme="minorHAnsi"/>
        </w:rPr>
        <w:t>’</w:t>
      </w:r>
      <w:r w:rsidRPr="00927D8E">
        <w:rPr>
          <w:rFonts w:cstheme="minorHAnsi"/>
        </w:rPr>
        <w:t xml:space="preserve"> in “cent” or the </w:t>
      </w:r>
      <w:r>
        <w:rPr>
          <w:rFonts w:cstheme="minorHAnsi"/>
        </w:rPr>
        <w:t>‘</w:t>
      </w:r>
      <w:r w:rsidRPr="00927D8E">
        <w:rPr>
          <w:rFonts w:cstheme="minorHAnsi"/>
        </w:rPr>
        <w:t>ch</w:t>
      </w:r>
      <w:r>
        <w:rPr>
          <w:rFonts w:cstheme="minorHAnsi"/>
        </w:rPr>
        <w:t>’</w:t>
      </w:r>
      <w:r w:rsidRPr="00927D8E">
        <w:rPr>
          <w:rFonts w:cstheme="minorHAnsi"/>
        </w:rPr>
        <w:t xml:space="preserve"> in “cheese.” </w:t>
      </w:r>
      <w:r>
        <w:rPr>
          <w:rFonts w:cstheme="minorHAnsi"/>
        </w:rPr>
        <w:t>‘</w:t>
      </w:r>
      <w:r w:rsidRPr="00927D8E">
        <w:rPr>
          <w:rFonts w:cstheme="minorHAnsi"/>
        </w:rPr>
        <w:t>G</w:t>
      </w:r>
      <w:r>
        <w:rPr>
          <w:rFonts w:cstheme="minorHAnsi"/>
        </w:rPr>
        <w:t>’</w:t>
      </w:r>
      <w:r w:rsidRPr="00927D8E">
        <w:rPr>
          <w:rFonts w:cstheme="minorHAnsi"/>
        </w:rPr>
        <w:t xml:space="preserve"> was always pronounced like </w:t>
      </w:r>
      <w:r>
        <w:rPr>
          <w:rFonts w:cstheme="minorHAnsi"/>
        </w:rPr>
        <w:t>‘</w:t>
      </w:r>
      <w:r w:rsidRPr="00927D8E">
        <w:rPr>
          <w:rFonts w:cstheme="minorHAnsi"/>
        </w:rPr>
        <w:t>G</w:t>
      </w:r>
      <w:r>
        <w:rPr>
          <w:rFonts w:cstheme="minorHAnsi"/>
        </w:rPr>
        <w:t>’</w:t>
      </w:r>
      <w:r w:rsidRPr="00927D8E">
        <w:rPr>
          <w:rFonts w:cstheme="minorHAnsi"/>
        </w:rPr>
        <w:t xml:space="preserve"> in “guppy,” but never like the </w:t>
      </w:r>
      <w:r>
        <w:rPr>
          <w:rFonts w:cstheme="minorHAnsi"/>
        </w:rPr>
        <w:t>‘</w:t>
      </w:r>
      <w:r w:rsidRPr="00927D8E">
        <w:rPr>
          <w:rFonts w:cstheme="minorHAnsi"/>
        </w:rPr>
        <w:t>G</w:t>
      </w:r>
      <w:r>
        <w:rPr>
          <w:rFonts w:cstheme="minorHAnsi"/>
        </w:rPr>
        <w:t>’</w:t>
      </w:r>
      <w:r w:rsidRPr="00927D8E">
        <w:rPr>
          <w:rFonts w:cstheme="minorHAnsi"/>
        </w:rPr>
        <w:t xml:space="preserve"> in “gentle.”</w:t>
      </w:r>
    </w:p>
    <w:p w14:paraId="7E57CBD6" w14:textId="77777777" w:rsidR="00923E69" w:rsidRDefault="00923E69" w:rsidP="00923E69">
      <w:pPr>
        <w:pStyle w:val="NoSpacing"/>
        <w:keepLines/>
        <w:numPr>
          <w:ilvl w:val="0"/>
          <w:numId w:val="2"/>
        </w:numPr>
        <w:rPr>
          <w:rFonts w:cstheme="minorHAnsi"/>
        </w:rPr>
      </w:pPr>
      <w:r w:rsidRPr="00927D8E">
        <w:rPr>
          <w:rFonts w:cstheme="minorHAnsi"/>
        </w:rPr>
        <w:lastRenderedPageBreak/>
        <w:t xml:space="preserve">Vowels are always pronounced. Pay close attention to long vowels, marked by a </w:t>
      </w:r>
      <w:r w:rsidRPr="00A31020">
        <w:rPr>
          <w:rStyle w:val="Strong"/>
        </w:rPr>
        <w:t>macron</w:t>
      </w:r>
      <w:r w:rsidRPr="00927D8E">
        <w:rPr>
          <w:rFonts w:cstheme="minorHAnsi"/>
        </w:rPr>
        <w:t>, especially at the end of words.</w:t>
      </w:r>
      <w:r>
        <w:rPr>
          <w:rFonts w:cstheme="minorHAnsi"/>
        </w:rPr>
        <w:t xml:space="preserve"> There is some variation about how to pronounce vowels, and Latin certainly had variation over its geographic and temporal realm. In general, use the following guidelines for Classical Latin</w:t>
      </w:r>
    </w:p>
    <w:p w14:paraId="0933D645" w14:textId="77777777" w:rsidR="00923E69" w:rsidRDefault="00923E69" w:rsidP="00923E69">
      <w:pPr>
        <w:pStyle w:val="NoSpacing"/>
        <w:keepLines/>
        <w:numPr>
          <w:ilvl w:val="1"/>
          <w:numId w:val="2"/>
        </w:numPr>
        <w:rPr>
          <w:rFonts w:cstheme="minorHAnsi"/>
        </w:rPr>
      </w:pPr>
      <w:r>
        <w:rPr>
          <w:rFonts w:cstheme="minorHAnsi"/>
        </w:rPr>
        <w:t xml:space="preserve">a: like the first syllable in </w:t>
      </w:r>
      <w:r w:rsidRPr="00331BD3">
        <w:rPr>
          <w:rFonts w:cstheme="minorHAnsi"/>
          <w:i/>
        </w:rPr>
        <w:t>aware</w:t>
      </w:r>
      <w:r>
        <w:rPr>
          <w:rFonts w:cstheme="minorHAnsi"/>
        </w:rPr>
        <w:t xml:space="preserve">; ā: like “open up your mouth and say </w:t>
      </w:r>
      <w:r>
        <w:rPr>
          <w:rFonts w:cstheme="minorHAnsi"/>
          <w:i/>
        </w:rPr>
        <w:t>ahhh</w:t>
      </w:r>
      <w:r>
        <w:rPr>
          <w:rFonts w:cstheme="minorHAnsi"/>
        </w:rPr>
        <w:t>”</w:t>
      </w:r>
    </w:p>
    <w:p w14:paraId="24AFBC68" w14:textId="77777777" w:rsidR="00923E69" w:rsidRDefault="00923E69" w:rsidP="00923E69">
      <w:pPr>
        <w:pStyle w:val="NoSpacing"/>
        <w:keepLines/>
        <w:numPr>
          <w:ilvl w:val="1"/>
          <w:numId w:val="2"/>
        </w:numPr>
        <w:rPr>
          <w:rFonts w:cstheme="minorHAnsi"/>
        </w:rPr>
      </w:pPr>
      <w:r>
        <w:rPr>
          <w:rFonts w:cstheme="minorHAnsi"/>
        </w:rPr>
        <w:t xml:space="preserve">e: like the e in </w:t>
      </w:r>
      <w:r>
        <w:rPr>
          <w:rFonts w:cstheme="minorHAnsi"/>
          <w:i/>
        </w:rPr>
        <w:t>temporary</w:t>
      </w:r>
      <w:r>
        <w:rPr>
          <w:rFonts w:cstheme="minorHAnsi"/>
        </w:rPr>
        <w:t xml:space="preserve">; ē: like the a in </w:t>
      </w:r>
      <w:r>
        <w:rPr>
          <w:rFonts w:cstheme="minorHAnsi"/>
          <w:i/>
        </w:rPr>
        <w:t>lake</w:t>
      </w:r>
    </w:p>
    <w:p w14:paraId="04DBA31F" w14:textId="77777777" w:rsidR="00923E69" w:rsidRDefault="00923E69" w:rsidP="00923E69">
      <w:pPr>
        <w:pStyle w:val="NoSpacing"/>
        <w:keepLines/>
        <w:numPr>
          <w:ilvl w:val="1"/>
          <w:numId w:val="2"/>
        </w:numPr>
        <w:rPr>
          <w:rFonts w:cstheme="minorHAnsi"/>
        </w:rPr>
      </w:pPr>
      <w:r>
        <w:rPr>
          <w:rFonts w:cstheme="minorHAnsi"/>
        </w:rPr>
        <w:t xml:space="preserve">i: like the i in </w:t>
      </w:r>
      <w:r>
        <w:rPr>
          <w:rFonts w:cstheme="minorHAnsi"/>
          <w:i/>
        </w:rPr>
        <w:t xml:space="preserve">it </w:t>
      </w:r>
      <w:r>
        <w:rPr>
          <w:rFonts w:cstheme="minorHAnsi"/>
        </w:rPr>
        <w:t xml:space="preserve">(unless it is a consonant); ī: like the vowel sound in </w:t>
      </w:r>
      <w:r>
        <w:rPr>
          <w:rFonts w:cstheme="minorHAnsi"/>
          <w:i/>
        </w:rPr>
        <w:t>beak</w:t>
      </w:r>
      <w:r>
        <w:rPr>
          <w:rFonts w:cstheme="minorHAnsi"/>
        </w:rPr>
        <w:t xml:space="preserve"> </w:t>
      </w:r>
    </w:p>
    <w:p w14:paraId="790D9EB8" w14:textId="77777777" w:rsidR="00923E69" w:rsidRDefault="00923E69" w:rsidP="00923E69">
      <w:pPr>
        <w:pStyle w:val="NoSpacing"/>
        <w:keepLines/>
        <w:numPr>
          <w:ilvl w:val="1"/>
          <w:numId w:val="2"/>
        </w:numPr>
        <w:rPr>
          <w:rFonts w:cstheme="minorHAnsi"/>
        </w:rPr>
      </w:pPr>
      <w:r>
        <w:rPr>
          <w:rFonts w:cstheme="minorHAnsi"/>
        </w:rPr>
        <w:t xml:space="preserve">o: like the o in </w:t>
      </w:r>
      <w:r>
        <w:rPr>
          <w:rFonts w:cstheme="minorHAnsi"/>
          <w:i/>
        </w:rPr>
        <w:t>doctor</w:t>
      </w:r>
      <w:r>
        <w:rPr>
          <w:rFonts w:cstheme="minorHAnsi"/>
        </w:rPr>
        <w:t xml:space="preserve">; ō: like the o in </w:t>
      </w:r>
      <w:r>
        <w:rPr>
          <w:rFonts w:cstheme="minorHAnsi"/>
          <w:i/>
        </w:rPr>
        <w:t>bingo</w:t>
      </w:r>
    </w:p>
    <w:p w14:paraId="1A8EFD78" w14:textId="77777777" w:rsidR="00923E69" w:rsidRDefault="00923E69" w:rsidP="00923E69">
      <w:pPr>
        <w:pStyle w:val="NoSpacing"/>
        <w:keepLines/>
        <w:numPr>
          <w:ilvl w:val="1"/>
          <w:numId w:val="2"/>
        </w:numPr>
        <w:rPr>
          <w:rFonts w:cstheme="minorHAnsi"/>
        </w:rPr>
      </w:pPr>
      <w:r>
        <w:rPr>
          <w:rFonts w:cstheme="minorHAnsi"/>
        </w:rPr>
        <w:t xml:space="preserve">u: like the u in </w:t>
      </w:r>
      <w:r>
        <w:rPr>
          <w:rFonts w:cstheme="minorHAnsi"/>
          <w:i/>
        </w:rPr>
        <w:t>us</w:t>
      </w:r>
      <w:r>
        <w:rPr>
          <w:rFonts w:cstheme="minorHAnsi"/>
        </w:rPr>
        <w:t xml:space="preserve">; ū: like oo sound in </w:t>
      </w:r>
      <w:r>
        <w:rPr>
          <w:rFonts w:cstheme="minorHAnsi"/>
          <w:i/>
        </w:rPr>
        <w:t>doom</w:t>
      </w:r>
    </w:p>
    <w:p w14:paraId="7A9EAB66" w14:textId="77777777" w:rsidR="00923E69" w:rsidRDefault="00923E69" w:rsidP="00923E69">
      <w:pPr>
        <w:pStyle w:val="NoSpacing"/>
        <w:keepLines/>
        <w:numPr>
          <w:ilvl w:val="1"/>
          <w:numId w:val="2"/>
        </w:numPr>
        <w:rPr>
          <w:rFonts w:cstheme="minorHAnsi"/>
        </w:rPr>
      </w:pPr>
      <w:r>
        <w:rPr>
          <w:rFonts w:cstheme="minorHAnsi"/>
        </w:rPr>
        <w:t xml:space="preserve">Diphthongs: often 2 vowels combine into 1 sound. English does this with words like </w:t>
      </w:r>
      <w:r>
        <w:rPr>
          <w:rFonts w:cstheme="minorHAnsi"/>
          <w:i/>
        </w:rPr>
        <w:t>school</w:t>
      </w:r>
      <w:r>
        <w:rPr>
          <w:rFonts w:cstheme="minorHAnsi"/>
        </w:rPr>
        <w:t xml:space="preserve">, </w:t>
      </w:r>
      <w:r>
        <w:rPr>
          <w:rFonts w:cstheme="minorHAnsi"/>
          <w:i/>
        </w:rPr>
        <w:t>break</w:t>
      </w:r>
      <w:r>
        <w:rPr>
          <w:rFonts w:cstheme="minorHAnsi"/>
        </w:rPr>
        <w:t xml:space="preserve">, and </w:t>
      </w:r>
      <w:r>
        <w:rPr>
          <w:rFonts w:cstheme="minorHAnsi"/>
          <w:i/>
        </w:rPr>
        <w:t>guile</w:t>
      </w:r>
      <w:r>
        <w:rPr>
          <w:rFonts w:cstheme="minorHAnsi"/>
        </w:rPr>
        <w:t>. There are several, but the most common are:</w:t>
      </w:r>
    </w:p>
    <w:p w14:paraId="34225AD9" w14:textId="77777777" w:rsidR="00923E69" w:rsidRDefault="00923E69" w:rsidP="00923E69">
      <w:pPr>
        <w:pStyle w:val="NoSpacing"/>
        <w:keepLines/>
        <w:numPr>
          <w:ilvl w:val="2"/>
          <w:numId w:val="2"/>
        </w:numPr>
        <w:rPr>
          <w:rFonts w:cstheme="minorHAnsi"/>
        </w:rPr>
      </w:pPr>
      <w:r>
        <w:rPr>
          <w:rFonts w:cstheme="minorHAnsi"/>
        </w:rPr>
        <w:t xml:space="preserve">ae: like the ‘I’ in </w:t>
      </w:r>
      <w:r>
        <w:rPr>
          <w:rFonts w:cstheme="minorHAnsi"/>
          <w:i/>
        </w:rPr>
        <w:t>right</w:t>
      </w:r>
    </w:p>
    <w:p w14:paraId="2503F4CD" w14:textId="77777777" w:rsidR="00923E69" w:rsidRDefault="00923E69" w:rsidP="00923E69">
      <w:pPr>
        <w:pStyle w:val="NoSpacing"/>
        <w:keepLines/>
        <w:numPr>
          <w:ilvl w:val="2"/>
          <w:numId w:val="2"/>
        </w:numPr>
        <w:rPr>
          <w:rFonts w:cstheme="minorHAnsi"/>
        </w:rPr>
      </w:pPr>
      <w:r>
        <w:rPr>
          <w:rFonts w:cstheme="minorHAnsi"/>
        </w:rPr>
        <w:t xml:space="preserve">ai: like the ‘AY’ in </w:t>
      </w:r>
      <w:r>
        <w:rPr>
          <w:rFonts w:cstheme="minorHAnsi"/>
          <w:i/>
        </w:rPr>
        <w:t>pay</w:t>
      </w:r>
    </w:p>
    <w:p w14:paraId="23D31844" w14:textId="77777777" w:rsidR="00923E69" w:rsidRPr="00805FD6" w:rsidRDefault="00923E69" w:rsidP="00923E69">
      <w:pPr>
        <w:pStyle w:val="NoSpacing"/>
        <w:keepLines/>
        <w:numPr>
          <w:ilvl w:val="2"/>
          <w:numId w:val="2"/>
        </w:numPr>
        <w:rPr>
          <w:rFonts w:cstheme="minorHAnsi"/>
        </w:rPr>
      </w:pPr>
      <w:r>
        <w:rPr>
          <w:rFonts w:cstheme="minorHAnsi"/>
        </w:rPr>
        <w:t xml:space="preserve">oe: like the ‘OI’ in </w:t>
      </w:r>
      <w:r>
        <w:rPr>
          <w:rFonts w:cstheme="minorHAnsi"/>
          <w:i/>
        </w:rPr>
        <w:t>boing</w:t>
      </w:r>
    </w:p>
    <w:p w14:paraId="023DE5CE" w14:textId="06B563D5" w:rsidR="00805FD6" w:rsidRPr="00927D8E" w:rsidRDefault="00805FD6" w:rsidP="00923E69">
      <w:pPr>
        <w:pStyle w:val="NoSpacing"/>
        <w:keepLines/>
        <w:numPr>
          <w:ilvl w:val="2"/>
          <w:numId w:val="2"/>
        </w:numPr>
        <w:rPr>
          <w:rFonts w:cstheme="minorHAnsi"/>
        </w:rPr>
      </w:pPr>
      <w:r>
        <w:rPr>
          <w:rFonts w:cstheme="minorHAnsi"/>
          <w:iCs/>
        </w:rPr>
        <w:t xml:space="preserve">au: like the ‘AU’ in </w:t>
      </w:r>
      <w:r>
        <w:rPr>
          <w:rFonts w:cstheme="minorHAnsi"/>
          <w:i/>
        </w:rPr>
        <w:t>audio</w:t>
      </w:r>
    </w:p>
    <w:p w14:paraId="7456C097" w14:textId="77777777" w:rsidR="00923E69" w:rsidRPr="00927D8E" w:rsidRDefault="00923E69" w:rsidP="00923E69">
      <w:pPr>
        <w:pStyle w:val="Heading2"/>
        <w:rPr>
          <w:rFonts w:cstheme="minorHAnsi"/>
        </w:rPr>
      </w:pPr>
      <w:bookmarkStart w:id="4" w:name="_Toc158984940"/>
      <w:r w:rsidRPr="00927D8E">
        <w:t>The Basics</w:t>
      </w:r>
      <w:r>
        <w:t xml:space="preserve"> of Language</w:t>
      </w:r>
      <w:bookmarkEnd w:id="4"/>
    </w:p>
    <w:p w14:paraId="3F276388" w14:textId="77777777" w:rsidR="00923E69" w:rsidRPr="00927D8E" w:rsidRDefault="00923E69" w:rsidP="00923E69">
      <w:pPr>
        <w:pStyle w:val="NoSpacing"/>
        <w:keepLines/>
        <w:rPr>
          <w:rFonts w:cstheme="minorHAnsi"/>
        </w:rPr>
      </w:pPr>
      <w:r w:rsidRPr="00927D8E">
        <w:rPr>
          <w:rFonts w:cstheme="minorHAnsi"/>
        </w:rPr>
        <w:t>Many students have heard</w:t>
      </w:r>
      <w:r>
        <w:rPr>
          <w:rFonts w:cstheme="minorHAnsi"/>
        </w:rPr>
        <w:t xml:space="preserve"> the (false) rumor that word order did no</w:t>
      </w:r>
      <w:r w:rsidRPr="00927D8E">
        <w:rPr>
          <w:rFonts w:cstheme="minorHAnsi"/>
        </w:rPr>
        <w:t>t matter in Latin. The rules of word order were indeed much more flexible than those of Engl</w:t>
      </w:r>
      <w:r>
        <w:rPr>
          <w:rFonts w:cstheme="minorHAnsi"/>
        </w:rPr>
        <w:t>ish, but patterns still defined the rules of language.</w:t>
      </w:r>
      <w:r>
        <w:rPr>
          <w:rFonts w:cstheme="minorHAnsi"/>
        </w:rPr>
        <w:br/>
      </w:r>
    </w:p>
    <w:p w14:paraId="652229DA" w14:textId="77C386DE" w:rsidR="00923E69" w:rsidRPr="00927D8E" w:rsidRDefault="00923E69" w:rsidP="00923E69">
      <w:pPr>
        <w:pStyle w:val="NoSpacing"/>
        <w:keepLines/>
        <w:rPr>
          <w:rFonts w:cstheme="minorHAnsi"/>
        </w:rPr>
      </w:pPr>
      <w:r w:rsidRPr="00927D8E">
        <w:rPr>
          <w:rFonts w:cstheme="minorHAnsi"/>
        </w:rPr>
        <w:t>Latin, like most early languages (including the linguistic ancestor to English) was in</w:t>
      </w:r>
      <w:r>
        <w:rPr>
          <w:rFonts w:cstheme="minorHAnsi"/>
        </w:rPr>
        <w:t>flected; the endings of a word—</w:t>
      </w:r>
      <w:r w:rsidRPr="00927D8E">
        <w:rPr>
          <w:rFonts w:cstheme="minorHAnsi"/>
        </w:rPr>
        <w:t>not its position in the sentence</w:t>
      </w:r>
      <w:r>
        <w:rPr>
          <w:rFonts w:cstheme="minorHAnsi"/>
        </w:rPr>
        <w:t>—</w:t>
      </w:r>
      <w:r w:rsidRPr="00927D8E">
        <w:rPr>
          <w:rFonts w:cstheme="minorHAnsi"/>
        </w:rPr>
        <w:t xml:space="preserve">tell you the word’s job in the sentence. English has traces of its inflection in words like “he,” “him,” and “his.” It would be incorrect to say “Him sees </w:t>
      </w:r>
      <w:r w:rsidR="00805FD6">
        <w:rPr>
          <w:rFonts w:cstheme="minorHAnsi"/>
        </w:rPr>
        <w:t>s</w:t>
      </w:r>
      <w:r w:rsidRPr="00927D8E">
        <w:rPr>
          <w:rFonts w:cstheme="minorHAnsi"/>
        </w:rPr>
        <w:t>he,” even though the words are correct, because the endings are wrong. It is important that you pay attention to the endings of every word you read in Latin.</w:t>
      </w:r>
      <w:r>
        <w:rPr>
          <w:rFonts w:cstheme="minorHAnsi"/>
        </w:rPr>
        <w:br/>
      </w:r>
    </w:p>
    <w:p w14:paraId="6AAC7B0A" w14:textId="77777777" w:rsidR="00923E69" w:rsidRDefault="00923E69" w:rsidP="00923E69">
      <w:pPr>
        <w:pStyle w:val="NoSpacing"/>
        <w:keepLines/>
        <w:rPr>
          <w:rFonts w:cstheme="minorHAnsi"/>
        </w:rPr>
      </w:pPr>
      <w:r w:rsidRPr="00927D8E">
        <w:rPr>
          <w:rFonts w:cstheme="minorHAnsi"/>
        </w:rPr>
        <w:t xml:space="preserve">Latin was centered around clauses. A clause in linguistic terms is anything with a </w:t>
      </w:r>
      <w:r w:rsidRPr="00E808B8">
        <w:rPr>
          <w:rStyle w:val="Strong"/>
        </w:rPr>
        <w:t>subject</w:t>
      </w:r>
      <w:r w:rsidRPr="00927D8E">
        <w:rPr>
          <w:rFonts w:cstheme="minorHAnsi"/>
        </w:rPr>
        <w:t xml:space="preserve"> and a </w:t>
      </w:r>
      <w:r w:rsidRPr="00E808B8">
        <w:rPr>
          <w:rStyle w:val="Strong"/>
        </w:rPr>
        <w:t>predicate</w:t>
      </w:r>
      <w:r w:rsidRPr="00927D8E">
        <w:rPr>
          <w:rFonts w:cstheme="minorHAnsi"/>
        </w:rPr>
        <w:t xml:space="preserve"> (“she is,” “they walk,” or “Dead men tell no tales”) are all clauses. Independent clauses are like the previous examples: they do not have to be a sentence, but they do have to stand by themselves</w:t>
      </w:r>
      <w:r>
        <w:rPr>
          <w:rFonts w:cstheme="minorHAnsi"/>
        </w:rPr>
        <w:t xml:space="preserve"> (“he walks,” not “if he walks…”)</w:t>
      </w:r>
      <w:r w:rsidRPr="00927D8E">
        <w:rPr>
          <w:rFonts w:cstheme="minorHAnsi"/>
        </w:rPr>
        <w:t>. Dependent clauses (“once we get there,” “however much you plan”</w:t>
      </w:r>
      <w:r>
        <w:rPr>
          <w:rFonts w:cstheme="minorHAnsi"/>
        </w:rPr>
        <w:t>)</w:t>
      </w:r>
      <w:r w:rsidRPr="00927D8E">
        <w:rPr>
          <w:rFonts w:cstheme="minorHAnsi"/>
        </w:rPr>
        <w:t xml:space="preserve"> still have subjects and predicates, but they need to be joined to an independent clause. In English we tend to write with lots of independent clauses, but the Romans typically had one or two independent clauses with many dependent clauses. Therefore even the longest Latin sentences can</w:t>
      </w:r>
      <w:r>
        <w:rPr>
          <w:rFonts w:cstheme="minorHAnsi"/>
        </w:rPr>
        <w:t xml:space="preserve"> often</w:t>
      </w:r>
      <w:r w:rsidRPr="00927D8E">
        <w:rPr>
          <w:rFonts w:cstheme="minorHAnsi"/>
        </w:rPr>
        <w:t xml:space="preserve"> be read by just noting individual clauses and their relationship to each other.</w:t>
      </w:r>
    </w:p>
    <w:p w14:paraId="75F92F95" w14:textId="77777777" w:rsidR="00923E69" w:rsidRDefault="00923E69" w:rsidP="00923E69">
      <w:pPr>
        <w:pStyle w:val="NoSpacing"/>
        <w:keepLines/>
        <w:rPr>
          <w:rFonts w:cstheme="minorHAnsi"/>
        </w:rPr>
      </w:pPr>
    </w:p>
    <w:p w14:paraId="73A3581E" w14:textId="77777777" w:rsidR="00923E69" w:rsidRDefault="00923E69" w:rsidP="00923E69">
      <w:pPr>
        <w:pStyle w:val="SectionandVocabheader"/>
      </w:pPr>
      <w:bookmarkStart w:id="5" w:name="_Toc158984941"/>
      <w:r>
        <w:t xml:space="preserve">Chapter 1 </w:t>
      </w:r>
      <w:bookmarkEnd w:id="5"/>
      <w:r>
        <w:t>Practice</w:t>
      </w:r>
    </w:p>
    <w:p w14:paraId="5C7873CD" w14:textId="77777777" w:rsidR="00923E69" w:rsidRDefault="00923E69" w:rsidP="00923E69">
      <w:pPr>
        <w:pStyle w:val="NoSpacing"/>
        <w:keepLines/>
      </w:pPr>
      <w:r>
        <w:t>A: For each clause, circle the subject(s) and underline the predicate(s). If there is no clause, write an X</w:t>
      </w:r>
    </w:p>
    <w:p w14:paraId="13FF77E3" w14:textId="77777777" w:rsidR="00923E69" w:rsidRDefault="00923E69" w:rsidP="00923E69">
      <w:pPr>
        <w:pStyle w:val="NoSpacing"/>
        <w:keepLines/>
      </w:pPr>
    </w:p>
    <w:p w14:paraId="4AA6EEF8" w14:textId="77777777" w:rsidR="00923E69" w:rsidRDefault="00923E69">
      <w:pPr>
        <w:pStyle w:val="NoSpacing"/>
        <w:keepLines/>
        <w:numPr>
          <w:ilvl w:val="0"/>
          <w:numId w:val="27"/>
        </w:numPr>
        <w:sectPr w:rsidR="00923E69" w:rsidSect="00923E69">
          <w:type w:val="continuous"/>
          <w:pgSz w:w="12240" w:h="15840"/>
          <w:pgMar w:top="1440" w:right="1440" w:bottom="1440" w:left="1440" w:header="720" w:footer="720" w:gutter="0"/>
          <w:cols w:space="720"/>
          <w:docGrid w:linePitch="360"/>
        </w:sectPr>
      </w:pPr>
    </w:p>
    <w:p w14:paraId="012A8015" w14:textId="77777777" w:rsidR="00923E69" w:rsidRDefault="00923E69">
      <w:pPr>
        <w:pStyle w:val="NoSpacing"/>
        <w:keepLines/>
        <w:numPr>
          <w:ilvl w:val="0"/>
          <w:numId w:val="27"/>
        </w:numPr>
      </w:pPr>
      <w:r>
        <w:t>The dog barks at the bird</w:t>
      </w:r>
    </w:p>
    <w:p w14:paraId="56804CE4" w14:textId="77777777" w:rsidR="00923E69" w:rsidRDefault="00923E69">
      <w:pPr>
        <w:pStyle w:val="NoSpacing"/>
        <w:keepLines/>
        <w:numPr>
          <w:ilvl w:val="0"/>
          <w:numId w:val="27"/>
        </w:numPr>
      </w:pPr>
      <w:r>
        <w:t>After we see the field</w:t>
      </w:r>
    </w:p>
    <w:p w14:paraId="1312A791" w14:textId="77777777" w:rsidR="00923E69" w:rsidRDefault="00923E69">
      <w:pPr>
        <w:pStyle w:val="NoSpacing"/>
        <w:keepLines/>
        <w:numPr>
          <w:ilvl w:val="0"/>
          <w:numId w:val="27"/>
        </w:numPr>
      </w:pPr>
      <w:r>
        <w:t>Once my friends leave</w:t>
      </w:r>
    </w:p>
    <w:p w14:paraId="4DB3115C" w14:textId="77777777" w:rsidR="00923E69" w:rsidRDefault="00923E69">
      <w:pPr>
        <w:pStyle w:val="NoSpacing"/>
        <w:keepLines/>
        <w:numPr>
          <w:ilvl w:val="0"/>
          <w:numId w:val="27"/>
        </w:numPr>
      </w:pPr>
      <w:r>
        <w:t>In the afternoon</w:t>
      </w:r>
    </w:p>
    <w:p w14:paraId="69ADCC4A" w14:textId="77777777" w:rsidR="00923E69" w:rsidRDefault="00923E69">
      <w:pPr>
        <w:pStyle w:val="NoSpacing"/>
        <w:keepLines/>
        <w:numPr>
          <w:ilvl w:val="0"/>
          <w:numId w:val="27"/>
        </w:numPr>
      </w:pPr>
      <w:r>
        <w:t>If you build it, they will come</w:t>
      </w:r>
    </w:p>
    <w:p w14:paraId="4B8312DE" w14:textId="77777777" w:rsidR="00923E69" w:rsidRDefault="00923E69">
      <w:pPr>
        <w:pStyle w:val="NoSpacing"/>
        <w:keepLines/>
        <w:numPr>
          <w:ilvl w:val="0"/>
          <w:numId w:val="27"/>
        </w:numPr>
      </w:pPr>
      <w:r>
        <w:t>We are happy</w:t>
      </w:r>
    </w:p>
    <w:p w14:paraId="7E779C45" w14:textId="77777777" w:rsidR="00923E69" w:rsidRDefault="00923E69">
      <w:pPr>
        <w:pStyle w:val="NoSpacing"/>
        <w:keepLines/>
        <w:numPr>
          <w:ilvl w:val="0"/>
          <w:numId w:val="27"/>
        </w:numPr>
      </w:pPr>
      <w:r>
        <w:t>We are</w:t>
      </w:r>
    </w:p>
    <w:p w14:paraId="4DB30A29" w14:textId="77777777" w:rsidR="00923E69" w:rsidRDefault="00923E69">
      <w:pPr>
        <w:pStyle w:val="NoSpacing"/>
        <w:keepLines/>
        <w:numPr>
          <w:ilvl w:val="0"/>
          <w:numId w:val="27"/>
        </w:numPr>
      </w:pPr>
      <w:r>
        <w:t>Many of the people</w:t>
      </w:r>
    </w:p>
    <w:p w14:paraId="6899B3EA" w14:textId="77777777" w:rsidR="00923E69" w:rsidRDefault="00923E69">
      <w:pPr>
        <w:pStyle w:val="NoSpacing"/>
        <w:keepLines/>
        <w:numPr>
          <w:ilvl w:val="0"/>
          <w:numId w:val="27"/>
        </w:numPr>
      </w:pPr>
      <w:r>
        <w:t>She’s happy</w:t>
      </w:r>
    </w:p>
    <w:p w14:paraId="6B97FCDC" w14:textId="77777777" w:rsidR="00923E69" w:rsidRDefault="00923E69">
      <w:pPr>
        <w:pStyle w:val="NoSpacing"/>
        <w:keepLines/>
        <w:numPr>
          <w:ilvl w:val="0"/>
          <w:numId w:val="27"/>
        </w:numPr>
        <w:sectPr w:rsidR="00923E69" w:rsidSect="00923E69">
          <w:type w:val="continuous"/>
          <w:pgSz w:w="12240" w:h="15840"/>
          <w:pgMar w:top="1440" w:right="1440" w:bottom="1440" w:left="1440" w:header="720" w:footer="720" w:gutter="0"/>
          <w:cols w:num="2" w:space="720"/>
          <w:docGrid w:linePitch="360"/>
        </w:sectPr>
      </w:pPr>
      <w:r>
        <w:t>I am reading the book</w:t>
      </w:r>
    </w:p>
    <w:p w14:paraId="40CC707E" w14:textId="77777777" w:rsidR="00923E69" w:rsidRDefault="00923E69" w:rsidP="00923E69">
      <w:pPr>
        <w:pStyle w:val="NoSpacing"/>
        <w:keepLines/>
        <w:ind w:left="720"/>
      </w:pPr>
    </w:p>
    <w:p w14:paraId="7E047340" w14:textId="77777777" w:rsidR="00923E69" w:rsidRDefault="00923E69" w:rsidP="00923E69">
      <w:pPr>
        <w:pStyle w:val="NoSpacing"/>
        <w:keepLines/>
      </w:pPr>
      <w:r>
        <w:t xml:space="preserve">B: Review the rules for pronunciation above, then write the following Latin words phonetically (doing the best you can). For example, for </w:t>
      </w:r>
      <w:r>
        <w:rPr>
          <w:i/>
        </w:rPr>
        <w:t>amīcus</w:t>
      </w:r>
      <w:r>
        <w:t>, you might answer “a-mee-kus”.</w:t>
      </w:r>
    </w:p>
    <w:p w14:paraId="0BC66A85" w14:textId="77777777" w:rsidR="00923E69" w:rsidRDefault="00923E69">
      <w:pPr>
        <w:pStyle w:val="NoSpacing"/>
        <w:keepLines/>
        <w:numPr>
          <w:ilvl w:val="0"/>
          <w:numId w:val="28"/>
        </w:numPr>
        <w:sectPr w:rsidR="00923E69" w:rsidSect="00923E69">
          <w:type w:val="continuous"/>
          <w:pgSz w:w="12240" w:h="15840"/>
          <w:pgMar w:top="1440" w:right="1440" w:bottom="1440" w:left="1440" w:header="720" w:footer="720" w:gutter="0"/>
          <w:cols w:space="720"/>
          <w:docGrid w:linePitch="360"/>
        </w:sectPr>
      </w:pPr>
    </w:p>
    <w:p w14:paraId="55F124FD" w14:textId="77777777" w:rsidR="00923E69" w:rsidRDefault="00923E69">
      <w:pPr>
        <w:pStyle w:val="NoSpacing"/>
        <w:keepLines/>
        <w:numPr>
          <w:ilvl w:val="0"/>
          <w:numId w:val="28"/>
        </w:numPr>
      </w:pPr>
      <w:r w:rsidRPr="00046F76">
        <w:t>faci</w:t>
      </w:r>
      <w:r>
        <w:t>ō</w:t>
      </w:r>
    </w:p>
    <w:p w14:paraId="1F24F25A" w14:textId="77777777" w:rsidR="00923E69" w:rsidRDefault="00923E69">
      <w:pPr>
        <w:pStyle w:val="NoSpacing"/>
        <w:keepLines/>
        <w:numPr>
          <w:ilvl w:val="0"/>
          <w:numId w:val="28"/>
        </w:numPr>
      </w:pPr>
      <w:r>
        <w:t>audīvī</w:t>
      </w:r>
    </w:p>
    <w:p w14:paraId="67722482" w14:textId="77777777" w:rsidR="00923E69" w:rsidRDefault="00923E69">
      <w:pPr>
        <w:pStyle w:val="NoSpacing"/>
        <w:keepLines/>
        <w:numPr>
          <w:ilvl w:val="0"/>
          <w:numId w:val="28"/>
        </w:numPr>
      </w:pPr>
      <w:r>
        <w:lastRenderedPageBreak/>
        <w:t>pedibus</w:t>
      </w:r>
    </w:p>
    <w:p w14:paraId="20EF89D0" w14:textId="77777777" w:rsidR="00923E69" w:rsidRDefault="00923E69">
      <w:pPr>
        <w:pStyle w:val="NoSpacing"/>
        <w:keepLines/>
        <w:numPr>
          <w:ilvl w:val="0"/>
          <w:numId w:val="28"/>
        </w:numPr>
      </w:pPr>
      <w:r>
        <w:t>virōrum</w:t>
      </w:r>
    </w:p>
    <w:p w14:paraId="2086AA56" w14:textId="77777777" w:rsidR="00923E69" w:rsidRDefault="00923E69">
      <w:pPr>
        <w:pStyle w:val="NoSpacing"/>
        <w:keepLines/>
        <w:numPr>
          <w:ilvl w:val="0"/>
          <w:numId w:val="28"/>
        </w:numPr>
      </w:pPr>
      <w:r>
        <w:t>cognōscere</w:t>
      </w:r>
    </w:p>
    <w:p w14:paraId="69415A70" w14:textId="77777777" w:rsidR="00923E69" w:rsidRDefault="00923E69">
      <w:pPr>
        <w:pStyle w:val="NoSpacing"/>
        <w:keepLines/>
        <w:numPr>
          <w:ilvl w:val="0"/>
          <w:numId w:val="28"/>
        </w:numPr>
      </w:pPr>
      <w:r>
        <w:t>iacuī</w:t>
      </w:r>
    </w:p>
    <w:p w14:paraId="0B37798B" w14:textId="77777777" w:rsidR="00923E69" w:rsidRDefault="00923E69">
      <w:pPr>
        <w:pStyle w:val="NoSpacing"/>
        <w:keepLines/>
        <w:numPr>
          <w:ilvl w:val="0"/>
          <w:numId w:val="28"/>
        </w:numPr>
      </w:pPr>
      <w:r>
        <w:t>pudicitia</w:t>
      </w:r>
    </w:p>
    <w:p w14:paraId="6A3E90D3" w14:textId="77777777" w:rsidR="00923E69" w:rsidRDefault="00923E69">
      <w:pPr>
        <w:pStyle w:val="NoSpacing"/>
        <w:keepLines/>
        <w:numPr>
          <w:ilvl w:val="0"/>
          <w:numId w:val="28"/>
        </w:numPr>
      </w:pPr>
      <w:r>
        <w:t>iubeō</w:t>
      </w:r>
    </w:p>
    <w:p w14:paraId="7D46EBDB" w14:textId="77777777" w:rsidR="00923E69" w:rsidRDefault="00923E69">
      <w:pPr>
        <w:pStyle w:val="NoSpacing"/>
        <w:keepLines/>
        <w:numPr>
          <w:ilvl w:val="0"/>
          <w:numId w:val="28"/>
        </w:numPr>
      </w:pPr>
      <w:r>
        <w:t>inimīcus</w:t>
      </w:r>
    </w:p>
    <w:p w14:paraId="24D31E68" w14:textId="77777777" w:rsidR="00923E69" w:rsidRDefault="00923E69">
      <w:pPr>
        <w:pStyle w:val="NoSpacing"/>
        <w:keepLines/>
        <w:numPr>
          <w:ilvl w:val="0"/>
          <w:numId w:val="28"/>
        </w:numPr>
        <w:sectPr w:rsidR="00923E69" w:rsidSect="00923E69">
          <w:type w:val="continuous"/>
          <w:pgSz w:w="12240" w:h="15840"/>
          <w:pgMar w:top="1440" w:right="1440" w:bottom="1440" w:left="1440" w:header="720" w:footer="720" w:gutter="0"/>
          <w:cols w:num="2" w:space="720"/>
          <w:docGrid w:linePitch="360"/>
        </w:sectPr>
      </w:pPr>
      <w:r>
        <w:t>viae</w:t>
      </w:r>
    </w:p>
    <w:p w14:paraId="52423A32" w14:textId="77777777" w:rsidR="00923E69" w:rsidRPr="00046F76" w:rsidRDefault="00923E69" w:rsidP="00923E69">
      <w:pPr>
        <w:pStyle w:val="NoSpacing"/>
        <w:keepLines/>
        <w:ind w:left="720"/>
      </w:pPr>
    </w:p>
    <w:p w14:paraId="51BF75C4" w14:textId="77777777" w:rsidR="00923E69" w:rsidRPr="00927D8E" w:rsidRDefault="00923E69" w:rsidP="00923E69">
      <w:pPr>
        <w:pStyle w:val="NoSpacing"/>
        <w:keepLines/>
        <w:rPr>
          <w:rFonts w:cstheme="minorHAnsi"/>
        </w:rPr>
      </w:pPr>
    </w:p>
    <w:p w14:paraId="3915C5BB" w14:textId="7E3F7BBD" w:rsidR="00923E69" w:rsidRPr="00927D8E" w:rsidRDefault="00923E69" w:rsidP="00923E69">
      <w:pPr>
        <w:pStyle w:val="NoSpacing"/>
        <w:keepLines/>
        <w:rPr>
          <w:rFonts w:cstheme="minorHAnsi"/>
        </w:rPr>
      </w:pPr>
      <w:r w:rsidRPr="00C208BA">
        <w:rPr>
          <w:rStyle w:val="Strong"/>
        </w:rPr>
        <w:t>Note</w:t>
      </w:r>
      <w:r>
        <w:rPr>
          <w:rStyle w:val="Strong"/>
        </w:rPr>
        <w:t xml:space="preserve"> on your Latin education journey</w:t>
      </w:r>
      <w:r w:rsidRPr="00927D8E">
        <w:rPr>
          <w:rFonts w:cstheme="minorHAnsi"/>
        </w:rPr>
        <w:t xml:space="preserve">: when you learned your first language, you likely did not do it over a few months in a classroom. You certainly didn’t sit in a room for several hours </w:t>
      </w:r>
      <w:r>
        <w:rPr>
          <w:rFonts w:cstheme="minorHAnsi"/>
        </w:rPr>
        <w:t>studying for</w:t>
      </w:r>
      <w:r w:rsidRPr="00927D8E">
        <w:rPr>
          <w:rFonts w:cstheme="minorHAnsi"/>
        </w:rPr>
        <w:t xml:space="preserve"> a big exam. Try to approach Latin like you would </w:t>
      </w:r>
      <w:r w:rsidR="00805FD6">
        <w:rPr>
          <w:rFonts w:cstheme="minorHAnsi"/>
        </w:rPr>
        <w:t xml:space="preserve">to </w:t>
      </w:r>
      <w:r w:rsidRPr="00927D8E">
        <w:rPr>
          <w:rFonts w:cstheme="minorHAnsi"/>
        </w:rPr>
        <w:t xml:space="preserve">learn the piano or </w:t>
      </w:r>
      <w:r w:rsidR="00805FD6">
        <w:rPr>
          <w:rFonts w:cstheme="minorHAnsi"/>
        </w:rPr>
        <w:t xml:space="preserve">to </w:t>
      </w:r>
      <w:r w:rsidRPr="00927D8E">
        <w:rPr>
          <w:rFonts w:cstheme="minorHAnsi"/>
        </w:rPr>
        <w:t>work out. Daily repetition is much more effective than occasional cramming sessions.</w:t>
      </w:r>
    </w:p>
    <w:p w14:paraId="5CC1922F" w14:textId="686C5DF3" w:rsidR="00FA618D" w:rsidRDefault="00FA618D">
      <w:r>
        <w:br w:type="page"/>
      </w:r>
    </w:p>
    <w:p w14:paraId="3733A771" w14:textId="7D778CCD" w:rsidR="00DA2CBA" w:rsidRPr="00DA2CBA" w:rsidRDefault="001837F8" w:rsidP="00334E33">
      <w:pPr>
        <w:pStyle w:val="Heading1"/>
      </w:pPr>
      <w:bookmarkStart w:id="6" w:name="_Toc158984942"/>
      <w:bookmarkEnd w:id="0"/>
      <w:r w:rsidRPr="008758E5">
        <w:lastRenderedPageBreak/>
        <w:t>Word Endings</w:t>
      </w:r>
      <w:bookmarkStart w:id="7" w:name="_Toc158984943"/>
      <w:bookmarkEnd w:id="6"/>
    </w:p>
    <w:p w14:paraId="2FD93273" w14:textId="3C0F3F69" w:rsidR="001837F8" w:rsidRPr="00927D8E" w:rsidRDefault="001837F8" w:rsidP="00CD2394">
      <w:pPr>
        <w:pStyle w:val="Heading3"/>
      </w:pPr>
      <w:r>
        <w:t>Principles of grammar</w:t>
      </w:r>
      <w:bookmarkEnd w:id="7"/>
    </w:p>
    <w:p w14:paraId="3A71356D" w14:textId="45F357DD" w:rsidR="001837F8" w:rsidRPr="00927D8E" w:rsidRDefault="001837F8" w:rsidP="00CD2394">
      <w:pPr>
        <w:pStyle w:val="NoSpacing"/>
        <w:keepLines/>
        <w:rPr>
          <w:rFonts w:cstheme="minorHAnsi"/>
        </w:rPr>
      </w:pPr>
      <w:r w:rsidRPr="00927D8E">
        <w:rPr>
          <w:rFonts w:cstheme="minorHAnsi"/>
        </w:rPr>
        <w:t>Today, words that chan</w:t>
      </w:r>
      <w:r w:rsidR="00986F0B">
        <w:rPr>
          <w:rFonts w:cstheme="minorHAnsi"/>
        </w:rPr>
        <w:t>ge forms (he brings, he brought;</w:t>
      </w:r>
      <w:r w:rsidRPr="00927D8E">
        <w:rPr>
          <w:rFonts w:cstheme="minorHAnsi"/>
        </w:rPr>
        <w:t xml:space="preserve"> child, children) are thought to be irregular, but most languages (including English), began with lots of different endings for all words. Speakers changed these endings according </w:t>
      </w:r>
      <w:r w:rsidR="00986F0B">
        <w:rPr>
          <w:rFonts w:cstheme="minorHAnsi"/>
        </w:rPr>
        <w:t xml:space="preserve">to </w:t>
      </w:r>
      <w:r w:rsidRPr="00927D8E">
        <w:rPr>
          <w:rFonts w:cstheme="minorHAnsi"/>
        </w:rPr>
        <w:t xml:space="preserve">the </w:t>
      </w:r>
      <w:r w:rsidR="00986F0B">
        <w:rPr>
          <w:rFonts w:cstheme="minorHAnsi"/>
        </w:rPr>
        <w:t xml:space="preserve">role </w:t>
      </w:r>
      <w:r>
        <w:rPr>
          <w:rFonts w:cstheme="minorHAnsi"/>
        </w:rPr>
        <w:t xml:space="preserve">each </w:t>
      </w:r>
      <w:r w:rsidRPr="00927D8E">
        <w:rPr>
          <w:rFonts w:cstheme="minorHAnsi"/>
        </w:rPr>
        <w:t xml:space="preserve">word </w:t>
      </w:r>
      <w:r w:rsidR="00986F0B">
        <w:rPr>
          <w:rFonts w:cstheme="minorHAnsi"/>
        </w:rPr>
        <w:t xml:space="preserve">pays </w:t>
      </w:r>
      <w:r w:rsidRPr="00927D8E">
        <w:rPr>
          <w:rFonts w:cstheme="minorHAnsi"/>
        </w:rPr>
        <w:t xml:space="preserve">in the sentence. Most modern languages instead use word order to express this information. This is called </w:t>
      </w:r>
      <w:r w:rsidRPr="00601920">
        <w:rPr>
          <w:rFonts w:cstheme="minorHAnsi"/>
          <w:b/>
        </w:rPr>
        <w:t>inflection</w:t>
      </w:r>
      <w:r w:rsidRPr="00927D8E">
        <w:rPr>
          <w:rFonts w:cstheme="minorHAnsi"/>
        </w:rPr>
        <w:t xml:space="preserve"> (from the Latin word for </w:t>
      </w:r>
      <w:r w:rsidRPr="00986F0B">
        <w:rPr>
          <w:rFonts w:cstheme="minorHAnsi"/>
          <w:i/>
        </w:rPr>
        <w:t>flex</w:t>
      </w:r>
      <w:r w:rsidRPr="00927D8E">
        <w:rPr>
          <w:rFonts w:cstheme="minorHAnsi"/>
        </w:rPr>
        <w:t xml:space="preserve"> or </w:t>
      </w:r>
      <w:r w:rsidRPr="00986F0B">
        <w:rPr>
          <w:rFonts w:cstheme="minorHAnsi"/>
          <w:i/>
        </w:rPr>
        <w:t>bend</w:t>
      </w:r>
      <w:r w:rsidRPr="00927D8E">
        <w:rPr>
          <w:rFonts w:cstheme="minorHAnsi"/>
        </w:rPr>
        <w:t>, because one can bend the words in different ways to mean something different).</w:t>
      </w:r>
    </w:p>
    <w:p w14:paraId="241B73A9" w14:textId="77777777" w:rsidR="001837F8" w:rsidRPr="00927D8E" w:rsidRDefault="001837F8" w:rsidP="00CD2394">
      <w:pPr>
        <w:pStyle w:val="NoSpacing"/>
        <w:keepLines/>
        <w:rPr>
          <w:rFonts w:cstheme="minorHAnsi"/>
        </w:rPr>
      </w:pPr>
      <w:r w:rsidRPr="00927D8E">
        <w:rPr>
          <w:rFonts w:cstheme="minorHAnsi"/>
        </w:rPr>
        <w:t> </w:t>
      </w:r>
    </w:p>
    <w:p w14:paraId="4C30E4CC" w14:textId="6FE12716" w:rsidR="001837F8" w:rsidRPr="00927D8E" w:rsidRDefault="001837F8" w:rsidP="00CD2394">
      <w:pPr>
        <w:pStyle w:val="NoSpacing"/>
        <w:keepLines/>
        <w:rPr>
          <w:rFonts w:cstheme="minorHAnsi"/>
        </w:rPr>
      </w:pPr>
      <w:r w:rsidRPr="00927D8E">
        <w:rPr>
          <w:rFonts w:cstheme="minorHAnsi"/>
        </w:rPr>
        <w:t>Consider the phrase</w:t>
      </w:r>
      <w:r w:rsidRPr="00927D8E">
        <w:rPr>
          <w:rFonts w:cstheme="minorHAnsi"/>
        </w:rPr>
        <w:tab/>
      </w:r>
      <w:r w:rsidRPr="00927D8E">
        <w:rPr>
          <w:rFonts w:cstheme="minorHAnsi"/>
        </w:rPr>
        <w:tab/>
      </w:r>
      <w:r w:rsidRPr="00927D8E">
        <w:rPr>
          <w:rFonts w:cstheme="minorHAnsi"/>
        </w:rPr>
        <w:tab/>
        <w:t>“</w:t>
      </w:r>
      <w:r w:rsidR="001D7698">
        <w:rPr>
          <w:rFonts w:cstheme="minorHAnsi"/>
        </w:rPr>
        <w:t>The</w:t>
      </w:r>
      <w:r w:rsidRPr="00927D8E">
        <w:rPr>
          <w:rFonts w:cstheme="minorHAnsi"/>
        </w:rPr>
        <w:t xml:space="preserve"> friends </w:t>
      </w:r>
      <w:r w:rsidR="001D7698">
        <w:rPr>
          <w:rFonts w:cstheme="minorHAnsi"/>
        </w:rPr>
        <w:t>meet the players.”</w:t>
      </w:r>
    </w:p>
    <w:p w14:paraId="0AC64E1D" w14:textId="77777777" w:rsidR="001837F8" w:rsidRPr="00927D8E" w:rsidRDefault="001837F8" w:rsidP="00CD2394">
      <w:pPr>
        <w:pStyle w:val="NoSpacing"/>
        <w:keepLines/>
        <w:rPr>
          <w:rFonts w:cstheme="minorHAnsi"/>
        </w:rPr>
      </w:pPr>
      <w:r w:rsidRPr="00927D8E">
        <w:rPr>
          <w:rFonts w:cstheme="minorHAnsi"/>
        </w:rPr>
        <w:t> </w:t>
      </w:r>
    </w:p>
    <w:p w14:paraId="74AF6681" w14:textId="77777777" w:rsidR="001837F8" w:rsidRPr="00927D8E" w:rsidRDefault="001837F8" w:rsidP="00CD2394">
      <w:pPr>
        <w:pStyle w:val="NoSpacing"/>
        <w:keepLines/>
        <w:rPr>
          <w:rFonts w:cstheme="minorHAnsi"/>
        </w:rPr>
      </w:pPr>
      <w:r>
        <w:rPr>
          <w:rFonts w:cstheme="minorHAnsi"/>
        </w:rPr>
        <w:t xml:space="preserve">You already read by patterns, but English patterns rely more on word order than Latin. </w:t>
      </w:r>
      <w:r w:rsidRPr="00927D8E">
        <w:rPr>
          <w:rFonts w:cstheme="minorHAnsi"/>
        </w:rPr>
        <w:t xml:space="preserve">We know who (friends) is doing something (drink) and what they are doing (coffee). We also know that the friends are mine (and not the coffee) and that the coffee is hot (and not necessarily my friends). In many ancient languages, though, speakers would express this information through word endings instead. </w:t>
      </w:r>
    </w:p>
    <w:p w14:paraId="07FC5702" w14:textId="77777777" w:rsidR="001837F8" w:rsidRPr="00927D8E" w:rsidRDefault="001837F8" w:rsidP="00CD2394">
      <w:pPr>
        <w:pStyle w:val="NoSpacing"/>
        <w:keepLines/>
        <w:rPr>
          <w:rFonts w:cstheme="minorHAnsi"/>
        </w:rPr>
      </w:pPr>
      <w:r w:rsidRPr="00927D8E">
        <w:rPr>
          <w:rFonts w:cstheme="minorHAnsi"/>
        </w:rPr>
        <w:t> </w:t>
      </w:r>
    </w:p>
    <w:p w14:paraId="76A289D1" w14:textId="122EBF9F" w:rsidR="001837F8" w:rsidRPr="00927D8E" w:rsidRDefault="00CB3F2F" w:rsidP="00CD2394">
      <w:pPr>
        <w:pStyle w:val="NoSpacing"/>
        <w:keepLines/>
        <w:rPr>
          <w:rFonts w:cstheme="minorHAnsi"/>
        </w:rPr>
      </w:pPr>
      <w:r>
        <w:rPr>
          <w:rFonts w:cstheme="minorHAnsi"/>
        </w:rPr>
        <w:t>We could create a language system in which endings of words tell us what the word is doing, so if:</w:t>
      </w:r>
    </w:p>
    <w:p w14:paraId="548E0991" w14:textId="37D180BF" w:rsidR="001837F8" w:rsidRDefault="001837F8">
      <w:pPr>
        <w:pStyle w:val="NoSpacing"/>
        <w:keepLines/>
        <w:numPr>
          <w:ilvl w:val="0"/>
          <w:numId w:val="25"/>
        </w:numPr>
        <w:rPr>
          <w:rFonts w:cstheme="minorHAnsi"/>
        </w:rPr>
      </w:pPr>
      <w:r>
        <w:rPr>
          <w:rFonts w:cstheme="minorHAnsi"/>
        </w:rPr>
        <w:t>! means “</w:t>
      </w:r>
      <w:r w:rsidR="002202F4">
        <w:rPr>
          <w:rFonts w:cstheme="minorHAnsi"/>
        </w:rPr>
        <w:t>performs the action</w:t>
      </w:r>
      <w:r>
        <w:rPr>
          <w:rFonts w:cstheme="minorHAnsi"/>
        </w:rPr>
        <w:t>”</w:t>
      </w:r>
      <w:r w:rsidR="002202F4">
        <w:rPr>
          <w:rFonts w:cstheme="minorHAnsi"/>
        </w:rPr>
        <w:t xml:space="preserve"> (i.e., Subject)</w:t>
      </w:r>
    </w:p>
    <w:p w14:paraId="0F53F452" w14:textId="49433A1B" w:rsidR="001837F8" w:rsidRDefault="001837F8">
      <w:pPr>
        <w:pStyle w:val="NoSpacing"/>
        <w:keepLines/>
        <w:numPr>
          <w:ilvl w:val="0"/>
          <w:numId w:val="25"/>
        </w:numPr>
        <w:rPr>
          <w:rFonts w:cstheme="minorHAnsi"/>
        </w:rPr>
      </w:pPr>
      <w:r>
        <w:rPr>
          <w:rFonts w:cstheme="minorHAnsi"/>
        </w:rPr>
        <w:t># means “receives the action” (i.e., Direct Object)</w:t>
      </w:r>
    </w:p>
    <w:p w14:paraId="61C74E1F" w14:textId="1F7F3B07" w:rsidR="00CB3F2F" w:rsidRDefault="00CB3F2F" w:rsidP="00CB3F2F">
      <w:pPr>
        <w:pStyle w:val="NoSpacing"/>
        <w:keepLines/>
        <w:rPr>
          <w:rFonts w:cstheme="minorHAnsi"/>
        </w:rPr>
      </w:pPr>
      <w:r>
        <w:rPr>
          <w:rFonts w:cstheme="minorHAnsi"/>
        </w:rPr>
        <w:t>Then we could move the words around to emphasize different parts of the sentence:</w:t>
      </w:r>
    </w:p>
    <w:p w14:paraId="298792E7" w14:textId="5A0A2C80" w:rsidR="00CB3F2F" w:rsidRDefault="001D7698">
      <w:pPr>
        <w:pStyle w:val="NoSpacing"/>
        <w:keepLines/>
        <w:numPr>
          <w:ilvl w:val="0"/>
          <w:numId w:val="82"/>
        </w:numPr>
        <w:rPr>
          <w:rFonts w:cstheme="minorHAnsi"/>
        </w:rPr>
      </w:pPr>
      <w:r>
        <w:rPr>
          <w:rFonts w:cstheme="minorHAnsi"/>
        </w:rPr>
        <w:t>Meet</w:t>
      </w:r>
      <w:r w:rsidR="00CB3F2F">
        <w:rPr>
          <w:rFonts w:cstheme="minorHAnsi"/>
        </w:rPr>
        <w:t xml:space="preserve"> friends! </w:t>
      </w:r>
      <w:r>
        <w:rPr>
          <w:rFonts w:cstheme="minorHAnsi"/>
        </w:rPr>
        <w:t>players</w:t>
      </w:r>
      <w:r w:rsidR="00CB3F2F">
        <w:rPr>
          <w:rFonts w:cstheme="minorHAnsi"/>
        </w:rPr>
        <w:t>#</w:t>
      </w:r>
      <w:r w:rsidR="00CB3F2F">
        <w:rPr>
          <w:rFonts w:cstheme="minorHAnsi"/>
        </w:rPr>
        <w:tab/>
      </w:r>
      <w:r w:rsidR="00CB3F2F">
        <w:rPr>
          <w:rFonts w:cstheme="minorHAnsi"/>
        </w:rPr>
        <w:tab/>
        <w:t>“</w:t>
      </w:r>
      <w:r>
        <w:rPr>
          <w:rFonts w:cstheme="minorHAnsi"/>
        </w:rPr>
        <w:t xml:space="preserve">The </w:t>
      </w:r>
      <w:r w:rsidR="00CB3F2F">
        <w:rPr>
          <w:rFonts w:cstheme="minorHAnsi"/>
        </w:rPr>
        <w:t xml:space="preserve">friends </w:t>
      </w:r>
      <w:r>
        <w:rPr>
          <w:rFonts w:cstheme="minorHAnsi"/>
        </w:rPr>
        <w:t>meet the players</w:t>
      </w:r>
      <w:r w:rsidR="00CB3F2F">
        <w:rPr>
          <w:rFonts w:cstheme="minorHAnsi"/>
        </w:rPr>
        <w:t>.”</w:t>
      </w:r>
    </w:p>
    <w:p w14:paraId="1FB41A5C" w14:textId="07E9E367" w:rsidR="00CB3F2F" w:rsidRDefault="001D7698">
      <w:pPr>
        <w:pStyle w:val="NoSpacing"/>
        <w:keepLines/>
        <w:numPr>
          <w:ilvl w:val="0"/>
          <w:numId w:val="82"/>
        </w:numPr>
        <w:rPr>
          <w:rFonts w:cstheme="minorHAnsi"/>
        </w:rPr>
      </w:pPr>
      <w:r>
        <w:rPr>
          <w:rFonts w:cstheme="minorHAnsi"/>
        </w:rPr>
        <w:t>F</w:t>
      </w:r>
      <w:r w:rsidR="00CB3F2F">
        <w:rPr>
          <w:rFonts w:cstheme="minorHAnsi"/>
        </w:rPr>
        <w:t xml:space="preserve">riends! </w:t>
      </w:r>
      <w:r>
        <w:rPr>
          <w:rFonts w:cstheme="minorHAnsi"/>
        </w:rPr>
        <w:t>players</w:t>
      </w:r>
      <w:r w:rsidR="00CB3F2F">
        <w:rPr>
          <w:rFonts w:cstheme="minorHAnsi"/>
        </w:rPr>
        <w:t xml:space="preserve"># </w:t>
      </w:r>
      <w:r>
        <w:rPr>
          <w:rFonts w:cstheme="minorHAnsi"/>
        </w:rPr>
        <w:t>meet</w:t>
      </w:r>
      <w:r w:rsidR="00CB3F2F">
        <w:rPr>
          <w:rFonts w:cstheme="minorHAnsi"/>
        </w:rPr>
        <w:tab/>
      </w:r>
      <w:r w:rsidR="00CB3F2F">
        <w:rPr>
          <w:rFonts w:cstheme="minorHAnsi"/>
        </w:rPr>
        <w:tab/>
      </w:r>
      <w:r>
        <w:rPr>
          <w:rFonts w:cstheme="minorHAnsi"/>
        </w:rPr>
        <w:t xml:space="preserve">“The </w:t>
      </w:r>
      <w:r w:rsidR="00CB3F2F">
        <w:rPr>
          <w:rFonts w:cstheme="minorHAnsi"/>
        </w:rPr>
        <w:t xml:space="preserve">friends </w:t>
      </w:r>
      <w:r>
        <w:rPr>
          <w:rFonts w:cstheme="minorHAnsi"/>
        </w:rPr>
        <w:t>meet the players</w:t>
      </w:r>
      <w:r w:rsidR="00CB3F2F">
        <w:rPr>
          <w:rFonts w:cstheme="minorHAnsi"/>
        </w:rPr>
        <w:t>.”</w:t>
      </w:r>
    </w:p>
    <w:p w14:paraId="2B69A734" w14:textId="77777777" w:rsidR="001D7698" w:rsidRDefault="001D7698">
      <w:pPr>
        <w:pStyle w:val="NoSpacing"/>
        <w:keepLines/>
        <w:numPr>
          <w:ilvl w:val="0"/>
          <w:numId w:val="82"/>
        </w:numPr>
        <w:rPr>
          <w:rFonts w:cstheme="minorHAnsi"/>
        </w:rPr>
      </w:pPr>
      <w:r>
        <w:rPr>
          <w:rFonts w:cstheme="minorHAnsi"/>
        </w:rPr>
        <w:t>Friends# players! meet</w:t>
      </w:r>
      <w:r w:rsidR="00CB3F2F">
        <w:rPr>
          <w:rFonts w:cstheme="minorHAnsi"/>
        </w:rPr>
        <w:tab/>
      </w:r>
      <w:r>
        <w:rPr>
          <w:rFonts w:cstheme="minorHAnsi"/>
        </w:rPr>
        <w:tab/>
      </w:r>
      <w:r w:rsidR="00CB3F2F">
        <w:rPr>
          <w:rFonts w:cstheme="minorHAnsi"/>
        </w:rPr>
        <w:t>“</w:t>
      </w:r>
      <w:r>
        <w:rPr>
          <w:rFonts w:cstheme="minorHAnsi"/>
        </w:rPr>
        <w:t>The players meet the friends.”</w:t>
      </w:r>
    </w:p>
    <w:p w14:paraId="5170D0BE" w14:textId="77060429" w:rsidR="00CB3F2F" w:rsidRPr="00CB3F2F" w:rsidRDefault="0065716A">
      <w:pPr>
        <w:pStyle w:val="NoSpacing"/>
        <w:keepLines/>
        <w:numPr>
          <w:ilvl w:val="0"/>
          <w:numId w:val="82"/>
        </w:numPr>
        <w:rPr>
          <w:rFonts w:cstheme="minorHAnsi"/>
        </w:rPr>
      </w:pPr>
      <w:r>
        <w:rPr>
          <w:rFonts w:cstheme="minorHAnsi"/>
        </w:rPr>
        <w:t>Players! friends# meet</w:t>
      </w:r>
      <w:r>
        <w:rPr>
          <w:rFonts w:cstheme="minorHAnsi"/>
        </w:rPr>
        <w:tab/>
      </w:r>
      <w:r>
        <w:rPr>
          <w:rFonts w:cstheme="minorHAnsi"/>
        </w:rPr>
        <w:tab/>
        <w:t>“The players meet the friends.”</w:t>
      </w:r>
      <w:r w:rsidR="00CB3F2F">
        <w:rPr>
          <w:rFonts w:cstheme="minorHAnsi"/>
        </w:rPr>
        <w:t xml:space="preserve"> </w:t>
      </w:r>
    </w:p>
    <w:p w14:paraId="4D921472" w14:textId="77777777" w:rsidR="00CB3F2F" w:rsidRDefault="00CB3F2F" w:rsidP="00CB3F2F">
      <w:pPr>
        <w:pStyle w:val="NoSpacing"/>
        <w:keepLines/>
        <w:rPr>
          <w:rFonts w:cstheme="minorHAnsi"/>
        </w:rPr>
      </w:pPr>
    </w:p>
    <w:p w14:paraId="11D50293" w14:textId="3CEFD460" w:rsidR="00CB3F2F" w:rsidRDefault="00CB3F2F" w:rsidP="00CB3F2F">
      <w:pPr>
        <w:pStyle w:val="NoSpacing"/>
        <w:keepLines/>
        <w:rPr>
          <w:rFonts w:cstheme="minorHAnsi"/>
        </w:rPr>
      </w:pPr>
      <w:r>
        <w:rPr>
          <w:rFonts w:cstheme="minorHAnsi"/>
        </w:rPr>
        <w:t>We’ll see that the Romans used endings not only to show what a noun is doing in a sentence, but number (one friend or many friends)</w:t>
      </w:r>
      <w:r w:rsidR="005A753E">
        <w:rPr>
          <w:rFonts w:cstheme="minorHAnsi"/>
        </w:rPr>
        <w:t xml:space="preserve">, but what verbs are doing as well. </w:t>
      </w:r>
      <w:r w:rsidR="005A753E" w:rsidRPr="005A753E">
        <w:rPr>
          <w:rFonts w:cstheme="minorHAnsi"/>
          <w:b/>
          <w:bCs/>
        </w:rPr>
        <w:t>When</w:t>
      </w:r>
      <w:r w:rsidR="005A753E">
        <w:rPr>
          <w:rFonts w:cstheme="minorHAnsi"/>
        </w:rPr>
        <w:t xml:space="preserve"> the </w:t>
      </w:r>
      <w:r w:rsidR="0065716A">
        <w:rPr>
          <w:rFonts w:cstheme="minorHAnsi"/>
        </w:rPr>
        <w:t>friends and players meet</w:t>
      </w:r>
      <w:r w:rsidR="005A753E">
        <w:rPr>
          <w:rFonts w:cstheme="minorHAnsi"/>
        </w:rPr>
        <w:t xml:space="preserve">, </w:t>
      </w:r>
      <w:r w:rsidR="005A753E" w:rsidRPr="005A753E">
        <w:rPr>
          <w:rFonts w:cstheme="minorHAnsi"/>
          <w:b/>
          <w:bCs/>
        </w:rPr>
        <w:t>if</w:t>
      </w:r>
      <w:r w:rsidR="005A753E">
        <w:rPr>
          <w:rFonts w:cstheme="minorHAnsi"/>
        </w:rPr>
        <w:t xml:space="preserve"> </w:t>
      </w:r>
      <w:r w:rsidR="0065716A">
        <w:rPr>
          <w:rFonts w:cstheme="minorHAnsi"/>
        </w:rPr>
        <w:t>they meet</w:t>
      </w:r>
      <w:r w:rsidR="005A753E">
        <w:rPr>
          <w:rFonts w:cstheme="minorHAnsi"/>
        </w:rPr>
        <w:t>, and more. All of this is told with endings, so they are essential to memorize.</w:t>
      </w:r>
    </w:p>
    <w:p w14:paraId="3723D242" w14:textId="77777777" w:rsidR="001837F8" w:rsidRPr="00927D8E" w:rsidRDefault="001837F8" w:rsidP="00CD2394">
      <w:pPr>
        <w:pStyle w:val="NoSpacing"/>
        <w:keepLines/>
        <w:rPr>
          <w:rFonts w:cstheme="minorHAnsi"/>
        </w:rPr>
      </w:pPr>
    </w:p>
    <w:p w14:paraId="255AB9FE" w14:textId="721EB185" w:rsidR="005A753E" w:rsidRDefault="001837F8" w:rsidP="00CD2394">
      <w:pPr>
        <w:pStyle w:val="NoSpacing"/>
        <w:keepLines/>
        <w:rPr>
          <w:rFonts w:cstheme="minorHAnsi"/>
        </w:rPr>
      </w:pPr>
      <w:r w:rsidRPr="000F262A">
        <w:rPr>
          <w:rStyle w:val="IntenseEmphasis"/>
        </w:rPr>
        <w:t>The most important task you have in starting Latin is to identify this new pattern</w:t>
      </w:r>
      <w:r w:rsidR="0065716A">
        <w:rPr>
          <w:rStyle w:val="IntenseEmphasis"/>
        </w:rPr>
        <w:t xml:space="preserve"> of endings instead of word order</w:t>
      </w:r>
      <w:r w:rsidRPr="000F262A">
        <w:rPr>
          <w:rStyle w:val="IntenseEmphasis"/>
        </w:rPr>
        <w:t>.</w:t>
      </w:r>
      <w:r>
        <w:rPr>
          <w:rFonts w:cstheme="minorHAnsi"/>
        </w:rPr>
        <w:t xml:space="preserve"> This is like driving in a new country. Lots of the rules are still the same, </w:t>
      </w:r>
      <w:r w:rsidR="00805FD6">
        <w:rPr>
          <w:rFonts w:cstheme="minorHAnsi"/>
        </w:rPr>
        <w:t>but there are important differences (which side of the road should you drive on?)</w:t>
      </w:r>
      <w:r>
        <w:rPr>
          <w:rFonts w:cstheme="minorHAnsi"/>
        </w:rPr>
        <w:t xml:space="preserve">. </w:t>
      </w:r>
    </w:p>
    <w:p w14:paraId="7C0DC9CE" w14:textId="77777777" w:rsidR="005A753E" w:rsidRDefault="001837F8">
      <w:pPr>
        <w:pStyle w:val="NoSpacing"/>
        <w:keepLines/>
        <w:numPr>
          <w:ilvl w:val="0"/>
          <w:numId w:val="83"/>
        </w:numPr>
        <w:rPr>
          <w:rFonts w:cstheme="minorHAnsi"/>
        </w:rPr>
      </w:pPr>
      <w:r w:rsidRPr="00927D8E">
        <w:rPr>
          <w:rFonts w:cstheme="minorHAnsi"/>
        </w:rPr>
        <w:t xml:space="preserve">Latin uses inflections, but instead of </w:t>
      </w:r>
      <w:r>
        <w:rPr>
          <w:rFonts w:cstheme="minorHAnsi"/>
        </w:rPr>
        <w:t>exclamation marks or pound signs</w:t>
      </w:r>
      <w:r w:rsidRPr="00927D8E">
        <w:rPr>
          <w:rFonts w:cstheme="minorHAnsi"/>
        </w:rPr>
        <w:t xml:space="preserve">, the Romans just used different letters at the end of words. </w:t>
      </w:r>
    </w:p>
    <w:p w14:paraId="503C3072" w14:textId="4350565B" w:rsidR="001837F8" w:rsidRPr="00927D8E" w:rsidRDefault="001837F8">
      <w:pPr>
        <w:pStyle w:val="NoSpacing"/>
        <w:keepLines/>
        <w:numPr>
          <w:ilvl w:val="0"/>
          <w:numId w:val="83"/>
        </w:numPr>
        <w:rPr>
          <w:rFonts w:cstheme="minorHAnsi"/>
        </w:rPr>
      </w:pPr>
      <w:r>
        <w:rPr>
          <w:rFonts w:cstheme="minorHAnsi"/>
        </w:rPr>
        <w:t xml:space="preserve">For </w:t>
      </w:r>
      <w:r w:rsidR="0037282E">
        <w:rPr>
          <w:rFonts w:cstheme="minorHAnsi"/>
        </w:rPr>
        <w:t>now,</w:t>
      </w:r>
      <w:r>
        <w:rPr>
          <w:rFonts w:cstheme="minorHAnsi"/>
        </w:rPr>
        <w:t xml:space="preserve"> we will focus on 2 types of inflected words (nouns and verbs)</w:t>
      </w:r>
      <w:r w:rsidRPr="00927D8E">
        <w:rPr>
          <w:rFonts w:cstheme="minorHAnsi"/>
        </w:rPr>
        <w:t xml:space="preserve">. </w:t>
      </w:r>
    </w:p>
    <w:p w14:paraId="301B5B48" w14:textId="77777777" w:rsidR="001837F8" w:rsidRPr="00927D8E" w:rsidRDefault="001837F8" w:rsidP="00CD2394">
      <w:pPr>
        <w:pStyle w:val="NoSpacing"/>
        <w:keepLines/>
        <w:rPr>
          <w:rFonts w:cstheme="minorHAnsi"/>
        </w:rPr>
      </w:pPr>
      <w:r w:rsidRPr="00927D8E">
        <w:rPr>
          <w:rFonts w:cstheme="minorHAnsi"/>
        </w:rPr>
        <w:t> </w:t>
      </w:r>
    </w:p>
    <w:p w14:paraId="2489B924" w14:textId="77777777" w:rsidR="001837F8" w:rsidRPr="00927D8E" w:rsidRDefault="001837F8" w:rsidP="00CD2394">
      <w:pPr>
        <w:pStyle w:val="SectionandVocabheader"/>
      </w:pPr>
      <w:bookmarkStart w:id="8" w:name="_Toc158984944"/>
      <w:r w:rsidRPr="00927D8E">
        <w:t>Transitive/Intransitive</w:t>
      </w:r>
      <w:bookmarkEnd w:id="8"/>
    </w:p>
    <w:p w14:paraId="529067B4" w14:textId="77777777" w:rsidR="001837F8" w:rsidRDefault="001837F8" w:rsidP="00CD2394">
      <w:pPr>
        <w:pStyle w:val="NoSpacing"/>
        <w:keepLines/>
        <w:rPr>
          <w:rFonts w:cstheme="minorHAnsi"/>
        </w:rPr>
      </w:pPr>
      <w:r w:rsidRPr="00927D8E">
        <w:rPr>
          <w:rFonts w:cstheme="minorHAnsi"/>
        </w:rPr>
        <w:t xml:space="preserve">In active voice sentences, words that perform the action are called </w:t>
      </w:r>
      <w:r w:rsidRPr="0065716A">
        <w:rPr>
          <w:rFonts w:cstheme="minorHAnsi"/>
          <w:b/>
          <w:bCs/>
        </w:rPr>
        <w:t>subjects</w:t>
      </w:r>
      <w:r w:rsidRPr="00927D8E">
        <w:rPr>
          <w:rFonts w:cstheme="minorHAnsi"/>
        </w:rPr>
        <w:t xml:space="preserve">. Words that receive that action are called </w:t>
      </w:r>
      <w:r w:rsidRPr="00D53516">
        <w:rPr>
          <w:rStyle w:val="Strong"/>
        </w:rPr>
        <w:t>direct objects</w:t>
      </w:r>
      <w:r w:rsidRPr="00927D8E">
        <w:rPr>
          <w:rFonts w:cstheme="minorHAnsi"/>
        </w:rPr>
        <w:t>.</w:t>
      </w:r>
    </w:p>
    <w:p w14:paraId="08E74520" w14:textId="77777777" w:rsidR="001837F8" w:rsidRPr="00927D8E" w:rsidRDefault="001837F8" w:rsidP="00CD2394">
      <w:pPr>
        <w:pStyle w:val="NoSpacing"/>
        <w:keepLines/>
        <w:rPr>
          <w:rFonts w:cstheme="minorHAnsi"/>
        </w:rPr>
      </w:pPr>
    </w:p>
    <w:p w14:paraId="2B53A336" w14:textId="032346C1" w:rsidR="001837F8" w:rsidRPr="00927D8E" w:rsidRDefault="001837F8" w:rsidP="00CD2394">
      <w:pPr>
        <w:pStyle w:val="NoSpacing"/>
        <w:keepLines/>
        <w:rPr>
          <w:rFonts w:cstheme="minorHAnsi"/>
        </w:rPr>
      </w:pPr>
      <w:r w:rsidRPr="00927D8E">
        <w:rPr>
          <w:rFonts w:cstheme="minorHAnsi"/>
        </w:rPr>
        <w:t xml:space="preserve">In her book </w:t>
      </w:r>
      <w:r w:rsidRPr="00927D8E">
        <w:rPr>
          <w:rFonts w:cstheme="minorHAnsi"/>
          <w:i/>
          <w:iCs/>
        </w:rPr>
        <w:t>Word by Word</w:t>
      </w:r>
      <w:r w:rsidRPr="00927D8E">
        <w:rPr>
          <w:rFonts w:cstheme="minorHAnsi"/>
        </w:rPr>
        <w:t xml:space="preserve">, Kory Stamper describes the sophisticated method by which editors of the </w:t>
      </w:r>
      <w:r w:rsidRPr="00805FD6">
        <w:rPr>
          <w:rFonts w:cstheme="minorHAnsi"/>
          <w:i/>
          <w:iCs/>
        </w:rPr>
        <w:t xml:space="preserve">Merriam Webster </w:t>
      </w:r>
      <w:r w:rsidR="00805FD6" w:rsidRPr="00805FD6">
        <w:rPr>
          <w:rFonts w:cstheme="minorHAnsi"/>
          <w:i/>
          <w:iCs/>
        </w:rPr>
        <w:t>D</w:t>
      </w:r>
      <w:r w:rsidRPr="00805FD6">
        <w:rPr>
          <w:rFonts w:cstheme="minorHAnsi"/>
          <w:i/>
          <w:iCs/>
        </w:rPr>
        <w:t>ictionary</w:t>
      </w:r>
      <w:r w:rsidRPr="00927D8E">
        <w:rPr>
          <w:rFonts w:cstheme="minorHAnsi"/>
        </w:rPr>
        <w:t xml:space="preserve"> determine how transitive a verb is. They have a notecard with the words “I'ma ____ yo ass!” written on it (with a hole cut out for the </w:t>
      </w:r>
      <w:r>
        <w:rPr>
          <w:rFonts w:cstheme="minorHAnsi"/>
        </w:rPr>
        <w:t>verb in question</w:t>
      </w:r>
      <w:r w:rsidRPr="00927D8E">
        <w:rPr>
          <w:rFonts w:cstheme="minorHAnsi"/>
        </w:rPr>
        <w:t xml:space="preserve">). </w:t>
      </w:r>
      <w:r>
        <w:rPr>
          <w:rFonts w:cstheme="minorHAnsi"/>
        </w:rPr>
        <w:t>If the editor</w:t>
      </w:r>
      <w:r w:rsidRPr="00927D8E">
        <w:rPr>
          <w:rFonts w:cstheme="minorHAnsi"/>
        </w:rPr>
        <w:t xml:space="preserve"> put</w:t>
      </w:r>
      <w:r>
        <w:rPr>
          <w:rFonts w:cstheme="minorHAnsi"/>
        </w:rPr>
        <w:t>s</w:t>
      </w:r>
      <w:r w:rsidRPr="00927D8E">
        <w:rPr>
          <w:rFonts w:cstheme="minorHAnsi"/>
        </w:rPr>
        <w:t xml:space="preserve"> the card over a verb and the sentence makes </w:t>
      </w:r>
      <w:r w:rsidR="00BB4A77">
        <w:rPr>
          <w:rFonts w:cstheme="minorHAnsi"/>
        </w:rPr>
        <w:t>grammatical sense, then it’s transitive.</w:t>
      </w:r>
    </w:p>
    <w:p w14:paraId="42A90624" w14:textId="77777777" w:rsidR="001837F8" w:rsidRPr="00927D8E" w:rsidRDefault="001837F8" w:rsidP="00CD2394">
      <w:pPr>
        <w:pStyle w:val="NoSpacing"/>
        <w:keepLines/>
        <w:rPr>
          <w:rFonts w:cstheme="minorHAnsi"/>
        </w:rPr>
      </w:pPr>
    </w:p>
    <w:p w14:paraId="695D5D68" w14:textId="77B77E08" w:rsidR="001837F8" w:rsidRDefault="001837F8" w:rsidP="00CD2394">
      <w:pPr>
        <w:pStyle w:val="NoSpacing"/>
        <w:keepLines/>
        <w:numPr>
          <w:ilvl w:val="0"/>
          <w:numId w:val="3"/>
        </w:numPr>
        <w:rPr>
          <w:rFonts w:cstheme="minorHAnsi"/>
        </w:rPr>
      </w:pPr>
      <w:r w:rsidRPr="00927D8E">
        <w:rPr>
          <w:rFonts w:cstheme="minorHAnsi"/>
        </w:rPr>
        <w:t>try with verbs like SNEEZE, MOVE, REALIZE, CALL</w:t>
      </w:r>
      <w:r w:rsidR="005A753E">
        <w:rPr>
          <w:rFonts w:cstheme="minorHAnsi"/>
        </w:rPr>
        <w:t xml:space="preserve">, </w:t>
      </w:r>
      <w:r w:rsidR="00BB4A77">
        <w:rPr>
          <w:rFonts w:cstheme="minorHAnsi"/>
        </w:rPr>
        <w:t xml:space="preserve">CONSIDER, </w:t>
      </w:r>
      <w:r w:rsidR="00346394">
        <w:rPr>
          <w:rFonts w:cstheme="minorHAnsi"/>
        </w:rPr>
        <w:t>SLEEP</w:t>
      </w:r>
      <w:r w:rsidR="005A753E">
        <w:rPr>
          <w:rFonts w:cstheme="minorHAnsi"/>
        </w:rPr>
        <w:t>. Which ones are transitive?</w:t>
      </w:r>
    </w:p>
    <w:p w14:paraId="5073BB7F" w14:textId="4DD4561F" w:rsidR="007D2082" w:rsidRDefault="007D2082" w:rsidP="00CD2394">
      <w:pPr>
        <w:pStyle w:val="NoSpacing"/>
        <w:keepLines/>
        <w:numPr>
          <w:ilvl w:val="0"/>
          <w:numId w:val="3"/>
        </w:numPr>
        <w:rPr>
          <w:rFonts w:cstheme="minorHAnsi"/>
        </w:rPr>
      </w:pPr>
      <w:r>
        <w:rPr>
          <w:rFonts w:cstheme="minorHAnsi"/>
        </w:rPr>
        <w:t>Another simple way to test if a verb is transitive is to see if what? or whom? work with i.</w:t>
      </w:r>
    </w:p>
    <w:p w14:paraId="5844433D" w14:textId="334B0B98" w:rsidR="007D2082" w:rsidRPr="007D2082" w:rsidRDefault="007D2082" w:rsidP="007D2082">
      <w:pPr>
        <w:pStyle w:val="NoSpacing"/>
        <w:keepLines/>
        <w:numPr>
          <w:ilvl w:val="1"/>
          <w:numId w:val="3"/>
        </w:numPr>
        <w:rPr>
          <w:rFonts w:cstheme="minorHAnsi"/>
        </w:rPr>
      </w:pPr>
      <w:r>
        <w:rPr>
          <w:rFonts w:cstheme="minorHAnsi"/>
        </w:rPr>
        <w:lastRenderedPageBreak/>
        <w:t xml:space="preserve">“they see” </w:t>
      </w:r>
      <w:r w:rsidRPr="007D2082">
        <w:rPr>
          <w:rFonts w:cstheme="minorHAnsi"/>
          <w:u w:val="single"/>
        </w:rPr>
        <w:t>what</w:t>
      </w:r>
      <w:r>
        <w:rPr>
          <w:rFonts w:cstheme="minorHAnsi"/>
          <w:u w:val="single"/>
        </w:rPr>
        <w:t>?</w:t>
      </w:r>
      <w:r>
        <w:rPr>
          <w:rFonts w:cstheme="minorHAnsi"/>
        </w:rPr>
        <w:t xml:space="preserve"> (a movie)</w:t>
      </w:r>
    </w:p>
    <w:p w14:paraId="18B8AAE2" w14:textId="21C02C37" w:rsidR="007D2082" w:rsidRPr="007D2082" w:rsidRDefault="007D2082" w:rsidP="007D2082">
      <w:pPr>
        <w:pStyle w:val="NoSpacing"/>
        <w:keepLines/>
        <w:numPr>
          <w:ilvl w:val="1"/>
          <w:numId w:val="3"/>
        </w:numPr>
        <w:rPr>
          <w:rFonts w:cstheme="minorHAnsi"/>
        </w:rPr>
      </w:pPr>
      <w:r w:rsidRPr="007D2082">
        <w:rPr>
          <w:rFonts w:cstheme="minorHAnsi"/>
        </w:rPr>
        <w:t>“he knows”</w:t>
      </w:r>
      <w:r>
        <w:rPr>
          <w:rFonts w:cstheme="minorHAnsi"/>
          <w:u w:val="single"/>
        </w:rPr>
        <w:t xml:space="preserve"> whom?</w:t>
      </w:r>
      <w:r>
        <w:rPr>
          <w:rFonts w:cstheme="minorHAnsi"/>
        </w:rPr>
        <w:t xml:space="preserve"> (the plot)</w:t>
      </w:r>
    </w:p>
    <w:p w14:paraId="116030D1" w14:textId="2E1F5F41" w:rsidR="007D2082" w:rsidRPr="00927D8E" w:rsidRDefault="007D2082" w:rsidP="007D2082">
      <w:pPr>
        <w:pStyle w:val="NoSpacing"/>
        <w:keepLines/>
        <w:numPr>
          <w:ilvl w:val="1"/>
          <w:numId w:val="3"/>
        </w:numPr>
        <w:rPr>
          <w:rFonts w:cstheme="minorHAnsi"/>
        </w:rPr>
      </w:pPr>
      <w:r>
        <w:rPr>
          <w:rFonts w:cstheme="minorHAnsi"/>
        </w:rPr>
        <w:t xml:space="preserve">This test won’t work with “she stares” </w:t>
      </w:r>
      <w:r>
        <w:rPr>
          <w:rFonts w:cstheme="minorHAnsi"/>
          <w:u w:val="single"/>
        </w:rPr>
        <w:t>what</w:t>
      </w:r>
      <w:r>
        <w:rPr>
          <w:rFonts w:cstheme="minorHAnsi"/>
        </w:rPr>
        <w:t>?</w:t>
      </w:r>
    </w:p>
    <w:p w14:paraId="3DD53FD0" w14:textId="77777777" w:rsidR="001837F8" w:rsidRPr="00927D8E" w:rsidRDefault="001837F8" w:rsidP="00CD2394">
      <w:pPr>
        <w:pStyle w:val="NoSpacing"/>
        <w:keepLines/>
        <w:rPr>
          <w:rFonts w:cstheme="minorHAnsi"/>
        </w:rPr>
      </w:pPr>
    </w:p>
    <w:p w14:paraId="38FDF105" w14:textId="16D27F0A" w:rsidR="001837F8" w:rsidRPr="00927D8E" w:rsidRDefault="001837F8" w:rsidP="00CD2394">
      <w:pPr>
        <w:pStyle w:val="Heading3"/>
      </w:pPr>
      <w:bookmarkStart w:id="9" w:name="_Toc158984945"/>
      <w:r w:rsidRPr="00927D8E">
        <w:t>Principles of Latin</w:t>
      </w:r>
      <w:bookmarkEnd w:id="9"/>
    </w:p>
    <w:p w14:paraId="01141A39" w14:textId="77777777" w:rsidR="001837F8" w:rsidRDefault="001837F8" w:rsidP="00CD2394">
      <w:pPr>
        <w:pStyle w:val="Heading5"/>
      </w:pPr>
      <w:r>
        <w:t>Verbs</w:t>
      </w:r>
    </w:p>
    <w:p w14:paraId="7B3EA22B" w14:textId="7B6C9FE4" w:rsidR="001837F8" w:rsidRPr="00927D8E" w:rsidRDefault="001837F8" w:rsidP="00CD2394">
      <w:pPr>
        <w:pStyle w:val="NoSpacing"/>
        <w:keepLines/>
        <w:rPr>
          <w:rFonts w:cstheme="minorHAnsi"/>
        </w:rPr>
      </w:pPr>
      <w:r>
        <w:rPr>
          <w:rFonts w:cstheme="minorHAnsi"/>
        </w:rPr>
        <w:t>There</w:t>
      </w:r>
      <w:r w:rsidR="00297A41">
        <w:rPr>
          <w:rFonts w:cstheme="minorHAnsi"/>
        </w:rPr>
        <w:t xml:space="preserve"> are</w:t>
      </w:r>
      <w:r>
        <w:rPr>
          <w:rFonts w:cstheme="minorHAnsi"/>
        </w:rPr>
        <w:t xml:space="preserve"> (for now) 2 </w:t>
      </w:r>
      <w:r w:rsidR="00F513C3">
        <w:rPr>
          <w:rFonts w:cstheme="minorHAnsi"/>
        </w:rPr>
        <w:t>families</w:t>
      </w:r>
      <w:r>
        <w:rPr>
          <w:rFonts w:cstheme="minorHAnsi"/>
        </w:rPr>
        <w:t xml:space="preserve"> </w:t>
      </w:r>
      <w:r w:rsidR="00F513C3">
        <w:rPr>
          <w:rFonts w:cstheme="minorHAnsi"/>
        </w:rPr>
        <w:t xml:space="preserve">(called </w:t>
      </w:r>
      <w:r w:rsidR="00F513C3" w:rsidRPr="00F513C3">
        <w:rPr>
          <w:rStyle w:val="Strong"/>
        </w:rPr>
        <w:t>conjugations</w:t>
      </w:r>
      <w:r w:rsidR="00F513C3">
        <w:rPr>
          <w:rFonts w:cstheme="minorHAnsi"/>
        </w:rPr>
        <w:t xml:space="preserve">) </w:t>
      </w:r>
      <w:r>
        <w:rPr>
          <w:rFonts w:cstheme="minorHAnsi"/>
        </w:rPr>
        <w:t>of verbs:</w:t>
      </w:r>
      <w:r w:rsidRPr="00927D8E">
        <w:rPr>
          <w:rFonts w:cstheme="minorHAnsi"/>
        </w:rPr>
        <w:t xml:space="preserve"> </w:t>
      </w:r>
      <w:r w:rsidRPr="00927D8E">
        <w:rPr>
          <w:rFonts w:cstheme="minorHAnsi"/>
          <w:color w:val="D80000"/>
        </w:rPr>
        <w:t>a</w:t>
      </w:r>
      <w:r w:rsidRPr="00927D8E">
        <w:rPr>
          <w:rFonts w:cstheme="minorHAnsi"/>
        </w:rPr>
        <w:t xml:space="preserve"> verbs and </w:t>
      </w:r>
      <w:r w:rsidR="00805FD6" w:rsidRPr="00F513C3">
        <w:rPr>
          <w:rFonts w:cstheme="minorHAnsi"/>
          <w:color w:val="7030A0"/>
        </w:rPr>
        <w:t>e</w:t>
      </w:r>
      <w:r w:rsidRPr="00927D8E">
        <w:rPr>
          <w:rFonts w:cstheme="minorHAnsi"/>
        </w:rPr>
        <w:t xml:space="preserve"> verbs. </w:t>
      </w:r>
      <w:r w:rsidR="00297A41">
        <w:rPr>
          <w:rFonts w:cstheme="minorHAnsi"/>
        </w:rPr>
        <w:t>There is not a significant difference to these verbs; they just belong to different families and</w:t>
      </w:r>
      <w:r>
        <w:rPr>
          <w:rFonts w:cstheme="minorHAnsi"/>
        </w:rPr>
        <w:t xml:space="preserve"> have slight spelling variations.</w:t>
      </w:r>
    </w:p>
    <w:p w14:paraId="2CE044EF" w14:textId="069710D5" w:rsidR="001837F8" w:rsidRDefault="001837F8" w:rsidP="00CD2394">
      <w:pPr>
        <w:pStyle w:val="NoSpacing"/>
        <w:keepLines/>
        <w:rPr>
          <w:rFonts w:cstheme="minorHAnsi"/>
        </w:rPr>
      </w:pPr>
      <w:r w:rsidRPr="00927D8E">
        <w:rPr>
          <w:rFonts w:cstheme="minorHAnsi"/>
        </w:rPr>
        <w:t xml:space="preserve">For these verbs (and almost all verbs), </w:t>
      </w:r>
      <w:r w:rsidRPr="00601920">
        <w:rPr>
          <w:rFonts w:cstheme="minorHAnsi"/>
          <w:color w:val="0070C0"/>
          <w:u w:val="thick"/>
        </w:rPr>
        <w:t>t</w:t>
      </w:r>
      <w:r w:rsidRPr="00927D8E">
        <w:rPr>
          <w:rFonts w:cstheme="minorHAnsi"/>
        </w:rPr>
        <w:t xml:space="preserve"> signifies “he/she/it _____s” and </w:t>
      </w:r>
      <w:r w:rsidRPr="00601920">
        <w:rPr>
          <w:rFonts w:cstheme="minorHAnsi"/>
          <w:color w:val="0070C0"/>
          <w:u w:val="thick"/>
        </w:rPr>
        <w:t>nt</w:t>
      </w:r>
      <w:r w:rsidRPr="00601920">
        <w:rPr>
          <w:rFonts w:cstheme="minorHAnsi"/>
          <w:color w:val="0070C0"/>
        </w:rPr>
        <w:t xml:space="preserve"> </w:t>
      </w:r>
      <w:r w:rsidRPr="00927D8E">
        <w:rPr>
          <w:rFonts w:cstheme="minorHAnsi"/>
        </w:rPr>
        <w:t>signifies “they _____”</w:t>
      </w:r>
      <w:r w:rsidR="00F513C3">
        <w:rPr>
          <w:rFonts w:cstheme="minorHAnsi"/>
        </w:rPr>
        <w:t xml:space="preserve">. Unlike English, Latin, like many other languages, does not require a named subject. When we translate, we should supply an appropriate: </w:t>
      </w:r>
      <w:r w:rsidR="005D3853">
        <w:rPr>
          <w:rFonts w:cstheme="minorHAnsi"/>
          <w:i/>
        </w:rPr>
        <w:t>voc</w:t>
      </w:r>
      <w:r w:rsidR="00F513C3">
        <w:rPr>
          <w:rFonts w:cstheme="minorHAnsi"/>
          <w:i/>
        </w:rPr>
        <w:t>ant</w:t>
      </w:r>
      <w:r w:rsidR="00F513C3">
        <w:rPr>
          <w:rFonts w:cstheme="minorHAnsi"/>
        </w:rPr>
        <w:t xml:space="preserve"> = </w:t>
      </w:r>
      <w:r w:rsidR="00F513C3" w:rsidRPr="00F513C3">
        <w:rPr>
          <w:rFonts w:cstheme="minorHAnsi"/>
          <w:i/>
          <w:u w:val="single"/>
        </w:rPr>
        <w:t>they</w:t>
      </w:r>
      <w:r w:rsidR="00F513C3">
        <w:rPr>
          <w:rFonts w:cstheme="minorHAnsi"/>
          <w:i/>
        </w:rPr>
        <w:t xml:space="preserve"> </w:t>
      </w:r>
      <w:r w:rsidR="005D3853">
        <w:rPr>
          <w:rFonts w:cstheme="minorHAnsi"/>
          <w:i/>
        </w:rPr>
        <w:t>call</w:t>
      </w:r>
      <w:r w:rsidR="00F513C3">
        <w:rPr>
          <w:rFonts w:cstheme="minorHAnsi"/>
        </w:rPr>
        <w:t>.</w:t>
      </w:r>
    </w:p>
    <w:p w14:paraId="3D5C7811" w14:textId="77777777" w:rsidR="005D3853" w:rsidRDefault="005D3853" w:rsidP="00CD2394">
      <w:pPr>
        <w:pStyle w:val="NoSpacing"/>
        <w:keepLines/>
        <w:rPr>
          <w:rFonts w:cstheme="minorHAnsi"/>
        </w:rPr>
      </w:pPr>
    </w:p>
    <w:p w14:paraId="331E2F93" w14:textId="4203DA27" w:rsidR="005D3853" w:rsidRDefault="005D3853" w:rsidP="00CD2394">
      <w:pPr>
        <w:pStyle w:val="NoSpacing"/>
        <w:keepLines/>
        <w:rPr>
          <w:rFonts w:cstheme="minorHAnsi"/>
        </w:rPr>
      </w:pPr>
      <w:r>
        <w:rPr>
          <w:rFonts w:cstheme="minorHAnsi"/>
        </w:rPr>
        <w:t xml:space="preserve">This form (called the </w:t>
      </w:r>
      <w:r w:rsidRPr="005D3853">
        <w:rPr>
          <w:rFonts w:cstheme="minorHAnsi"/>
          <w:b/>
          <w:bCs/>
        </w:rPr>
        <w:t>present tense</w:t>
      </w:r>
      <w:r>
        <w:rPr>
          <w:rFonts w:cstheme="minorHAnsi"/>
        </w:rPr>
        <w:t xml:space="preserve">) can be translated </w:t>
      </w:r>
      <w:r w:rsidR="006771C3">
        <w:rPr>
          <w:rFonts w:cstheme="minorHAnsi"/>
        </w:rPr>
        <w:t>in multiple ways in English. The most common are</w:t>
      </w:r>
    </w:p>
    <w:p w14:paraId="08B7E3DC" w14:textId="2E898172" w:rsidR="006771C3" w:rsidRDefault="006771C3">
      <w:pPr>
        <w:pStyle w:val="NoSpacing"/>
        <w:keepLines/>
        <w:numPr>
          <w:ilvl w:val="0"/>
          <w:numId w:val="88"/>
        </w:numPr>
        <w:rPr>
          <w:rFonts w:cstheme="minorHAnsi"/>
        </w:rPr>
      </w:pPr>
      <w:r>
        <w:rPr>
          <w:rFonts w:cstheme="minorHAnsi"/>
        </w:rPr>
        <w:t xml:space="preserve">simple present: </w:t>
      </w:r>
      <w:r w:rsidRPr="006771C3">
        <w:rPr>
          <w:rFonts w:cstheme="minorHAnsi"/>
          <w:i/>
          <w:iCs/>
        </w:rPr>
        <w:t>they call</w:t>
      </w:r>
    </w:p>
    <w:p w14:paraId="4207E666" w14:textId="7500F90E" w:rsidR="006771C3" w:rsidRDefault="006771C3">
      <w:pPr>
        <w:pStyle w:val="NoSpacing"/>
        <w:keepLines/>
        <w:numPr>
          <w:ilvl w:val="0"/>
          <w:numId w:val="88"/>
        </w:numPr>
        <w:rPr>
          <w:rFonts w:cstheme="minorHAnsi"/>
        </w:rPr>
      </w:pPr>
      <w:r>
        <w:rPr>
          <w:rFonts w:cstheme="minorHAnsi"/>
        </w:rPr>
        <w:t xml:space="preserve">emphatic present: </w:t>
      </w:r>
      <w:r>
        <w:rPr>
          <w:rFonts w:cstheme="minorHAnsi"/>
          <w:i/>
          <w:iCs/>
        </w:rPr>
        <w:t>they do call</w:t>
      </w:r>
    </w:p>
    <w:p w14:paraId="08AC0C9A" w14:textId="5E0824D3" w:rsidR="006771C3" w:rsidRDefault="006771C3">
      <w:pPr>
        <w:pStyle w:val="NoSpacing"/>
        <w:keepLines/>
        <w:numPr>
          <w:ilvl w:val="0"/>
          <w:numId w:val="88"/>
        </w:numPr>
        <w:rPr>
          <w:rFonts w:cstheme="minorHAnsi"/>
        </w:rPr>
      </w:pPr>
      <w:r>
        <w:rPr>
          <w:rFonts w:cstheme="minorHAnsi"/>
        </w:rPr>
        <w:t xml:space="preserve">progressive present: </w:t>
      </w:r>
      <w:r>
        <w:rPr>
          <w:rFonts w:cstheme="minorHAnsi"/>
          <w:i/>
          <w:iCs/>
        </w:rPr>
        <w:t>they are calling</w:t>
      </w:r>
    </w:p>
    <w:p w14:paraId="4809A432" w14:textId="07CAB868" w:rsidR="006771C3" w:rsidRPr="00F513C3" w:rsidRDefault="006771C3" w:rsidP="006771C3">
      <w:pPr>
        <w:pStyle w:val="NoSpacing"/>
        <w:keepLines/>
        <w:rPr>
          <w:rFonts w:cstheme="minorHAnsi"/>
        </w:rPr>
      </w:pPr>
      <w:r>
        <w:rPr>
          <w:rFonts w:cstheme="minorHAnsi"/>
        </w:rPr>
        <w:t>We’ll visit these concepts more in chapter 5, but for now just remember that they are all good ways to translate.</w:t>
      </w:r>
    </w:p>
    <w:p w14:paraId="32C146D6" w14:textId="77777777" w:rsidR="001837F8" w:rsidRPr="00927D8E" w:rsidRDefault="001837F8" w:rsidP="00CD2394">
      <w:pPr>
        <w:pStyle w:val="NoSpacing"/>
        <w:keepLines/>
        <w:rPr>
          <w:rFonts w:cstheme="minorHAnsi"/>
        </w:rPr>
      </w:pPr>
    </w:p>
    <w:p w14:paraId="3BC75A8E" w14:textId="0A2A1EC9" w:rsidR="001837F8" w:rsidRPr="00927D8E" w:rsidRDefault="005D3853" w:rsidP="00CD2394">
      <w:pPr>
        <w:pStyle w:val="NoSpacing"/>
        <w:keepLines/>
        <w:rPr>
          <w:rFonts w:cstheme="minorHAnsi"/>
        </w:rPr>
      </w:pPr>
      <w:r>
        <w:rPr>
          <w:rFonts w:cstheme="minorHAnsi"/>
        </w:rPr>
        <w:t>voc</w:t>
      </w:r>
      <w:r w:rsidR="001837F8" w:rsidRPr="00927D8E">
        <w:rPr>
          <w:rFonts w:cstheme="minorHAnsi"/>
          <w:color w:val="D80000"/>
        </w:rPr>
        <w:t>a</w:t>
      </w:r>
      <w:r w:rsidR="001837F8" w:rsidRPr="00601920">
        <w:rPr>
          <w:rFonts w:cstheme="minorHAnsi"/>
          <w:color w:val="0070C0"/>
        </w:rPr>
        <w:t>t</w:t>
      </w:r>
      <w:r w:rsidR="001837F8" w:rsidRPr="00927D8E">
        <w:rPr>
          <w:rFonts w:cstheme="minorHAnsi"/>
        </w:rPr>
        <w:t>/</w:t>
      </w:r>
      <w:r>
        <w:rPr>
          <w:rFonts w:cstheme="minorHAnsi"/>
        </w:rPr>
        <w:t>voc</w:t>
      </w:r>
      <w:r w:rsidR="001837F8" w:rsidRPr="00927D8E">
        <w:rPr>
          <w:rFonts w:cstheme="minorHAnsi"/>
          <w:color w:val="D80000"/>
        </w:rPr>
        <w:t>a</w:t>
      </w:r>
      <w:r w:rsidR="001837F8" w:rsidRPr="00601920">
        <w:rPr>
          <w:rFonts w:cstheme="minorHAnsi"/>
          <w:color w:val="0070C0"/>
        </w:rPr>
        <w:t>nt</w:t>
      </w:r>
      <w:r w:rsidR="001837F8" w:rsidRPr="00927D8E">
        <w:rPr>
          <w:rFonts w:cstheme="minorHAnsi"/>
        </w:rPr>
        <w:t xml:space="preserve">: he/she/it </w:t>
      </w:r>
      <w:r>
        <w:rPr>
          <w:rFonts w:cstheme="minorHAnsi"/>
        </w:rPr>
        <w:t>calls</w:t>
      </w:r>
      <w:r w:rsidR="001837F8" w:rsidRPr="00927D8E">
        <w:rPr>
          <w:rFonts w:cstheme="minorHAnsi"/>
        </w:rPr>
        <w:t xml:space="preserve">; they </w:t>
      </w:r>
      <w:r>
        <w:rPr>
          <w:rFonts w:cstheme="minorHAnsi"/>
        </w:rPr>
        <w:t>call</w:t>
      </w:r>
    </w:p>
    <w:p w14:paraId="69E9D91E" w14:textId="77777777" w:rsidR="001837F8" w:rsidRPr="00927D8E" w:rsidRDefault="001837F8" w:rsidP="00CD2394">
      <w:pPr>
        <w:pStyle w:val="NoSpacing"/>
        <w:keepLines/>
        <w:rPr>
          <w:rFonts w:cstheme="minorHAnsi"/>
        </w:rPr>
      </w:pPr>
      <w:r w:rsidRPr="00927D8E">
        <w:rPr>
          <w:rFonts w:cstheme="minorHAnsi"/>
        </w:rPr>
        <w:t>vid</w:t>
      </w:r>
      <w:r w:rsidRPr="00F513C3">
        <w:rPr>
          <w:rFonts w:cstheme="minorHAnsi"/>
          <w:color w:val="7030A0"/>
        </w:rPr>
        <w:t>e</w:t>
      </w:r>
      <w:r w:rsidRPr="00601920">
        <w:rPr>
          <w:rFonts w:cstheme="minorHAnsi"/>
          <w:color w:val="0070C0"/>
        </w:rPr>
        <w:t>t</w:t>
      </w:r>
      <w:r w:rsidRPr="00927D8E">
        <w:rPr>
          <w:rFonts w:cstheme="minorHAnsi"/>
        </w:rPr>
        <w:t>/vid</w:t>
      </w:r>
      <w:r w:rsidRPr="00F513C3">
        <w:rPr>
          <w:rFonts w:cstheme="minorHAnsi"/>
          <w:color w:val="7030A0"/>
        </w:rPr>
        <w:t>e</w:t>
      </w:r>
      <w:r w:rsidRPr="00601920">
        <w:rPr>
          <w:rFonts w:cstheme="minorHAnsi"/>
          <w:color w:val="0070C0"/>
        </w:rPr>
        <w:t>nt</w:t>
      </w:r>
      <w:r w:rsidRPr="00927D8E">
        <w:rPr>
          <w:rFonts w:cstheme="minorHAnsi"/>
        </w:rPr>
        <w:t>: he/she/it sees; they see</w:t>
      </w:r>
    </w:p>
    <w:p w14:paraId="4B3B4471" w14:textId="77777777" w:rsidR="001837F8" w:rsidRPr="00927D8E" w:rsidRDefault="001837F8" w:rsidP="00CD2394">
      <w:pPr>
        <w:pStyle w:val="NoSpacing"/>
        <w:keepLines/>
        <w:rPr>
          <w:rFonts w:cstheme="minorHAnsi"/>
        </w:rPr>
      </w:pPr>
      <w:r w:rsidRPr="00927D8E">
        <w:rPr>
          <w:rFonts w:cstheme="minorHAnsi"/>
        </w:rPr>
        <w:t>hab</w:t>
      </w:r>
      <w:r w:rsidRPr="00F513C3">
        <w:rPr>
          <w:rFonts w:cstheme="minorHAnsi"/>
          <w:color w:val="7030A0"/>
        </w:rPr>
        <w:t>e</w:t>
      </w:r>
      <w:r w:rsidRPr="00601920">
        <w:rPr>
          <w:rFonts w:cstheme="minorHAnsi"/>
          <w:color w:val="0070C0"/>
        </w:rPr>
        <w:t>t</w:t>
      </w:r>
      <w:r w:rsidRPr="00927D8E">
        <w:rPr>
          <w:rFonts w:cstheme="minorHAnsi"/>
        </w:rPr>
        <w:t>/hab</w:t>
      </w:r>
      <w:r w:rsidRPr="00F513C3">
        <w:rPr>
          <w:rFonts w:cstheme="minorHAnsi"/>
          <w:color w:val="7030A0"/>
        </w:rPr>
        <w:t>e</w:t>
      </w:r>
      <w:r w:rsidRPr="00601920">
        <w:rPr>
          <w:rFonts w:cstheme="minorHAnsi"/>
          <w:color w:val="0070C0"/>
        </w:rPr>
        <w:t>nt</w:t>
      </w:r>
      <w:r w:rsidRPr="00927D8E">
        <w:rPr>
          <w:rFonts w:cstheme="minorHAnsi"/>
        </w:rPr>
        <w:t>: he/she/it has; they have</w:t>
      </w:r>
    </w:p>
    <w:p w14:paraId="3BBD7626" w14:textId="77777777" w:rsidR="001837F8" w:rsidRPr="00927D8E" w:rsidRDefault="001837F8" w:rsidP="00CD2394">
      <w:pPr>
        <w:pStyle w:val="NoSpacing"/>
        <w:keepLines/>
        <w:rPr>
          <w:rFonts w:cstheme="minorHAnsi"/>
        </w:rPr>
      </w:pPr>
      <w:r w:rsidRPr="00927D8E">
        <w:rPr>
          <w:rFonts w:cstheme="minorHAnsi"/>
        </w:rPr>
        <w:t>voc</w:t>
      </w:r>
      <w:r w:rsidRPr="00F513C3">
        <w:rPr>
          <w:rFonts w:cstheme="minorHAnsi"/>
          <w:color w:val="FF0000"/>
        </w:rPr>
        <w:t>a</w:t>
      </w:r>
      <w:r w:rsidRPr="00601920">
        <w:rPr>
          <w:rFonts w:cstheme="minorHAnsi"/>
          <w:color w:val="0070C0"/>
        </w:rPr>
        <w:t>t</w:t>
      </w:r>
      <w:r w:rsidRPr="00927D8E">
        <w:rPr>
          <w:rFonts w:cstheme="minorHAnsi"/>
        </w:rPr>
        <w:t>/voc</w:t>
      </w:r>
      <w:r w:rsidRPr="00F513C3">
        <w:rPr>
          <w:rFonts w:cstheme="minorHAnsi"/>
          <w:color w:val="FF0000"/>
        </w:rPr>
        <w:t>a</w:t>
      </w:r>
      <w:r w:rsidRPr="00601920">
        <w:rPr>
          <w:rFonts w:cstheme="minorHAnsi"/>
          <w:color w:val="0070C0"/>
        </w:rPr>
        <w:t>nt</w:t>
      </w:r>
      <w:r w:rsidRPr="00927D8E">
        <w:rPr>
          <w:rFonts w:cstheme="minorHAnsi"/>
        </w:rPr>
        <w:t>: he/she/it calls; they call</w:t>
      </w:r>
    </w:p>
    <w:p w14:paraId="6E6A5423" w14:textId="77777777" w:rsidR="001837F8" w:rsidRDefault="001837F8" w:rsidP="00CD2394">
      <w:pPr>
        <w:pStyle w:val="NoSpacing"/>
        <w:keepLines/>
        <w:rPr>
          <w:rFonts w:cstheme="minorHAnsi"/>
        </w:rPr>
      </w:pPr>
      <w:r w:rsidRPr="00927D8E">
        <w:rPr>
          <w:rFonts w:cstheme="minorHAnsi"/>
        </w:rPr>
        <w:t>mov</w:t>
      </w:r>
      <w:r w:rsidRPr="00F513C3">
        <w:rPr>
          <w:rFonts w:cstheme="minorHAnsi"/>
          <w:color w:val="7030A0"/>
        </w:rPr>
        <w:t>e</w:t>
      </w:r>
      <w:r w:rsidRPr="00601920">
        <w:rPr>
          <w:rFonts w:cstheme="minorHAnsi"/>
          <w:color w:val="0070C0"/>
        </w:rPr>
        <w:t>t</w:t>
      </w:r>
      <w:r w:rsidRPr="00927D8E">
        <w:rPr>
          <w:rFonts w:cstheme="minorHAnsi"/>
        </w:rPr>
        <w:t>/mov</w:t>
      </w:r>
      <w:r w:rsidRPr="00F513C3">
        <w:rPr>
          <w:rFonts w:cstheme="minorHAnsi"/>
          <w:color w:val="7030A0"/>
        </w:rPr>
        <w:t>e</w:t>
      </w:r>
      <w:r w:rsidRPr="00601920">
        <w:rPr>
          <w:rFonts w:cstheme="minorHAnsi"/>
          <w:color w:val="0070C0"/>
        </w:rPr>
        <w:t>nt</w:t>
      </w:r>
      <w:r w:rsidRPr="00927D8E">
        <w:rPr>
          <w:rFonts w:cstheme="minorHAnsi"/>
        </w:rPr>
        <w:t>: he/she/it moves; they move</w:t>
      </w:r>
    </w:p>
    <w:p w14:paraId="0F65D981" w14:textId="77777777" w:rsidR="00860850" w:rsidRDefault="00860850" w:rsidP="00CD2394">
      <w:pPr>
        <w:pStyle w:val="NoSpacing"/>
        <w:keepLines/>
        <w:rPr>
          <w:rFonts w:cstheme="minorHAnsi"/>
        </w:rPr>
      </w:pPr>
    </w:p>
    <w:p w14:paraId="6594EA39" w14:textId="20010ECA" w:rsidR="00860850" w:rsidRPr="00860850" w:rsidRDefault="00860850" w:rsidP="00CD2394">
      <w:pPr>
        <w:pStyle w:val="NoSpacing"/>
        <w:keepLines/>
        <w:rPr>
          <w:rFonts w:cstheme="minorHAnsi"/>
          <w:color w:val="000000" w:themeColor="text1"/>
        </w:rPr>
      </w:pPr>
      <w:r>
        <w:rPr>
          <w:rFonts w:cstheme="minorHAnsi"/>
        </w:rPr>
        <w:t>es</w:t>
      </w:r>
      <w:r w:rsidRPr="00860850">
        <w:rPr>
          <w:rFonts w:cstheme="minorHAnsi"/>
          <w:color w:val="2E74B5" w:themeColor="accent1" w:themeShade="BF"/>
        </w:rPr>
        <w:t>t</w:t>
      </w:r>
      <w:r>
        <w:rPr>
          <w:rFonts w:cstheme="minorHAnsi"/>
        </w:rPr>
        <w:t>/su</w:t>
      </w:r>
      <w:r w:rsidRPr="00860850">
        <w:rPr>
          <w:rFonts w:cstheme="minorHAnsi"/>
          <w:color w:val="2E74B5" w:themeColor="accent1" w:themeShade="BF"/>
        </w:rPr>
        <w:t>nt</w:t>
      </w:r>
      <w:r>
        <w:rPr>
          <w:rFonts w:cstheme="minorHAnsi"/>
          <w:color w:val="000000" w:themeColor="text1"/>
        </w:rPr>
        <w:t>: he/she/it is; they are (This is an irregular, but very common verb. It does not belong to any verb family, but it still uses the same endings.)</w:t>
      </w:r>
    </w:p>
    <w:p w14:paraId="002AB5BC" w14:textId="77777777" w:rsidR="001837F8" w:rsidRDefault="001837F8" w:rsidP="00CD2394">
      <w:pPr>
        <w:pStyle w:val="NoSpacing"/>
        <w:keepLines/>
        <w:rPr>
          <w:rFonts w:cstheme="minorHAnsi"/>
        </w:rPr>
      </w:pPr>
    </w:p>
    <w:p w14:paraId="018A99E2" w14:textId="77777777" w:rsidR="001837F8" w:rsidRPr="00927D8E" w:rsidRDefault="001837F8" w:rsidP="00CD2394">
      <w:pPr>
        <w:pStyle w:val="Heading5"/>
      </w:pPr>
      <w:r>
        <w:t>Nouns</w:t>
      </w:r>
    </w:p>
    <w:p w14:paraId="3D3E2980" w14:textId="74B0AACC" w:rsidR="001837F8" w:rsidRDefault="001837F8" w:rsidP="00CD2394">
      <w:pPr>
        <w:pStyle w:val="NoSpacing"/>
        <w:keepLines/>
        <w:rPr>
          <w:rFonts w:cstheme="minorHAnsi"/>
        </w:rPr>
      </w:pPr>
      <w:r>
        <w:rPr>
          <w:rFonts w:cstheme="minorHAnsi"/>
        </w:rPr>
        <w:t xml:space="preserve">There are several different </w:t>
      </w:r>
      <w:r w:rsidR="00F513C3">
        <w:rPr>
          <w:rFonts w:cstheme="minorHAnsi"/>
        </w:rPr>
        <w:t xml:space="preserve">families (called </w:t>
      </w:r>
      <w:r w:rsidR="00F513C3" w:rsidRPr="004F3928">
        <w:rPr>
          <w:rStyle w:val="Strong"/>
        </w:rPr>
        <w:t>declensions</w:t>
      </w:r>
      <w:r w:rsidR="00F513C3">
        <w:rPr>
          <w:rFonts w:cstheme="minorHAnsi"/>
        </w:rPr>
        <w:t>)</w:t>
      </w:r>
      <w:r>
        <w:rPr>
          <w:rFonts w:cstheme="minorHAnsi"/>
        </w:rPr>
        <w:t xml:space="preserve"> of nouns. These also have </w:t>
      </w:r>
      <w:r w:rsidR="00F513C3">
        <w:rPr>
          <w:rFonts w:cstheme="minorHAnsi"/>
        </w:rPr>
        <w:t>spelling variations that will be covered in depth later. The ending of a noun signifies its function in the sentence</w:t>
      </w:r>
      <w:r w:rsidRPr="00927D8E">
        <w:rPr>
          <w:rFonts w:cstheme="minorHAnsi"/>
        </w:rPr>
        <w:t xml:space="preserve">. In the following list, nouns ending in </w:t>
      </w:r>
      <w:r w:rsidRPr="009B7BC3">
        <w:rPr>
          <w:rFonts w:cstheme="minorHAnsi"/>
          <w:b/>
        </w:rPr>
        <w:t>m</w:t>
      </w:r>
      <w:r w:rsidRPr="00927D8E">
        <w:rPr>
          <w:rFonts w:cstheme="minorHAnsi"/>
        </w:rPr>
        <w:t xml:space="preserve"> (singular) or </w:t>
      </w:r>
      <w:r w:rsidRPr="009B7BC3">
        <w:rPr>
          <w:rFonts w:cstheme="minorHAnsi"/>
          <w:b/>
        </w:rPr>
        <w:t>s</w:t>
      </w:r>
      <w:r w:rsidRPr="00927D8E">
        <w:rPr>
          <w:rFonts w:cstheme="minorHAnsi"/>
        </w:rPr>
        <w:t xml:space="preserve"> (plural) are direct objects of sentences.</w:t>
      </w:r>
    </w:p>
    <w:p w14:paraId="53B0B428" w14:textId="77777777" w:rsidR="00BB4A77" w:rsidRDefault="00BB4A77" w:rsidP="00CD2394">
      <w:pPr>
        <w:pStyle w:val="NoSpacing"/>
        <w:keepLines/>
        <w:rPr>
          <w:rFonts w:cstheme="minorHAnsi"/>
        </w:rPr>
      </w:pPr>
    </w:p>
    <w:p w14:paraId="349EEEEF" w14:textId="19E0E74A" w:rsidR="00BB4A77" w:rsidRPr="00AD4D86" w:rsidRDefault="00BB4A77" w:rsidP="00CD2394">
      <w:pPr>
        <w:pStyle w:val="NoSpacing"/>
        <w:keepLines/>
        <w:rPr>
          <w:rFonts w:cstheme="minorHAnsi"/>
        </w:rPr>
      </w:pPr>
      <w:r>
        <w:rPr>
          <w:rFonts w:cstheme="minorHAnsi"/>
        </w:rPr>
        <w:t xml:space="preserve">For now, any noun that doesn’t end in </w:t>
      </w:r>
      <w:r>
        <w:rPr>
          <w:rFonts w:cstheme="minorHAnsi"/>
          <w:b/>
          <w:bCs/>
        </w:rPr>
        <w:t>m</w:t>
      </w:r>
      <w:r>
        <w:rPr>
          <w:rFonts w:cstheme="minorHAnsi"/>
        </w:rPr>
        <w:t xml:space="preserve"> or </w:t>
      </w:r>
      <w:r w:rsidR="00AD4D86">
        <w:rPr>
          <w:rFonts w:cstheme="minorHAnsi"/>
          <w:b/>
          <w:bCs/>
        </w:rPr>
        <w:t>s</w:t>
      </w:r>
      <w:r w:rsidR="00AD4D86">
        <w:rPr>
          <w:rFonts w:cstheme="minorHAnsi"/>
        </w:rPr>
        <w:t xml:space="preserve"> are subjects.</w:t>
      </w:r>
    </w:p>
    <w:p w14:paraId="14CAF6C5" w14:textId="77777777" w:rsidR="001837F8" w:rsidRPr="00927D8E" w:rsidRDefault="001837F8" w:rsidP="00CD2394">
      <w:pPr>
        <w:pStyle w:val="NoSpacing"/>
        <w:keepLines/>
        <w:rPr>
          <w:rFonts w:cstheme="minorHAnsi"/>
        </w:rPr>
      </w:pPr>
    </w:p>
    <w:p w14:paraId="4969A581" w14:textId="77777777" w:rsidR="001837F8" w:rsidRPr="00927D8E" w:rsidRDefault="001837F8" w:rsidP="00CD2394">
      <w:pPr>
        <w:pStyle w:val="NoSpacing"/>
        <w:keepLines/>
        <w:rPr>
          <w:rFonts w:cstheme="minorHAnsi"/>
        </w:rPr>
      </w:pPr>
      <w:r w:rsidRPr="00927D8E">
        <w:rPr>
          <w:rFonts w:cstheme="minorHAnsi"/>
        </w:rPr>
        <w:t>pater videt pueru</w:t>
      </w:r>
      <w:r w:rsidRPr="00F513C3">
        <w:rPr>
          <w:rFonts w:cstheme="minorHAnsi"/>
          <w:b/>
        </w:rPr>
        <w:t>m</w:t>
      </w:r>
      <w:r w:rsidRPr="00927D8E">
        <w:rPr>
          <w:rFonts w:cstheme="minorHAnsi"/>
        </w:rPr>
        <w:t>: the father sees the boy</w:t>
      </w:r>
    </w:p>
    <w:p w14:paraId="74FF19B5" w14:textId="77777777" w:rsidR="001837F8" w:rsidRPr="00927D8E" w:rsidRDefault="001837F8" w:rsidP="00CD2394">
      <w:pPr>
        <w:pStyle w:val="NoSpacing"/>
        <w:keepLines/>
        <w:rPr>
          <w:rFonts w:cstheme="minorHAnsi"/>
        </w:rPr>
      </w:pPr>
      <w:r w:rsidRPr="00927D8E">
        <w:rPr>
          <w:rFonts w:cstheme="minorHAnsi"/>
        </w:rPr>
        <w:t>pater pueru</w:t>
      </w:r>
      <w:r w:rsidRPr="00F513C3">
        <w:rPr>
          <w:rFonts w:cstheme="minorHAnsi"/>
          <w:b/>
        </w:rPr>
        <w:t>m</w:t>
      </w:r>
      <w:r w:rsidRPr="00927D8E">
        <w:rPr>
          <w:rFonts w:cstheme="minorHAnsi"/>
        </w:rPr>
        <w:t xml:space="preserve"> videt: the father sees the boy</w:t>
      </w:r>
    </w:p>
    <w:p w14:paraId="798A1868" w14:textId="77777777" w:rsidR="001837F8" w:rsidRDefault="001837F8" w:rsidP="00CD2394">
      <w:pPr>
        <w:pStyle w:val="NoSpacing"/>
        <w:keepLines/>
        <w:rPr>
          <w:rFonts w:cstheme="minorHAnsi"/>
        </w:rPr>
      </w:pPr>
      <w:r w:rsidRPr="00927D8E">
        <w:rPr>
          <w:rFonts w:cstheme="minorHAnsi"/>
        </w:rPr>
        <w:t>videt pater pueru</w:t>
      </w:r>
      <w:r w:rsidRPr="00F513C3">
        <w:rPr>
          <w:rFonts w:cstheme="minorHAnsi"/>
          <w:b/>
        </w:rPr>
        <w:t>m</w:t>
      </w:r>
      <w:r w:rsidRPr="00927D8E">
        <w:rPr>
          <w:rFonts w:cstheme="minorHAnsi"/>
        </w:rPr>
        <w:t>: the father sees the boy</w:t>
      </w:r>
    </w:p>
    <w:p w14:paraId="653F5306" w14:textId="4960EE23" w:rsidR="00AD4D86" w:rsidRDefault="001837F8" w:rsidP="00CD2394">
      <w:pPr>
        <w:pStyle w:val="NoSpacing"/>
        <w:keepLines/>
        <w:rPr>
          <w:rFonts w:cstheme="minorHAnsi"/>
        </w:rPr>
      </w:pPr>
      <w:r>
        <w:rPr>
          <w:rFonts w:cstheme="minorHAnsi"/>
        </w:rPr>
        <w:t>pater videt puer</w:t>
      </w:r>
      <w:r>
        <w:rPr>
          <w:rFonts w:cstheme="minorHAnsi"/>
          <w:b/>
        </w:rPr>
        <w:t>os</w:t>
      </w:r>
      <w:r>
        <w:rPr>
          <w:rFonts w:cstheme="minorHAnsi"/>
        </w:rPr>
        <w:t>: the father sees the boys</w:t>
      </w:r>
    </w:p>
    <w:p w14:paraId="57899211" w14:textId="77777777" w:rsidR="00AD4D86" w:rsidRDefault="00AD4D86" w:rsidP="00CD2394">
      <w:pPr>
        <w:pStyle w:val="NoSpacing"/>
        <w:keepLines/>
        <w:rPr>
          <w:rFonts w:cstheme="minorHAnsi"/>
        </w:rPr>
      </w:pPr>
    </w:p>
    <w:p w14:paraId="74233FD9" w14:textId="07555C6D" w:rsidR="00346394" w:rsidRDefault="00AD4D86" w:rsidP="00CD2394">
      <w:pPr>
        <w:pStyle w:val="NoSpacing"/>
        <w:keepLines/>
        <w:rPr>
          <w:rFonts w:cstheme="minorHAnsi"/>
        </w:rPr>
      </w:pPr>
      <w:r>
        <w:rPr>
          <w:rFonts w:cstheme="minorHAnsi"/>
        </w:rPr>
        <w:t>patrēs vident pueru</w:t>
      </w:r>
      <w:r w:rsidRPr="00AD4D86">
        <w:rPr>
          <w:rFonts w:cstheme="minorHAnsi"/>
          <w:b/>
          <w:bCs/>
        </w:rPr>
        <w:t>m</w:t>
      </w:r>
      <w:r>
        <w:rPr>
          <w:rFonts w:cstheme="minorHAnsi"/>
        </w:rPr>
        <w:t xml:space="preserve">: </w:t>
      </w:r>
      <w:r>
        <w:rPr>
          <w:rFonts w:cstheme="minorHAnsi"/>
          <w:b/>
          <w:bCs/>
        </w:rPr>
        <w:t>the fathers</w:t>
      </w:r>
      <w:r>
        <w:rPr>
          <w:rFonts w:cstheme="minorHAnsi"/>
        </w:rPr>
        <w:t xml:space="preserve"> see the boy</w:t>
      </w:r>
    </w:p>
    <w:p w14:paraId="7BC10053" w14:textId="63A1AAEB" w:rsidR="00AD4D86" w:rsidRDefault="00AD4D86" w:rsidP="00CD2394">
      <w:pPr>
        <w:pStyle w:val="NoSpacing"/>
        <w:keepLines/>
        <w:rPr>
          <w:rFonts w:cstheme="minorHAnsi"/>
        </w:rPr>
      </w:pPr>
      <w:r>
        <w:rPr>
          <w:rFonts w:cstheme="minorHAnsi"/>
        </w:rPr>
        <w:t xml:space="preserve">puerī patrem vident: </w:t>
      </w:r>
      <w:r>
        <w:rPr>
          <w:rFonts w:cstheme="minorHAnsi"/>
          <w:b/>
          <w:bCs/>
        </w:rPr>
        <w:t xml:space="preserve">the boys </w:t>
      </w:r>
      <w:r>
        <w:rPr>
          <w:rFonts w:cstheme="minorHAnsi"/>
        </w:rPr>
        <w:t>see the father</w:t>
      </w:r>
    </w:p>
    <w:p w14:paraId="6BBA4DA9" w14:textId="5243F82D" w:rsidR="00346394" w:rsidRDefault="00346394" w:rsidP="00346394">
      <w:pPr>
        <w:pStyle w:val="NoSpacing"/>
        <w:keepLines/>
        <w:numPr>
          <w:ilvl w:val="0"/>
          <w:numId w:val="3"/>
        </w:numPr>
        <w:rPr>
          <w:rFonts w:cstheme="minorHAnsi"/>
        </w:rPr>
      </w:pPr>
      <w:r>
        <w:rPr>
          <w:rFonts w:cstheme="minorHAnsi"/>
        </w:rPr>
        <w:t>In the last two sentences, the subjects were plural.</w:t>
      </w:r>
    </w:p>
    <w:p w14:paraId="287704C2" w14:textId="5C84A4DF" w:rsidR="00346394" w:rsidRPr="00346394" w:rsidRDefault="00346394" w:rsidP="00346394">
      <w:pPr>
        <w:pStyle w:val="NoSpacing"/>
        <w:keepLines/>
        <w:numPr>
          <w:ilvl w:val="0"/>
          <w:numId w:val="3"/>
        </w:numPr>
        <w:rPr>
          <w:rFonts w:cstheme="minorHAnsi"/>
        </w:rPr>
      </w:pPr>
      <w:r>
        <w:rPr>
          <w:rFonts w:cstheme="minorHAnsi"/>
        </w:rPr>
        <w:t>Even if you don’t know all the singular or plural endings, you can tell its number by the verb ending (-t/-nt).</w:t>
      </w:r>
    </w:p>
    <w:p w14:paraId="3336D56D" w14:textId="77777777" w:rsidR="00AD4D86" w:rsidRDefault="00AD4D86" w:rsidP="00CD2394">
      <w:pPr>
        <w:pStyle w:val="NoSpacing"/>
        <w:keepLines/>
        <w:rPr>
          <w:rFonts w:cstheme="minorHAnsi"/>
        </w:rPr>
      </w:pPr>
    </w:p>
    <w:p w14:paraId="452B02C9" w14:textId="17E8F3D1" w:rsidR="001837F8" w:rsidRDefault="001837F8" w:rsidP="00CD2394">
      <w:pPr>
        <w:pStyle w:val="Heading5"/>
      </w:pPr>
      <w:r>
        <w:lastRenderedPageBreak/>
        <w:t>Vocabulary</w:t>
      </w:r>
      <w:r w:rsidR="00D4756C">
        <w:t xml:space="preserve"> </w:t>
      </w:r>
      <w:r>
        <w:t xml:space="preserve">memorization </w:t>
      </w:r>
    </w:p>
    <w:p w14:paraId="1E16A094" w14:textId="0DD9A27C" w:rsidR="001837F8" w:rsidRPr="00927D8E" w:rsidRDefault="001837F8" w:rsidP="00CD2394">
      <w:pPr>
        <w:pStyle w:val="NoSpacing"/>
        <w:keepLines/>
        <w:rPr>
          <w:rFonts w:cstheme="minorHAnsi"/>
          <w:color w:val="000000"/>
          <w:szCs w:val="24"/>
        </w:rPr>
      </w:pPr>
      <w:r w:rsidRPr="00927D8E">
        <w:rPr>
          <w:rFonts w:cstheme="minorHAnsi"/>
          <w:color w:val="000000"/>
          <w:szCs w:val="24"/>
        </w:rPr>
        <w:t>When you learn a noun, there are 4 essential elements of each word</w:t>
      </w:r>
      <w:r w:rsidR="00B35E5A">
        <w:rPr>
          <w:rFonts w:cstheme="minorHAnsi"/>
          <w:color w:val="000000"/>
          <w:szCs w:val="24"/>
        </w:rPr>
        <w:t xml:space="preserve"> you need to memorize. You’ll learn more about the terms later</w:t>
      </w:r>
      <w:r w:rsidRPr="00927D8E">
        <w:rPr>
          <w:rFonts w:cstheme="minorHAnsi"/>
          <w:color w:val="000000"/>
          <w:szCs w:val="24"/>
        </w:rPr>
        <w:t>:</w:t>
      </w:r>
    </w:p>
    <w:tbl>
      <w:tblPr>
        <w:tblW w:w="5000" w:type="pct"/>
        <w:tblCellMar>
          <w:left w:w="0" w:type="dxa"/>
          <w:right w:w="0" w:type="dxa"/>
        </w:tblCellMar>
        <w:tblLook w:val="0000" w:firstRow="0" w:lastRow="0" w:firstColumn="0" w:lastColumn="0" w:noHBand="0" w:noVBand="0"/>
      </w:tblPr>
      <w:tblGrid>
        <w:gridCol w:w="2335"/>
        <w:gridCol w:w="2335"/>
        <w:gridCol w:w="2335"/>
        <w:gridCol w:w="2335"/>
      </w:tblGrid>
      <w:tr w:rsidR="001837F8" w:rsidRPr="00927D8E" w14:paraId="4FC95581" w14:textId="77777777" w:rsidTr="008758E5">
        <w:trPr>
          <w:trHeight w:val="60"/>
        </w:trPr>
        <w:tc>
          <w:tcPr>
            <w:tcW w:w="125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51B132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puer</w:t>
            </w:r>
            <w:r>
              <w:rPr>
                <w:rFonts w:cstheme="minorHAnsi"/>
                <w:color w:val="000000"/>
                <w:szCs w:val="24"/>
              </w:rPr>
              <w:t>—</w:t>
            </w:r>
            <w:r w:rsidRPr="00B35E5A">
              <w:rPr>
                <w:rFonts w:cstheme="minorHAnsi"/>
                <w:i/>
                <w:color w:val="000000"/>
                <w:szCs w:val="24"/>
              </w:rPr>
              <w:t>nominative</w:t>
            </w:r>
            <w:r>
              <w:rPr>
                <w:rFonts w:cstheme="minorHAnsi"/>
                <w:color w:val="000000"/>
                <w:szCs w:val="24"/>
              </w:rPr>
              <w:t xml:space="preserve"> </w:t>
            </w:r>
            <w:r w:rsidRPr="00346394">
              <w:rPr>
                <w:rFonts w:cstheme="minorHAnsi"/>
                <w:i/>
                <w:iCs/>
                <w:color w:val="000000"/>
                <w:szCs w:val="24"/>
              </w:rPr>
              <w:t>singular</w:t>
            </w:r>
          </w:p>
        </w:tc>
        <w:tc>
          <w:tcPr>
            <w:tcW w:w="125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BA7A4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puerī</w:t>
            </w:r>
            <w:r>
              <w:rPr>
                <w:rFonts w:cstheme="minorHAnsi"/>
                <w:color w:val="000000"/>
                <w:szCs w:val="24"/>
              </w:rPr>
              <w:t>—</w:t>
            </w:r>
            <w:r w:rsidRPr="00B35E5A">
              <w:rPr>
                <w:rFonts w:cstheme="minorHAnsi"/>
                <w:i/>
                <w:color w:val="000000"/>
                <w:szCs w:val="24"/>
              </w:rPr>
              <w:t>genitive</w:t>
            </w:r>
            <w:r>
              <w:rPr>
                <w:rFonts w:cstheme="minorHAnsi"/>
                <w:color w:val="000000"/>
                <w:szCs w:val="24"/>
              </w:rPr>
              <w:t xml:space="preserve"> </w:t>
            </w:r>
            <w:r w:rsidRPr="00346394">
              <w:rPr>
                <w:rFonts w:cstheme="minorHAnsi"/>
                <w:i/>
                <w:iCs/>
                <w:color w:val="000000"/>
                <w:szCs w:val="24"/>
              </w:rPr>
              <w:t>singular</w:t>
            </w:r>
          </w:p>
        </w:tc>
        <w:tc>
          <w:tcPr>
            <w:tcW w:w="125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F2286C" w14:textId="041886D2" w:rsidR="001837F8" w:rsidRPr="00927D8E" w:rsidRDefault="001837F8" w:rsidP="00B35E5A">
            <w:pPr>
              <w:pStyle w:val="NoSpacing"/>
              <w:keepLines/>
              <w:rPr>
                <w:rFonts w:cstheme="minorHAnsi"/>
                <w:color w:val="000000"/>
                <w:szCs w:val="24"/>
              </w:rPr>
            </w:pPr>
            <w:r w:rsidRPr="00927D8E">
              <w:rPr>
                <w:rFonts w:cstheme="minorHAnsi"/>
                <w:color w:val="000000"/>
                <w:szCs w:val="24"/>
              </w:rPr>
              <w:t>masculine</w:t>
            </w:r>
            <w:r>
              <w:rPr>
                <w:rFonts w:cstheme="minorHAnsi"/>
                <w:color w:val="000000"/>
                <w:szCs w:val="24"/>
              </w:rPr>
              <w:t>—</w:t>
            </w:r>
            <w:r w:rsidRPr="00346394">
              <w:rPr>
                <w:rFonts w:cstheme="minorHAnsi"/>
                <w:i/>
                <w:iCs/>
                <w:color w:val="000000"/>
                <w:szCs w:val="24"/>
              </w:rPr>
              <w:t>gender</w:t>
            </w:r>
          </w:p>
        </w:tc>
        <w:tc>
          <w:tcPr>
            <w:tcW w:w="125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05924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boy</w:t>
            </w:r>
            <w:r>
              <w:rPr>
                <w:rFonts w:cstheme="minorHAnsi"/>
                <w:color w:val="000000"/>
                <w:szCs w:val="24"/>
              </w:rPr>
              <w:t>—</w:t>
            </w:r>
            <w:r w:rsidRPr="00346394">
              <w:rPr>
                <w:rFonts w:cstheme="minorHAnsi"/>
                <w:i/>
                <w:iCs/>
                <w:color w:val="000000"/>
                <w:szCs w:val="24"/>
              </w:rPr>
              <w:t>definition</w:t>
            </w:r>
          </w:p>
        </w:tc>
      </w:tr>
    </w:tbl>
    <w:p w14:paraId="79E21A30" w14:textId="77777777" w:rsidR="001837F8" w:rsidRPr="00927D8E" w:rsidRDefault="001837F8" w:rsidP="00CD2394">
      <w:pPr>
        <w:pStyle w:val="NoSpacing"/>
        <w:keepLines/>
        <w:rPr>
          <w:rFonts w:cstheme="minorHAnsi"/>
          <w:color w:val="000000"/>
          <w:szCs w:val="24"/>
        </w:rPr>
      </w:pPr>
    </w:p>
    <w:p w14:paraId="7213ABF4" w14:textId="36CD2E0A" w:rsidR="001837F8" w:rsidRPr="00927D8E" w:rsidRDefault="001837F8" w:rsidP="00CD2394">
      <w:pPr>
        <w:pStyle w:val="NoSpacing"/>
        <w:keepLines/>
        <w:numPr>
          <w:ilvl w:val="0"/>
          <w:numId w:val="4"/>
        </w:numPr>
        <w:rPr>
          <w:rFonts w:cstheme="minorHAnsi"/>
          <w:color w:val="000000"/>
          <w:szCs w:val="24"/>
        </w:rPr>
      </w:pPr>
      <w:r w:rsidRPr="00197BCF">
        <w:rPr>
          <w:rFonts w:cstheme="minorHAnsi"/>
          <w:i/>
          <w:color w:val="000000"/>
          <w:szCs w:val="24"/>
        </w:rPr>
        <w:t>Nominative</w:t>
      </w:r>
      <w:r w:rsidRPr="00927D8E">
        <w:rPr>
          <w:rFonts w:cstheme="minorHAnsi"/>
          <w:color w:val="000000"/>
          <w:szCs w:val="24"/>
        </w:rPr>
        <w:t xml:space="preserve"> </w:t>
      </w:r>
      <w:r w:rsidRPr="00346394">
        <w:rPr>
          <w:rFonts w:cstheme="minorHAnsi"/>
          <w:i/>
          <w:iCs/>
          <w:color w:val="000000"/>
          <w:szCs w:val="24"/>
        </w:rPr>
        <w:t>singular</w:t>
      </w:r>
      <w:r w:rsidRPr="00927D8E">
        <w:rPr>
          <w:rFonts w:cstheme="minorHAnsi"/>
          <w:color w:val="000000"/>
          <w:szCs w:val="24"/>
        </w:rPr>
        <w:t xml:space="preserve">: this is essentially </w:t>
      </w:r>
      <w:r>
        <w:rPr>
          <w:rFonts w:cstheme="minorHAnsi"/>
          <w:color w:val="000000"/>
          <w:szCs w:val="24"/>
        </w:rPr>
        <w:t>where you’d look in a dictionary to find the word</w:t>
      </w:r>
      <w:r w:rsidR="00805FD6">
        <w:rPr>
          <w:rFonts w:cstheme="minorHAnsi"/>
          <w:color w:val="000000"/>
          <w:szCs w:val="24"/>
        </w:rPr>
        <w:t xml:space="preserve">. It is also the </w:t>
      </w:r>
      <w:r w:rsidR="00805FD6" w:rsidRPr="00DA2CBA">
        <w:rPr>
          <w:rStyle w:val="Strong"/>
        </w:rPr>
        <w:t>subject</w:t>
      </w:r>
      <w:r w:rsidR="00805FD6">
        <w:rPr>
          <w:rFonts w:cstheme="minorHAnsi"/>
          <w:color w:val="000000"/>
          <w:szCs w:val="24"/>
        </w:rPr>
        <w:t xml:space="preserve"> form.</w:t>
      </w:r>
    </w:p>
    <w:p w14:paraId="77B8AE0B" w14:textId="77777777" w:rsidR="001837F8" w:rsidRPr="00927D8E" w:rsidRDefault="001837F8" w:rsidP="00CD2394">
      <w:pPr>
        <w:pStyle w:val="NoSpacing"/>
        <w:keepLines/>
        <w:numPr>
          <w:ilvl w:val="0"/>
          <w:numId w:val="4"/>
        </w:numPr>
        <w:rPr>
          <w:rFonts w:cstheme="minorHAnsi"/>
          <w:color w:val="000000"/>
          <w:szCs w:val="24"/>
        </w:rPr>
      </w:pPr>
      <w:r w:rsidRPr="00D16FD6">
        <w:rPr>
          <w:rFonts w:cstheme="minorHAnsi"/>
          <w:i/>
          <w:color w:val="000000"/>
          <w:szCs w:val="24"/>
        </w:rPr>
        <w:t>Genitive</w:t>
      </w:r>
      <w:r w:rsidRPr="00927D8E">
        <w:rPr>
          <w:rFonts w:cstheme="minorHAnsi"/>
          <w:color w:val="000000"/>
          <w:szCs w:val="24"/>
        </w:rPr>
        <w:t xml:space="preserve"> </w:t>
      </w:r>
      <w:r w:rsidRPr="00346394">
        <w:rPr>
          <w:rFonts w:cstheme="minorHAnsi"/>
          <w:i/>
          <w:iCs/>
          <w:color w:val="000000"/>
          <w:szCs w:val="24"/>
        </w:rPr>
        <w:t>singular</w:t>
      </w:r>
      <w:r w:rsidRPr="00927D8E">
        <w:rPr>
          <w:rFonts w:cstheme="minorHAnsi"/>
          <w:color w:val="000000"/>
          <w:szCs w:val="24"/>
        </w:rPr>
        <w:t xml:space="preserve">: this is more important than the first: it tells you the noun’s </w:t>
      </w:r>
      <w:r w:rsidRPr="00D16FD6">
        <w:rPr>
          <w:rFonts w:cstheme="minorHAnsi"/>
          <w:i/>
          <w:color w:val="000000"/>
          <w:szCs w:val="24"/>
        </w:rPr>
        <w:t>stem</w:t>
      </w:r>
      <w:r w:rsidRPr="00927D8E">
        <w:rPr>
          <w:rFonts w:cstheme="minorHAnsi"/>
          <w:color w:val="000000"/>
          <w:szCs w:val="24"/>
        </w:rPr>
        <w:t xml:space="preserve"> (the form on which all other versions of the word will be based) and its </w:t>
      </w:r>
      <w:r>
        <w:rPr>
          <w:rFonts w:cstheme="minorHAnsi"/>
          <w:color w:val="000000"/>
          <w:szCs w:val="24"/>
        </w:rPr>
        <w:t>family</w:t>
      </w:r>
      <w:r w:rsidRPr="00927D8E">
        <w:rPr>
          <w:rFonts w:cstheme="minorHAnsi"/>
          <w:color w:val="000000"/>
          <w:szCs w:val="24"/>
        </w:rPr>
        <w:t xml:space="preserve"> (which determines how the word will look as a subject, direct object, etc.)</w:t>
      </w:r>
    </w:p>
    <w:p w14:paraId="02F9C653" w14:textId="77777777" w:rsidR="001837F8" w:rsidRPr="00927D8E" w:rsidRDefault="001837F8" w:rsidP="00CD2394">
      <w:pPr>
        <w:pStyle w:val="NoSpacing"/>
        <w:keepLines/>
        <w:numPr>
          <w:ilvl w:val="0"/>
          <w:numId w:val="4"/>
        </w:numPr>
        <w:rPr>
          <w:rFonts w:cstheme="minorHAnsi"/>
        </w:rPr>
      </w:pPr>
      <w:r w:rsidRPr="00346394">
        <w:rPr>
          <w:rFonts w:cstheme="minorHAnsi"/>
          <w:i/>
          <w:iCs/>
          <w:color w:val="000000"/>
          <w:szCs w:val="24"/>
        </w:rPr>
        <w:t>Gender</w:t>
      </w:r>
      <w:r w:rsidRPr="00927D8E">
        <w:rPr>
          <w:rFonts w:cstheme="minorHAnsi"/>
          <w:color w:val="000000"/>
          <w:szCs w:val="24"/>
        </w:rPr>
        <w:t>: all Latin nouns belong to one of 3 genders: masculine; feminine; neuter. You</w:t>
      </w:r>
      <w:r>
        <w:rPr>
          <w:rFonts w:cstheme="minorHAnsi"/>
          <w:color w:val="000000"/>
          <w:szCs w:val="24"/>
        </w:rPr>
        <w:t xml:space="preserve"> </w:t>
      </w:r>
      <w:r w:rsidRPr="00927D8E">
        <w:rPr>
          <w:rFonts w:cstheme="minorHAnsi"/>
        </w:rPr>
        <w:t>CANNOT determine a noun’s gender by its ending, definition, appearance, or anything else. It must be memorized.</w:t>
      </w:r>
    </w:p>
    <w:p w14:paraId="433A080A" w14:textId="6E6BE3CE" w:rsidR="001837F8" w:rsidRDefault="001837F8" w:rsidP="00CD2394">
      <w:pPr>
        <w:pStyle w:val="NoSpacing"/>
        <w:keepLines/>
        <w:numPr>
          <w:ilvl w:val="0"/>
          <w:numId w:val="4"/>
        </w:numPr>
        <w:rPr>
          <w:rFonts w:cstheme="minorHAnsi"/>
        </w:rPr>
      </w:pPr>
      <w:r w:rsidRPr="00346394">
        <w:rPr>
          <w:rFonts w:cstheme="minorHAnsi"/>
          <w:i/>
          <w:iCs/>
        </w:rPr>
        <w:t>Definition</w:t>
      </w:r>
      <w:r w:rsidRPr="00B7395C">
        <w:rPr>
          <w:rFonts w:cstheme="minorHAnsi"/>
        </w:rPr>
        <w:t>: remember that words change meaning all the time, so even though an English word may look like its Latin root, it won’t always mean the same thing.</w:t>
      </w:r>
      <w:r w:rsidR="00DA2CBA">
        <w:rPr>
          <w:rFonts w:cstheme="minorHAnsi"/>
        </w:rPr>
        <w:t xml:space="preserve"> </w:t>
      </w:r>
      <w:r w:rsidR="00DA2CBA">
        <w:rPr>
          <w:rFonts w:cstheme="minorHAnsi"/>
          <w:i/>
          <w:iCs/>
        </w:rPr>
        <w:t>Manufacture</w:t>
      </w:r>
      <w:r w:rsidR="00DA2CBA">
        <w:rPr>
          <w:rFonts w:cstheme="minorHAnsi"/>
        </w:rPr>
        <w:t xml:space="preserve"> comes from the Latin words </w:t>
      </w:r>
      <w:r w:rsidR="00DA2CBA">
        <w:rPr>
          <w:rFonts w:cstheme="minorHAnsi"/>
          <w:i/>
          <w:iCs/>
        </w:rPr>
        <w:t>manus, manūs (f) hand</w:t>
      </w:r>
      <w:r w:rsidR="00DA2CBA">
        <w:rPr>
          <w:rFonts w:cstheme="minorHAnsi"/>
        </w:rPr>
        <w:t xml:space="preserve"> and </w:t>
      </w:r>
      <w:r w:rsidR="00DA2CBA">
        <w:rPr>
          <w:rFonts w:cstheme="minorHAnsi"/>
          <w:i/>
          <w:iCs/>
        </w:rPr>
        <w:t>faciō, facere, fēcī, factus: to make</w:t>
      </w:r>
      <w:r w:rsidR="00DA2CBA">
        <w:rPr>
          <w:rFonts w:cstheme="minorHAnsi"/>
        </w:rPr>
        <w:t>, but it means the opposite of “to make by hand.”</w:t>
      </w:r>
    </w:p>
    <w:p w14:paraId="3807B36F" w14:textId="77777777" w:rsidR="00625679" w:rsidRDefault="00625679" w:rsidP="00625679">
      <w:pPr>
        <w:pStyle w:val="NoSpacing"/>
        <w:keepLines/>
        <w:rPr>
          <w:rFonts w:cstheme="minorHAnsi"/>
        </w:rPr>
      </w:pPr>
    </w:p>
    <w:p w14:paraId="699249B8" w14:textId="77777777" w:rsidR="00625679" w:rsidRDefault="00625679" w:rsidP="00625679">
      <w:pPr>
        <w:pStyle w:val="Heading5"/>
      </w:pPr>
      <w:r>
        <w:t>Noun Forms</w:t>
      </w:r>
    </w:p>
    <w:p w14:paraId="2C22FFD9" w14:textId="77777777" w:rsidR="00625679" w:rsidRPr="00E674CD" w:rsidRDefault="00625679" w:rsidP="00625679">
      <w:r>
        <w:t xml:space="preserve">Remember that you’ll learn memorize two forms of each noun. The first (nominative) tells you the dictionary entry; the second (genitive) tells you the noun’s family and its stem. </w:t>
      </w:r>
    </w:p>
    <w:p w14:paraId="122B5AB4" w14:textId="422B4B32" w:rsidR="00625679" w:rsidRPr="00625679" w:rsidRDefault="00625679">
      <w:pPr>
        <w:pStyle w:val="NoSpacing"/>
        <w:keepLines/>
        <w:numPr>
          <w:ilvl w:val="0"/>
          <w:numId w:val="89"/>
        </w:numPr>
        <w:rPr>
          <w:rStyle w:val="Strong"/>
          <w:rFonts w:cstheme="minorHAnsi"/>
          <w:b w:val="0"/>
          <w:bCs w:val="0"/>
        </w:rPr>
      </w:pPr>
      <w:r>
        <w:rPr>
          <w:rFonts w:cstheme="minorHAnsi"/>
        </w:rPr>
        <w:t xml:space="preserve">When the second form ends with an -ae (see chapter 3), it belongs to the </w:t>
      </w:r>
      <w:r w:rsidRPr="00625679">
        <w:rPr>
          <w:rStyle w:val="Strong"/>
        </w:rPr>
        <w:t>first declension</w:t>
      </w:r>
    </w:p>
    <w:p w14:paraId="560EB0D6" w14:textId="3334927C" w:rsidR="00625679" w:rsidRPr="00625679" w:rsidRDefault="00625679">
      <w:pPr>
        <w:pStyle w:val="NoSpacing"/>
        <w:keepLines/>
        <w:numPr>
          <w:ilvl w:val="0"/>
          <w:numId w:val="89"/>
        </w:numPr>
        <w:rPr>
          <w:rStyle w:val="Strong"/>
          <w:rFonts w:cstheme="minorHAnsi"/>
          <w:b w:val="0"/>
          <w:bCs w:val="0"/>
        </w:rPr>
      </w:pPr>
      <w:r w:rsidRPr="00625679">
        <w:t>When the second form ends with an -</w:t>
      </w:r>
      <w:r>
        <w:t>ī</w:t>
      </w:r>
      <w:r w:rsidRPr="00625679">
        <w:t>, it belongs to the</w:t>
      </w:r>
      <w:r>
        <w:rPr>
          <w:rStyle w:val="Strong"/>
        </w:rPr>
        <w:t xml:space="preserve"> second declension</w:t>
      </w:r>
    </w:p>
    <w:p w14:paraId="2CDE50EA" w14:textId="4E479A04" w:rsidR="00625679" w:rsidRPr="00625679" w:rsidRDefault="00625679">
      <w:pPr>
        <w:pStyle w:val="NoSpacing"/>
        <w:keepLines/>
        <w:numPr>
          <w:ilvl w:val="0"/>
          <w:numId w:val="89"/>
        </w:numPr>
        <w:rPr>
          <w:rFonts w:cstheme="minorHAnsi"/>
        </w:rPr>
      </w:pPr>
      <w:r w:rsidRPr="00625679">
        <w:t>When the second form ends with an -is, it belongs to</w:t>
      </w:r>
      <w:r>
        <w:rPr>
          <w:rStyle w:val="Strong"/>
        </w:rPr>
        <w:t xml:space="preserve"> the third declension</w:t>
      </w:r>
    </w:p>
    <w:p w14:paraId="24532FB8" w14:textId="77777777" w:rsidR="001837F8" w:rsidRDefault="001837F8" w:rsidP="00CD2394">
      <w:pPr>
        <w:pStyle w:val="NoSpacing"/>
        <w:keepLines/>
        <w:rPr>
          <w:rFonts w:cstheme="minorHAnsi"/>
        </w:rPr>
      </w:pPr>
    </w:p>
    <w:p w14:paraId="67978B12" w14:textId="1A7A3D18" w:rsidR="00625679" w:rsidRDefault="00625679" w:rsidP="00CD2394">
      <w:pPr>
        <w:pStyle w:val="NoSpacing"/>
        <w:keepLines/>
        <w:rPr>
          <w:rFonts w:cstheme="minorHAnsi"/>
        </w:rPr>
      </w:pPr>
      <w:r>
        <w:rPr>
          <w:rFonts w:cstheme="minorHAnsi"/>
        </w:rPr>
        <w:t xml:space="preserve">To find the noun’s stem (you’ll put all the endings you learn in these chapters on the stem), </w:t>
      </w:r>
      <w:r w:rsidR="004C0B59">
        <w:rPr>
          <w:rFonts w:cstheme="minorHAnsi"/>
        </w:rPr>
        <w:t>remove the ending from the second form.</w:t>
      </w:r>
    </w:p>
    <w:p w14:paraId="6A83CBB8" w14:textId="26BE07AE" w:rsidR="004C0B59" w:rsidRDefault="004C0B59" w:rsidP="004C0B59">
      <w:pPr>
        <w:pStyle w:val="NoSpacing"/>
        <w:keepLines/>
        <w:jc w:val="center"/>
        <w:rPr>
          <w:rFonts w:cstheme="minorHAnsi"/>
        </w:rPr>
      </w:pPr>
      <w:r>
        <w:rPr>
          <w:rFonts w:cstheme="minorHAnsi"/>
        </w:rPr>
        <w:t xml:space="preserve">locī </w:t>
      </w:r>
      <w:r>
        <w:rPr>
          <w:rFonts w:ascii="Calibri" w:hAnsi="Calibri" w:cs="Calibri"/>
        </w:rPr>
        <w:t>—</w:t>
      </w:r>
      <w:r>
        <w:rPr>
          <w:rFonts w:cstheme="minorHAnsi"/>
        </w:rPr>
        <w:t xml:space="preserve"> -ī = </w:t>
      </w:r>
      <w:r>
        <w:rPr>
          <w:rFonts w:cstheme="minorHAnsi"/>
          <w:i/>
          <w:iCs/>
        </w:rPr>
        <w:t>loc</w:t>
      </w:r>
      <w:r>
        <w:rPr>
          <w:rFonts w:cstheme="minorHAnsi"/>
        </w:rPr>
        <w:t xml:space="preserve"> (stem)</w:t>
      </w:r>
    </w:p>
    <w:p w14:paraId="6B9541E7" w14:textId="0E3B2C88" w:rsidR="004C0B59" w:rsidRPr="004C0B59" w:rsidRDefault="004C0B59" w:rsidP="004C0B59">
      <w:pPr>
        <w:pStyle w:val="NoSpacing"/>
        <w:keepLines/>
        <w:jc w:val="center"/>
        <w:rPr>
          <w:rFonts w:cstheme="minorHAnsi"/>
        </w:rPr>
      </w:pPr>
      <w:r>
        <w:rPr>
          <w:rFonts w:cstheme="minorHAnsi"/>
        </w:rPr>
        <w:t xml:space="preserve">patris </w:t>
      </w:r>
      <w:r>
        <w:rPr>
          <w:rFonts w:ascii="Calibri" w:hAnsi="Calibri" w:cs="Calibri"/>
        </w:rPr>
        <w:t>—</w:t>
      </w:r>
      <w:r>
        <w:rPr>
          <w:rFonts w:cstheme="minorHAnsi"/>
        </w:rPr>
        <w:t xml:space="preserve"> -is = </w:t>
      </w:r>
      <w:r>
        <w:rPr>
          <w:rFonts w:cstheme="minorHAnsi"/>
          <w:i/>
          <w:iCs/>
        </w:rPr>
        <w:t>patr</w:t>
      </w:r>
      <w:r>
        <w:rPr>
          <w:rFonts w:cstheme="minorHAnsi"/>
        </w:rPr>
        <w:t xml:space="preserve"> (stem)</w:t>
      </w:r>
    </w:p>
    <w:p w14:paraId="1154D5C5" w14:textId="77777777" w:rsidR="00625679" w:rsidRPr="00C45CFB" w:rsidRDefault="00625679" w:rsidP="00CD2394">
      <w:pPr>
        <w:pStyle w:val="NoSpacing"/>
        <w:keepLines/>
        <w:rPr>
          <w:rFonts w:cstheme="minorHAnsi"/>
        </w:rPr>
      </w:pPr>
    </w:p>
    <w:p w14:paraId="265A6649" w14:textId="2CBBED56" w:rsidR="001837F8" w:rsidRDefault="00DA2CBA" w:rsidP="00DA2CBA">
      <w:pPr>
        <w:pStyle w:val="Heading3"/>
      </w:pPr>
      <w:r>
        <w:t>Pattern Recognition</w:t>
      </w:r>
    </w:p>
    <w:p w14:paraId="7587DA9A" w14:textId="4F8C3B9C" w:rsidR="00DA2CBA" w:rsidRPr="00DA2CBA" w:rsidRDefault="00DA2CBA" w:rsidP="00DA2CBA">
      <w:r>
        <w:t xml:space="preserve">When memorizing a word, it’s important to remember not just what it means in English, but what it does in a sentence. </w:t>
      </w:r>
      <w:r w:rsidR="003F7A21">
        <w:t>Pay close attention to if a noun is a subject or object, or singular or plural. Decide if a verb is transitive or intransitive before you move to the rest of the sentence.</w:t>
      </w:r>
      <w:r w:rsidR="007D2082">
        <w:t xml:space="preserve"> If you have an intransitive verb, you don’t need to look for a direct object.</w:t>
      </w:r>
    </w:p>
    <w:p w14:paraId="7512BA16" w14:textId="0F29BB34" w:rsidR="001837F8" w:rsidRDefault="001837F8" w:rsidP="00CD2394">
      <w:pPr>
        <w:pStyle w:val="Heading2"/>
      </w:pPr>
      <w:bookmarkStart w:id="10" w:name="_Toc158984946"/>
      <w:r>
        <w:t xml:space="preserve">Chapter </w:t>
      </w:r>
      <w:r w:rsidR="00334E33">
        <w:t>2</w:t>
      </w:r>
      <w:r>
        <w:t xml:space="preserve"> Exercises</w:t>
      </w:r>
      <w:bookmarkEnd w:id="10"/>
    </w:p>
    <w:p w14:paraId="5CD072C1" w14:textId="77777777" w:rsidR="007D2082" w:rsidRDefault="007D2082" w:rsidP="00CD2394">
      <w:pPr>
        <w:pStyle w:val="NoSpacing"/>
        <w:keepLines/>
        <w:rPr>
          <w:rFonts w:cstheme="minorHAnsi"/>
        </w:rPr>
      </w:pPr>
    </w:p>
    <w:p w14:paraId="033DBDF7" w14:textId="7BC5C910" w:rsidR="007D2082" w:rsidRDefault="007D2082" w:rsidP="00CD2394">
      <w:pPr>
        <w:pStyle w:val="NoSpacing"/>
        <w:keepLines/>
        <w:rPr>
          <w:rFonts w:cstheme="minorHAnsi"/>
          <w:b/>
          <w:bCs/>
        </w:rPr>
      </w:pPr>
      <w:r>
        <w:rPr>
          <w:rFonts w:cstheme="minorHAnsi"/>
        </w:rPr>
        <w:t xml:space="preserve">A: Identify the following verbs as </w:t>
      </w:r>
      <w:r>
        <w:rPr>
          <w:rFonts w:cstheme="minorHAnsi"/>
          <w:b/>
          <w:bCs/>
        </w:rPr>
        <w:t>TRANSITIVE</w:t>
      </w:r>
      <w:r>
        <w:rPr>
          <w:rFonts w:cstheme="minorHAnsi"/>
        </w:rPr>
        <w:t xml:space="preserve"> or </w:t>
      </w:r>
      <w:r>
        <w:rPr>
          <w:rFonts w:cstheme="minorHAnsi"/>
          <w:b/>
          <w:bCs/>
        </w:rPr>
        <w:t>INTRANSITIVE</w:t>
      </w:r>
    </w:p>
    <w:p w14:paraId="14468759" w14:textId="77777777" w:rsidR="007D2082" w:rsidRDefault="007D2082" w:rsidP="007D2082">
      <w:pPr>
        <w:pStyle w:val="NoSpacing"/>
        <w:keepLines/>
        <w:rPr>
          <w:rFonts w:cstheme="minorHAnsi"/>
          <w:b/>
          <w:bCs/>
        </w:rPr>
      </w:pPr>
    </w:p>
    <w:p w14:paraId="630C5C3B" w14:textId="3360959E" w:rsidR="007D2082" w:rsidRDefault="007D2082">
      <w:pPr>
        <w:pStyle w:val="NoSpacing"/>
        <w:keepLines/>
        <w:numPr>
          <w:ilvl w:val="0"/>
          <w:numId w:val="84"/>
        </w:numPr>
        <w:rPr>
          <w:rFonts w:cstheme="minorHAnsi"/>
        </w:rPr>
      </w:pPr>
      <w:r>
        <w:rPr>
          <w:rFonts w:cstheme="minorHAnsi"/>
        </w:rPr>
        <w:t>jump</w:t>
      </w:r>
      <w:r>
        <w:rPr>
          <w:rFonts w:cstheme="minorHAnsi"/>
        </w:rPr>
        <w:tab/>
      </w:r>
      <w:r>
        <w:rPr>
          <w:rFonts w:cstheme="minorHAnsi"/>
        </w:rPr>
        <w:tab/>
        <w:t>______________________</w:t>
      </w:r>
      <w:r>
        <w:rPr>
          <w:rFonts w:cstheme="minorHAnsi"/>
        </w:rPr>
        <w:br/>
      </w:r>
    </w:p>
    <w:p w14:paraId="36E2EEE1" w14:textId="7F5604EE" w:rsidR="00860850" w:rsidRDefault="007D2082">
      <w:pPr>
        <w:pStyle w:val="NoSpacing"/>
        <w:keepLines/>
        <w:numPr>
          <w:ilvl w:val="0"/>
          <w:numId w:val="84"/>
        </w:numPr>
        <w:rPr>
          <w:rFonts w:cstheme="minorHAnsi"/>
        </w:rPr>
      </w:pPr>
      <w:r>
        <w:rPr>
          <w:rFonts w:cstheme="minorHAnsi"/>
        </w:rPr>
        <w:t>understand</w:t>
      </w:r>
      <w:r w:rsidR="00860850">
        <w:rPr>
          <w:rFonts w:cstheme="minorHAnsi"/>
        </w:rPr>
        <w:tab/>
        <w:t>______________________</w:t>
      </w:r>
      <w:r w:rsidR="00860850">
        <w:rPr>
          <w:rFonts w:cstheme="minorHAnsi"/>
        </w:rPr>
        <w:br/>
      </w:r>
    </w:p>
    <w:p w14:paraId="29C73160" w14:textId="2EB34881" w:rsidR="00860850" w:rsidRDefault="00860850">
      <w:pPr>
        <w:pStyle w:val="NoSpacing"/>
        <w:keepLines/>
        <w:numPr>
          <w:ilvl w:val="0"/>
          <w:numId w:val="84"/>
        </w:numPr>
        <w:rPr>
          <w:rFonts w:cstheme="minorHAnsi"/>
        </w:rPr>
      </w:pPr>
      <w:r>
        <w:rPr>
          <w:rFonts w:cstheme="minorHAnsi"/>
        </w:rPr>
        <w:lastRenderedPageBreak/>
        <w:t>cut</w:t>
      </w:r>
      <w:r>
        <w:rPr>
          <w:rFonts w:cstheme="minorHAnsi"/>
        </w:rPr>
        <w:tab/>
      </w:r>
      <w:r>
        <w:rPr>
          <w:rFonts w:cstheme="minorHAnsi"/>
        </w:rPr>
        <w:tab/>
        <w:t>______________________</w:t>
      </w:r>
      <w:r>
        <w:rPr>
          <w:rFonts w:cstheme="minorHAnsi"/>
        </w:rPr>
        <w:br/>
      </w:r>
    </w:p>
    <w:p w14:paraId="0E983749" w14:textId="68A5AD87" w:rsidR="00860850" w:rsidRDefault="00860850">
      <w:pPr>
        <w:pStyle w:val="NoSpacing"/>
        <w:keepLines/>
        <w:numPr>
          <w:ilvl w:val="0"/>
          <w:numId w:val="84"/>
        </w:numPr>
        <w:rPr>
          <w:rFonts w:cstheme="minorHAnsi"/>
        </w:rPr>
      </w:pPr>
      <w:r>
        <w:rPr>
          <w:rFonts w:cstheme="minorHAnsi"/>
        </w:rPr>
        <w:t>exist</w:t>
      </w:r>
      <w:r>
        <w:rPr>
          <w:rFonts w:cstheme="minorHAnsi"/>
        </w:rPr>
        <w:tab/>
      </w:r>
      <w:r>
        <w:rPr>
          <w:rFonts w:cstheme="minorHAnsi"/>
        </w:rPr>
        <w:tab/>
        <w:t>______________________</w:t>
      </w:r>
      <w:r>
        <w:rPr>
          <w:rFonts w:cstheme="minorHAnsi"/>
        </w:rPr>
        <w:br/>
      </w:r>
    </w:p>
    <w:p w14:paraId="20ACFF4D" w14:textId="6684DAD8" w:rsidR="00860850" w:rsidRPr="00860850" w:rsidRDefault="00860850">
      <w:pPr>
        <w:pStyle w:val="NoSpacing"/>
        <w:keepLines/>
        <w:numPr>
          <w:ilvl w:val="0"/>
          <w:numId w:val="84"/>
        </w:numPr>
        <w:rPr>
          <w:rFonts w:cstheme="minorHAnsi"/>
        </w:rPr>
      </w:pPr>
      <w:r>
        <w:rPr>
          <w:rFonts w:cstheme="minorHAnsi"/>
        </w:rPr>
        <w:t>walk</w:t>
      </w:r>
      <w:r>
        <w:rPr>
          <w:rFonts w:cstheme="minorHAnsi"/>
        </w:rPr>
        <w:tab/>
      </w:r>
      <w:r>
        <w:rPr>
          <w:rFonts w:cstheme="minorHAnsi"/>
        </w:rPr>
        <w:tab/>
        <w:t>______________________</w:t>
      </w:r>
      <w:r>
        <w:rPr>
          <w:rFonts w:cstheme="minorHAnsi"/>
        </w:rPr>
        <w:br/>
      </w:r>
    </w:p>
    <w:p w14:paraId="6A79C757" w14:textId="6F472E9F" w:rsidR="001837F8" w:rsidRDefault="00860850" w:rsidP="00CD2394">
      <w:pPr>
        <w:pStyle w:val="NoSpacing"/>
        <w:keepLines/>
        <w:rPr>
          <w:rFonts w:cstheme="minorHAnsi"/>
        </w:rPr>
      </w:pPr>
      <w:r>
        <w:rPr>
          <w:rFonts w:cstheme="minorHAnsi"/>
        </w:rPr>
        <w:t>B</w:t>
      </w:r>
      <w:r w:rsidR="001837F8">
        <w:rPr>
          <w:rFonts w:cstheme="minorHAnsi"/>
        </w:rPr>
        <w:t>: For each clause, circle the correct use of the underlined word. Then give the correct Latin form (remember the endings!):</w:t>
      </w:r>
    </w:p>
    <w:p w14:paraId="5CE13D6E" w14:textId="77777777" w:rsidR="001837F8" w:rsidRDefault="001837F8" w:rsidP="00CD2394">
      <w:pPr>
        <w:pStyle w:val="NoSpacing"/>
        <w:keepLines/>
        <w:rPr>
          <w:rFonts w:cstheme="minorHAnsi"/>
        </w:rPr>
      </w:pPr>
    </w:p>
    <w:p w14:paraId="47FE8338" w14:textId="18D47164" w:rsidR="001837F8" w:rsidRDefault="001837F8">
      <w:pPr>
        <w:pStyle w:val="NoSpacing"/>
        <w:keepLines/>
        <w:numPr>
          <w:ilvl w:val="0"/>
          <w:numId w:val="10"/>
        </w:numPr>
        <w:rPr>
          <w:rFonts w:cstheme="minorHAnsi"/>
        </w:rPr>
      </w:pPr>
      <w:r>
        <w:rPr>
          <w:rFonts w:cstheme="minorHAnsi"/>
        </w:rPr>
        <w:t xml:space="preserve">He </w:t>
      </w:r>
      <w:r>
        <w:rPr>
          <w:rFonts w:cstheme="minorHAnsi"/>
          <w:u w:val="single"/>
        </w:rPr>
        <w:t>loves</w:t>
      </w:r>
      <w:r>
        <w:rPr>
          <w:rFonts w:cstheme="minorHAnsi"/>
        </w:rPr>
        <w:t xml:space="preserve"> his mother.</w:t>
      </w:r>
      <w:r>
        <w:rPr>
          <w:rFonts w:cstheme="minorHAnsi"/>
        </w:rPr>
        <w:tab/>
      </w:r>
      <w:r>
        <w:rPr>
          <w:rFonts w:cstheme="minorHAnsi"/>
        </w:rPr>
        <w:tab/>
        <w:t>SUBJECT  OBJECT  VERB</w:t>
      </w:r>
      <w:r>
        <w:rPr>
          <w:rFonts w:cstheme="minorHAnsi"/>
        </w:rPr>
        <w:tab/>
      </w:r>
    </w:p>
    <w:p w14:paraId="09FCE885" w14:textId="77777777" w:rsidR="001837F8" w:rsidRDefault="001837F8" w:rsidP="00CD2394">
      <w:pPr>
        <w:pStyle w:val="NoSpacing"/>
        <w:keepLines/>
        <w:rPr>
          <w:rFonts w:cstheme="minorHAnsi"/>
        </w:rPr>
      </w:pPr>
    </w:p>
    <w:p w14:paraId="4670DC61" w14:textId="4E818968" w:rsidR="001837F8" w:rsidRDefault="006762A0">
      <w:pPr>
        <w:pStyle w:val="NoSpacing"/>
        <w:keepLines/>
        <w:numPr>
          <w:ilvl w:val="0"/>
          <w:numId w:val="10"/>
        </w:numPr>
        <w:rPr>
          <w:rFonts w:cstheme="minorHAnsi"/>
        </w:rPr>
      </w:pPr>
      <w:r>
        <w:rPr>
          <w:rFonts w:cstheme="minorHAnsi"/>
        </w:rPr>
        <w:t>He</w:t>
      </w:r>
      <w:r w:rsidR="001837F8">
        <w:rPr>
          <w:rFonts w:cstheme="minorHAnsi"/>
        </w:rPr>
        <w:t xml:space="preserve"> </w:t>
      </w:r>
      <w:r w:rsidR="006771C3">
        <w:rPr>
          <w:rFonts w:cstheme="minorHAnsi"/>
        </w:rPr>
        <w:t>does see</w:t>
      </w:r>
      <w:r w:rsidR="001837F8">
        <w:rPr>
          <w:rFonts w:cstheme="minorHAnsi"/>
        </w:rPr>
        <w:t xml:space="preserve"> the </w:t>
      </w:r>
      <w:r w:rsidR="001837F8" w:rsidRPr="002B09F7">
        <w:rPr>
          <w:rFonts w:cstheme="minorHAnsi"/>
          <w:u w:val="single"/>
        </w:rPr>
        <w:t>foot</w:t>
      </w:r>
      <w:r w:rsidR="001837F8">
        <w:rPr>
          <w:rFonts w:cstheme="minorHAnsi"/>
        </w:rPr>
        <w:t>.</w:t>
      </w:r>
      <w:r w:rsidR="001837F8">
        <w:rPr>
          <w:rFonts w:cstheme="minorHAnsi"/>
        </w:rPr>
        <w:tab/>
      </w:r>
      <w:r w:rsidR="001837F8">
        <w:rPr>
          <w:rFonts w:cstheme="minorHAnsi"/>
        </w:rPr>
        <w:tab/>
        <w:t>SUBJECT  OBJECT  VERB</w:t>
      </w:r>
      <w:r w:rsidR="001837F8">
        <w:rPr>
          <w:rFonts w:cstheme="minorHAnsi"/>
        </w:rPr>
        <w:tab/>
      </w:r>
    </w:p>
    <w:p w14:paraId="72C35991" w14:textId="77777777" w:rsidR="001837F8" w:rsidRDefault="001837F8" w:rsidP="00CD2394">
      <w:pPr>
        <w:pStyle w:val="NoSpacing"/>
        <w:keepLines/>
        <w:rPr>
          <w:rFonts w:cstheme="minorHAnsi"/>
        </w:rPr>
      </w:pPr>
    </w:p>
    <w:p w14:paraId="4B4FF1D5" w14:textId="33BDB1A1" w:rsidR="001837F8" w:rsidRDefault="001837F8">
      <w:pPr>
        <w:pStyle w:val="NoSpacing"/>
        <w:keepLines/>
        <w:numPr>
          <w:ilvl w:val="0"/>
          <w:numId w:val="10"/>
        </w:numPr>
        <w:rPr>
          <w:rFonts w:cstheme="minorHAnsi"/>
        </w:rPr>
      </w:pPr>
      <w:r>
        <w:rPr>
          <w:rFonts w:cstheme="minorHAnsi"/>
          <w:u w:val="single"/>
        </w:rPr>
        <w:t>She</w:t>
      </w:r>
      <w:r>
        <w:rPr>
          <w:rFonts w:cstheme="minorHAnsi"/>
        </w:rPr>
        <w:t xml:space="preserve"> </w:t>
      </w:r>
      <w:r w:rsidR="006771C3">
        <w:rPr>
          <w:rFonts w:cstheme="minorHAnsi"/>
        </w:rPr>
        <w:t>is holding</w:t>
      </w:r>
      <w:r>
        <w:rPr>
          <w:rFonts w:cstheme="minorHAnsi"/>
        </w:rPr>
        <w:t xml:space="preserve"> them.</w:t>
      </w:r>
      <w:r>
        <w:rPr>
          <w:rFonts w:cstheme="minorHAnsi"/>
        </w:rPr>
        <w:tab/>
      </w:r>
      <w:r w:rsidR="006762A0">
        <w:rPr>
          <w:rFonts w:cstheme="minorHAnsi"/>
        </w:rPr>
        <w:tab/>
      </w:r>
      <w:r>
        <w:rPr>
          <w:rFonts w:cstheme="minorHAnsi"/>
        </w:rPr>
        <w:t>SUBJECT  OBJECT  VERB</w:t>
      </w:r>
      <w:r>
        <w:rPr>
          <w:rFonts w:cstheme="minorHAnsi"/>
        </w:rPr>
        <w:tab/>
      </w:r>
    </w:p>
    <w:p w14:paraId="54FD506B" w14:textId="77777777" w:rsidR="001837F8" w:rsidRDefault="001837F8" w:rsidP="00CD2394">
      <w:pPr>
        <w:pStyle w:val="NoSpacing"/>
        <w:keepLines/>
        <w:rPr>
          <w:rFonts w:cstheme="minorHAnsi"/>
        </w:rPr>
      </w:pPr>
    </w:p>
    <w:p w14:paraId="1503031F" w14:textId="5D318CCE" w:rsidR="001837F8" w:rsidRDefault="001837F8">
      <w:pPr>
        <w:pStyle w:val="NoSpacing"/>
        <w:keepLines/>
        <w:numPr>
          <w:ilvl w:val="0"/>
          <w:numId w:val="10"/>
        </w:numPr>
        <w:rPr>
          <w:rFonts w:cstheme="minorHAnsi"/>
        </w:rPr>
      </w:pPr>
      <w:r>
        <w:rPr>
          <w:rFonts w:cstheme="minorHAnsi"/>
        </w:rPr>
        <w:t xml:space="preserve">My eyes </w:t>
      </w:r>
      <w:r w:rsidRPr="002B09F7">
        <w:rPr>
          <w:rFonts w:cstheme="minorHAnsi"/>
          <w:u w:val="single"/>
        </w:rPr>
        <w:t>see</w:t>
      </w:r>
      <w:r>
        <w:rPr>
          <w:rFonts w:cstheme="minorHAnsi"/>
        </w:rPr>
        <w:t xml:space="preserve"> the sons.</w:t>
      </w:r>
      <w:r>
        <w:rPr>
          <w:rFonts w:cstheme="minorHAnsi"/>
        </w:rPr>
        <w:tab/>
      </w:r>
      <w:r>
        <w:rPr>
          <w:rFonts w:cstheme="minorHAnsi"/>
        </w:rPr>
        <w:tab/>
        <w:t>SUBJECT  OBJECT  VERB</w:t>
      </w:r>
      <w:r>
        <w:rPr>
          <w:rFonts w:cstheme="minorHAnsi"/>
        </w:rPr>
        <w:tab/>
      </w:r>
      <w:r>
        <w:rPr>
          <w:rFonts w:cstheme="minorHAnsi"/>
        </w:rPr>
        <w:br/>
      </w:r>
    </w:p>
    <w:p w14:paraId="2F9B8578" w14:textId="54063000" w:rsidR="001837F8" w:rsidRDefault="001837F8">
      <w:pPr>
        <w:pStyle w:val="NoSpacing"/>
        <w:keepLines/>
        <w:numPr>
          <w:ilvl w:val="0"/>
          <w:numId w:val="10"/>
        </w:numPr>
        <w:rPr>
          <w:rFonts w:cstheme="minorHAnsi"/>
        </w:rPr>
      </w:pPr>
      <w:r>
        <w:rPr>
          <w:rFonts w:cstheme="minorHAnsi"/>
        </w:rPr>
        <w:t xml:space="preserve">The </w:t>
      </w:r>
      <w:r>
        <w:rPr>
          <w:rFonts w:cstheme="minorHAnsi"/>
          <w:u w:val="single"/>
        </w:rPr>
        <w:t>men</w:t>
      </w:r>
      <w:r>
        <w:rPr>
          <w:rFonts w:cstheme="minorHAnsi"/>
        </w:rPr>
        <w:t xml:space="preserve"> are fathers.</w:t>
      </w:r>
      <w:r>
        <w:rPr>
          <w:rFonts w:cstheme="minorHAnsi"/>
        </w:rPr>
        <w:tab/>
      </w:r>
      <w:r>
        <w:rPr>
          <w:rFonts w:cstheme="minorHAnsi"/>
        </w:rPr>
        <w:tab/>
        <w:t>SUBJECT  OBJECT  VERB</w:t>
      </w:r>
      <w:r>
        <w:rPr>
          <w:rFonts w:cstheme="minorHAnsi"/>
        </w:rPr>
        <w:tab/>
      </w:r>
    </w:p>
    <w:p w14:paraId="472E0CA3" w14:textId="77777777" w:rsidR="00860850" w:rsidRDefault="00860850" w:rsidP="00860850">
      <w:pPr>
        <w:pStyle w:val="NoSpacing"/>
        <w:keepLines/>
        <w:rPr>
          <w:rFonts w:cstheme="minorHAnsi"/>
        </w:rPr>
      </w:pPr>
    </w:p>
    <w:p w14:paraId="307F189B" w14:textId="5D80108A" w:rsidR="00860850" w:rsidRDefault="00860850" w:rsidP="00860850">
      <w:pPr>
        <w:pStyle w:val="NoSpacing"/>
        <w:keepLines/>
        <w:rPr>
          <w:rFonts w:cstheme="minorHAnsi"/>
        </w:rPr>
      </w:pPr>
      <w:r>
        <w:rPr>
          <w:rFonts w:cstheme="minorHAnsi"/>
        </w:rPr>
        <w:t>Now, translate the verb of each sentence into Latin (reference the vocabulary list below).</w:t>
      </w:r>
      <w:r w:rsidR="006762A0">
        <w:rPr>
          <w:rFonts w:cstheme="minorHAnsi"/>
        </w:rPr>
        <w:br/>
      </w:r>
    </w:p>
    <w:p w14:paraId="7C5C11D3" w14:textId="590577C1" w:rsidR="001837F8" w:rsidRDefault="006762A0">
      <w:pPr>
        <w:pStyle w:val="NoSpacing"/>
        <w:keepLines/>
        <w:numPr>
          <w:ilvl w:val="0"/>
          <w:numId w:val="10"/>
        </w:numPr>
        <w:rPr>
          <w:rFonts w:cstheme="minorHAnsi"/>
        </w:rPr>
      </w:pPr>
      <w:r>
        <w:rPr>
          <w:rFonts w:cstheme="minorHAnsi"/>
        </w:rPr>
        <w:t>loves</w:t>
      </w:r>
      <w:r>
        <w:rPr>
          <w:rFonts w:cstheme="minorHAnsi"/>
        </w:rPr>
        <w:tab/>
      </w:r>
      <w:r>
        <w:rPr>
          <w:rFonts w:cstheme="minorHAnsi"/>
        </w:rPr>
        <w:tab/>
      </w:r>
      <w:r>
        <w:rPr>
          <w:rFonts w:cstheme="minorHAnsi"/>
        </w:rPr>
        <w:tab/>
      </w:r>
      <w:r>
        <w:rPr>
          <w:rFonts w:cstheme="minorHAnsi"/>
        </w:rPr>
        <w:tab/>
        <w:t>______________________</w:t>
      </w:r>
      <w:r>
        <w:rPr>
          <w:rFonts w:cstheme="minorHAnsi"/>
        </w:rPr>
        <w:br/>
      </w:r>
    </w:p>
    <w:p w14:paraId="636E0610" w14:textId="1266FC9A" w:rsidR="006762A0" w:rsidRDefault="006762A0">
      <w:pPr>
        <w:pStyle w:val="NoSpacing"/>
        <w:keepLines/>
        <w:numPr>
          <w:ilvl w:val="0"/>
          <w:numId w:val="10"/>
        </w:numPr>
        <w:rPr>
          <w:rFonts w:cstheme="minorHAnsi"/>
        </w:rPr>
      </w:pPr>
      <w:r>
        <w:rPr>
          <w:rFonts w:cstheme="minorHAnsi"/>
        </w:rPr>
        <w:t>sees</w:t>
      </w:r>
      <w:r>
        <w:rPr>
          <w:rFonts w:cstheme="minorHAnsi"/>
        </w:rPr>
        <w:tab/>
      </w:r>
      <w:r>
        <w:rPr>
          <w:rFonts w:cstheme="minorHAnsi"/>
        </w:rPr>
        <w:tab/>
      </w:r>
      <w:r>
        <w:rPr>
          <w:rFonts w:cstheme="minorHAnsi"/>
        </w:rPr>
        <w:tab/>
      </w:r>
      <w:r>
        <w:rPr>
          <w:rFonts w:cstheme="minorHAnsi"/>
        </w:rPr>
        <w:tab/>
        <w:t>______________________</w:t>
      </w:r>
      <w:r>
        <w:rPr>
          <w:rFonts w:cstheme="minorHAnsi"/>
        </w:rPr>
        <w:br/>
      </w:r>
    </w:p>
    <w:p w14:paraId="7C58A08C" w14:textId="6A3A28AB" w:rsidR="006762A0" w:rsidRDefault="006762A0">
      <w:pPr>
        <w:pStyle w:val="NoSpacing"/>
        <w:keepLines/>
        <w:numPr>
          <w:ilvl w:val="0"/>
          <w:numId w:val="10"/>
        </w:numPr>
        <w:rPr>
          <w:rFonts w:cstheme="minorHAnsi"/>
        </w:rPr>
      </w:pPr>
      <w:r>
        <w:rPr>
          <w:rFonts w:cstheme="minorHAnsi"/>
        </w:rPr>
        <w:t>holds</w:t>
      </w:r>
      <w:r>
        <w:rPr>
          <w:rFonts w:cstheme="minorHAnsi"/>
        </w:rPr>
        <w:tab/>
      </w:r>
      <w:r>
        <w:rPr>
          <w:rFonts w:cstheme="minorHAnsi"/>
        </w:rPr>
        <w:tab/>
      </w:r>
      <w:r>
        <w:rPr>
          <w:rFonts w:cstheme="minorHAnsi"/>
        </w:rPr>
        <w:tab/>
      </w:r>
      <w:r>
        <w:rPr>
          <w:rFonts w:cstheme="minorHAnsi"/>
        </w:rPr>
        <w:tab/>
        <w:t>______________________</w:t>
      </w:r>
      <w:r>
        <w:rPr>
          <w:rFonts w:cstheme="minorHAnsi"/>
        </w:rPr>
        <w:br/>
      </w:r>
    </w:p>
    <w:p w14:paraId="626EF132" w14:textId="1E1B5B92" w:rsidR="006762A0" w:rsidRDefault="006762A0">
      <w:pPr>
        <w:pStyle w:val="NoSpacing"/>
        <w:keepLines/>
        <w:numPr>
          <w:ilvl w:val="0"/>
          <w:numId w:val="10"/>
        </w:numPr>
        <w:rPr>
          <w:rFonts w:cstheme="minorHAnsi"/>
        </w:rPr>
      </w:pPr>
      <w:r>
        <w:rPr>
          <w:rFonts w:cstheme="minorHAnsi"/>
        </w:rPr>
        <w:t>see</w:t>
      </w:r>
      <w:r>
        <w:rPr>
          <w:rFonts w:cstheme="minorHAnsi"/>
        </w:rPr>
        <w:tab/>
      </w:r>
      <w:r>
        <w:rPr>
          <w:rFonts w:cstheme="minorHAnsi"/>
        </w:rPr>
        <w:tab/>
      </w:r>
      <w:r>
        <w:rPr>
          <w:rFonts w:cstheme="minorHAnsi"/>
        </w:rPr>
        <w:tab/>
      </w:r>
      <w:r>
        <w:rPr>
          <w:rFonts w:cstheme="minorHAnsi"/>
        </w:rPr>
        <w:tab/>
        <w:t>______________________</w:t>
      </w:r>
      <w:r>
        <w:rPr>
          <w:rFonts w:cstheme="minorHAnsi"/>
        </w:rPr>
        <w:br/>
      </w:r>
    </w:p>
    <w:p w14:paraId="53716F34" w14:textId="0532A591" w:rsidR="006762A0" w:rsidRDefault="006762A0">
      <w:pPr>
        <w:pStyle w:val="NoSpacing"/>
        <w:keepLines/>
        <w:numPr>
          <w:ilvl w:val="0"/>
          <w:numId w:val="10"/>
        </w:numPr>
        <w:rPr>
          <w:rFonts w:cstheme="minorHAnsi"/>
        </w:rPr>
      </w:pPr>
      <w:r>
        <w:rPr>
          <w:rFonts w:cstheme="minorHAnsi"/>
        </w:rPr>
        <w:t>are</w:t>
      </w:r>
      <w:r>
        <w:rPr>
          <w:rFonts w:cstheme="minorHAnsi"/>
        </w:rPr>
        <w:tab/>
      </w:r>
      <w:r>
        <w:rPr>
          <w:rFonts w:cstheme="minorHAnsi"/>
        </w:rPr>
        <w:tab/>
      </w:r>
      <w:r>
        <w:rPr>
          <w:rFonts w:cstheme="minorHAnsi"/>
        </w:rPr>
        <w:tab/>
      </w:r>
      <w:r>
        <w:rPr>
          <w:rFonts w:cstheme="minorHAnsi"/>
        </w:rPr>
        <w:tab/>
        <w:t>______________________</w:t>
      </w:r>
    </w:p>
    <w:p w14:paraId="7324C58F" w14:textId="77777777" w:rsidR="001837F8" w:rsidRDefault="001837F8" w:rsidP="00CD2394">
      <w:pPr>
        <w:pStyle w:val="NoSpacing"/>
        <w:keepLines/>
        <w:ind w:left="720"/>
        <w:rPr>
          <w:rFonts w:cstheme="minorHAnsi"/>
        </w:rPr>
      </w:pPr>
      <w:r>
        <w:rPr>
          <w:rFonts w:cstheme="minorHAnsi"/>
        </w:rPr>
        <w:t xml:space="preserve"> </w:t>
      </w:r>
    </w:p>
    <w:p w14:paraId="57FE69F6" w14:textId="249482D4" w:rsidR="00AD4D86" w:rsidRDefault="006762A0" w:rsidP="00CD2394">
      <w:pPr>
        <w:pStyle w:val="NoSpacing"/>
        <w:keepLines/>
        <w:rPr>
          <w:rFonts w:cstheme="minorHAnsi"/>
        </w:rPr>
      </w:pPr>
      <w:r>
        <w:rPr>
          <w:rFonts w:cstheme="minorHAnsi"/>
        </w:rPr>
        <w:t>C</w:t>
      </w:r>
      <w:r w:rsidR="001837F8">
        <w:rPr>
          <w:rFonts w:cstheme="minorHAnsi"/>
        </w:rPr>
        <w:t xml:space="preserve">: Paying close attention to endings and vocabulary, translate the following sentences into English. Remember than words ending in </w:t>
      </w:r>
      <w:r w:rsidR="001837F8" w:rsidRPr="00D33388">
        <w:rPr>
          <w:rFonts w:cstheme="minorHAnsi"/>
          <w:b/>
          <w:bCs/>
        </w:rPr>
        <w:t>–am, –um, and –em</w:t>
      </w:r>
      <w:r w:rsidR="001837F8">
        <w:rPr>
          <w:rFonts w:cstheme="minorHAnsi"/>
        </w:rPr>
        <w:t xml:space="preserve"> are singular direct objects, words ending in </w:t>
      </w:r>
      <w:r w:rsidR="001837F8" w:rsidRPr="00D33388">
        <w:rPr>
          <w:rFonts w:cstheme="minorHAnsi"/>
          <w:b/>
          <w:bCs/>
        </w:rPr>
        <w:t>–ās, –ōs, and –ēs</w:t>
      </w:r>
      <w:r w:rsidR="001837F8">
        <w:rPr>
          <w:rFonts w:cstheme="minorHAnsi"/>
        </w:rPr>
        <w:t xml:space="preserve"> are plural direct objects. Other words are subjects.</w:t>
      </w:r>
    </w:p>
    <w:p w14:paraId="6D2696A3" w14:textId="77777777" w:rsidR="006762A0" w:rsidRDefault="006762A0" w:rsidP="00CD2394">
      <w:pPr>
        <w:pStyle w:val="NoSpacing"/>
        <w:keepLines/>
        <w:rPr>
          <w:rFonts w:cstheme="minorHAnsi"/>
        </w:rPr>
      </w:pPr>
    </w:p>
    <w:p w14:paraId="1C9D3FB2" w14:textId="357F07CA" w:rsidR="006762A0" w:rsidRDefault="006762A0" w:rsidP="00CD2394">
      <w:pPr>
        <w:pStyle w:val="NoSpacing"/>
        <w:keepLines/>
        <w:rPr>
          <w:rFonts w:cstheme="minorHAnsi"/>
        </w:rPr>
      </w:pPr>
      <w:r>
        <w:rPr>
          <w:rFonts w:cstheme="minorHAnsi"/>
        </w:rPr>
        <w:t>After you translate into English, translate the next sentence, which</w:t>
      </w:r>
      <w:r w:rsidR="00E75DCB">
        <w:rPr>
          <w:rFonts w:cstheme="minorHAnsi"/>
        </w:rPr>
        <w:t xml:space="preserve"> has a different meaning but</w:t>
      </w:r>
      <w:r>
        <w:rPr>
          <w:rFonts w:cstheme="minorHAnsi"/>
        </w:rPr>
        <w:t xml:space="preserve"> follows </w:t>
      </w:r>
      <w:r w:rsidR="00E75DCB">
        <w:rPr>
          <w:rFonts w:cstheme="minorHAnsi"/>
        </w:rPr>
        <w:t>the same</w:t>
      </w:r>
      <w:r>
        <w:rPr>
          <w:rFonts w:cstheme="minorHAnsi"/>
        </w:rPr>
        <w:t xml:space="preserve"> pattern, into </w:t>
      </w:r>
      <w:r w:rsidR="00E75DCB">
        <w:rPr>
          <w:rFonts w:cstheme="minorHAnsi"/>
        </w:rPr>
        <w:t>Latin</w:t>
      </w:r>
      <w:r>
        <w:rPr>
          <w:rFonts w:cstheme="minorHAnsi"/>
        </w:rPr>
        <w:t xml:space="preserve">. </w:t>
      </w:r>
      <w:r w:rsidR="00E75DCB">
        <w:rPr>
          <w:rFonts w:cstheme="minorHAnsi"/>
        </w:rPr>
        <w:t>You may need to use the vocabulary list below. 6-10 will require you to make educated guesses and look at other answers.</w:t>
      </w:r>
    </w:p>
    <w:p w14:paraId="18866BF5" w14:textId="77777777" w:rsidR="001837F8" w:rsidRDefault="001837F8" w:rsidP="00CD2394">
      <w:pPr>
        <w:pStyle w:val="NoSpacing"/>
        <w:keepLines/>
        <w:rPr>
          <w:rFonts w:cstheme="minorHAnsi"/>
        </w:rPr>
      </w:pPr>
    </w:p>
    <w:p w14:paraId="5BF5569B" w14:textId="0420C696" w:rsidR="006762A0" w:rsidRPr="006762A0" w:rsidRDefault="006762A0">
      <w:pPr>
        <w:pStyle w:val="NoSpacing"/>
        <w:keepLines/>
        <w:numPr>
          <w:ilvl w:val="0"/>
          <w:numId w:val="11"/>
        </w:numPr>
        <w:rPr>
          <w:rFonts w:cstheme="minorHAnsi"/>
        </w:rPr>
      </w:pPr>
      <w:r>
        <w:rPr>
          <w:rFonts w:cstheme="minorHAnsi"/>
        </w:rPr>
        <w:t>vocat gens</w:t>
      </w:r>
      <w:r>
        <w:rPr>
          <w:rFonts w:cstheme="minorHAnsi"/>
        </w:rPr>
        <w:tab/>
      </w:r>
      <w:r>
        <w:rPr>
          <w:rFonts w:cstheme="minorHAnsi"/>
        </w:rPr>
        <w:tab/>
      </w:r>
      <w:r>
        <w:rPr>
          <w:rFonts w:cstheme="minorHAnsi"/>
        </w:rPr>
        <w:tab/>
      </w:r>
      <w:r>
        <w:rPr>
          <w:rFonts w:cstheme="minorHAnsi"/>
        </w:rPr>
        <w:tab/>
        <w:t>__________________________________________</w:t>
      </w:r>
      <w:r w:rsidR="007A36C9">
        <w:rPr>
          <w:rFonts w:cstheme="minorHAnsi"/>
        </w:rPr>
        <w:br/>
      </w:r>
      <w:r w:rsidR="007A36C9">
        <w:rPr>
          <w:rFonts w:cstheme="minorHAnsi"/>
        </w:rPr>
        <w:br/>
        <w:t xml:space="preserve">the man </w:t>
      </w:r>
      <w:r w:rsidR="006771C3">
        <w:rPr>
          <w:rFonts w:cstheme="minorHAnsi"/>
        </w:rPr>
        <w:t>is calling</w:t>
      </w:r>
      <w:r w:rsidR="007A36C9">
        <w:rPr>
          <w:rFonts w:cstheme="minorHAnsi"/>
        </w:rPr>
        <w:tab/>
      </w:r>
      <w:r w:rsidR="007A36C9">
        <w:rPr>
          <w:rFonts w:cstheme="minorHAnsi"/>
        </w:rPr>
        <w:tab/>
      </w:r>
      <w:r w:rsidR="007A36C9">
        <w:rPr>
          <w:rFonts w:cstheme="minorHAnsi"/>
        </w:rPr>
        <w:tab/>
        <w:t>__________________________________________</w:t>
      </w:r>
      <w:r w:rsidRPr="006762A0">
        <w:rPr>
          <w:rFonts w:cstheme="minorHAnsi"/>
        </w:rPr>
        <w:br/>
      </w:r>
    </w:p>
    <w:p w14:paraId="77E8479A" w14:textId="1AD4728F" w:rsidR="001837F8" w:rsidRDefault="00D33388">
      <w:pPr>
        <w:pStyle w:val="NoSpacing"/>
        <w:keepLines/>
        <w:numPr>
          <w:ilvl w:val="0"/>
          <w:numId w:val="11"/>
        </w:numPr>
        <w:rPr>
          <w:rFonts w:cstheme="minorHAnsi"/>
        </w:rPr>
      </w:pPr>
      <w:r>
        <w:rPr>
          <w:rFonts w:cstheme="minorHAnsi"/>
        </w:rPr>
        <w:t>ocul</w:t>
      </w:r>
      <w:r w:rsidR="00E75DCB">
        <w:rPr>
          <w:rFonts w:cstheme="minorHAnsi"/>
        </w:rPr>
        <w:t>ō</w:t>
      </w:r>
      <w:r>
        <w:rPr>
          <w:rFonts w:cstheme="minorHAnsi"/>
        </w:rPr>
        <w:t>s</w:t>
      </w:r>
      <w:r w:rsidR="003F7A21">
        <w:rPr>
          <w:rFonts w:cstheme="minorHAnsi"/>
        </w:rPr>
        <w:t xml:space="preserve"> n</w:t>
      </w:r>
      <w:r w:rsidR="00D4756C">
        <w:rPr>
          <w:rFonts w:cstheme="minorHAnsi"/>
        </w:rPr>
        <w:t>ō</w:t>
      </w:r>
      <w:r w:rsidR="003F7A21">
        <w:rPr>
          <w:rFonts w:cstheme="minorHAnsi"/>
        </w:rPr>
        <w:t>n</w:t>
      </w:r>
      <w:r w:rsidR="001837F8">
        <w:rPr>
          <w:rFonts w:cstheme="minorHAnsi"/>
        </w:rPr>
        <w:t xml:space="preserve"> habet</w:t>
      </w:r>
      <w:r>
        <w:rPr>
          <w:rFonts w:cstheme="minorHAnsi"/>
        </w:rPr>
        <w:t xml:space="preserve"> rex</w:t>
      </w:r>
      <w:r w:rsidR="001837F8">
        <w:rPr>
          <w:rFonts w:cstheme="minorHAnsi"/>
        </w:rPr>
        <w:tab/>
      </w:r>
      <w:r>
        <w:rPr>
          <w:rFonts w:cstheme="minorHAnsi"/>
        </w:rPr>
        <w:tab/>
      </w:r>
      <w:r w:rsidR="001837F8">
        <w:rPr>
          <w:rFonts w:cstheme="minorHAnsi"/>
        </w:rPr>
        <w:t>__________________________________________</w:t>
      </w:r>
      <w:r w:rsidR="007A36C9">
        <w:rPr>
          <w:rFonts w:cstheme="minorHAnsi"/>
        </w:rPr>
        <w:br/>
      </w:r>
      <w:r w:rsidR="007A36C9">
        <w:rPr>
          <w:rFonts w:cstheme="minorHAnsi"/>
        </w:rPr>
        <w:br/>
        <w:t>the mother does not see eyes</w:t>
      </w:r>
      <w:r w:rsidR="007A36C9">
        <w:rPr>
          <w:rFonts w:cstheme="minorHAnsi"/>
        </w:rPr>
        <w:tab/>
        <w:t>__________________________________________</w:t>
      </w:r>
      <w:r w:rsidR="001837F8">
        <w:rPr>
          <w:rFonts w:cstheme="minorHAnsi"/>
        </w:rPr>
        <w:br/>
      </w:r>
    </w:p>
    <w:p w14:paraId="6E5AB641" w14:textId="066AD23E" w:rsidR="001837F8" w:rsidRPr="006762A0" w:rsidRDefault="001837F8">
      <w:pPr>
        <w:pStyle w:val="NoSpacing"/>
        <w:keepLines/>
        <w:numPr>
          <w:ilvl w:val="0"/>
          <w:numId w:val="11"/>
        </w:numPr>
        <w:rPr>
          <w:rFonts w:cstheme="minorHAnsi"/>
        </w:rPr>
      </w:pPr>
      <w:r>
        <w:rPr>
          <w:rFonts w:cstheme="minorHAnsi"/>
        </w:rPr>
        <w:lastRenderedPageBreak/>
        <w:t>eum ea videt</w:t>
      </w:r>
      <w:r>
        <w:rPr>
          <w:rFonts w:cstheme="minorHAnsi"/>
        </w:rPr>
        <w:tab/>
      </w:r>
      <w:r>
        <w:rPr>
          <w:rFonts w:cstheme="minorHAnsi"/>
        </w:rPr>
        <w:tab/>
      </w:r>
      <w:r>
        <w:rPr>
          <w:rFonts w:cstheme="minorHAnsi"/>
        </w:rPr>
        <w:tab/>
        <w:t>__________________________________________</w:t>
      </w:r>
      <w:r w:rsidR="007A36C9">
        <w:rPr>
          <w:rFonts w:cstheme="minorHAnsi"/>
        </w:rPr>
        <w:br/>
      </w:r>
      <w:r w:rsidR="007A36C9">
        <w:rPr>
          <w:rFonts w:cstheme="minorHAnsi"/>
        </w:rPr>
        <w:br/>
        <w:t>she sees the son</w:t>
      </w:r>
      <w:r w:rsidR="007A36C9">
        <w:rPr>
          <w:rFonts w:cstheme="minorHAnsi"/>
        </w:rPr>
        <w:tab/>
      </w:r>
      <w:r w:rsidR="007A36C9">
        <w:rPr>
          <w:rFonts w:cstheme="minorHAnsi"/>
        </w:rPr>
        <w:tab/>
      </w:r>
      <w:r w:rsidR="007A36C9">
        <w:rPr>
          <w:rFonts w:cstheme="minorHAnsi"/>
        </w:rPr>
        <w:tab/>
        <w:t>__________________________________________</w:t>
      </w:r>
      <w:r w:rsidRPr="006762A0">
        <w:rPr>
          <w:rFonts w:cstheme="minorHAnsi"/>
        </w:rPr>
        <w:br/>
      </w:r>
    </w:p>
    <w:p w14:paraId="290ECDCE" w14:textId="40999060" w:rsidR="001837F8" w:rsidRDefault="001837F8">
      <w:pPr>
        <w:pStyle w:val="NoSpacing"/>
        <w:keepLines/>
        <w:numPr>
          <w:ilvl w:val="0"/>
          <w:numId w:val="11"/>
        </w:numPr>
        <w:rPr>
          <w:rFonts w:cstheme="minorHAnsi"/>
        </w:rPr>
      </w:pPr>
      <w:r>
        <w:rPr>
          <w:rFonts w:cstheme="minorHAnsi"/>
        </w:rPr>
        <w:t>is gentem vocat</w:t>
      </w:r>
      <w:r>
        <w:rPr>
          <w:rFonts w:cstheme="minorHAnsi"/>
        </w:rPr>
        <w:tab/>
      </w:r>
      <w:r>
        <w:rPr>
          <w:rFonts w:cstheme="minorHAnsi"/>
        </w:rPr>
        <w:tab/>
      </w:r>
      <w:r>
        <w:rPr>
          <w:rFonts w:cstheme="minorHAnsi"/>
        </w:rPr>
        <w:tab/>
        <w:t>__________________________________________</w:t>
      </w:r>
      <w:r w:rsidR="007A36C9">
        <w:rPr>
          <w:rFonts w:cstheme="minorHAnsi"/>
        </w:rPr>
        <w:br/>
      </w:r>
      <w:r w:rsidR="007A36C9">
        <w:rPr>
          <w:rFonts w:cstheme="minorHAnsi"/>
        </w:rPr>
        <w:br/>
        <w:t xml:space="preserve">she </w:t>
      </w:r>
      <w:r w:rsidR="006771C3">
        <w:rPr>
          <w:rFonts w:cstheme="minorHAnsi"/>
        </w:rPr>
        <w:t>does love</w:t>
      </w:r>
      <w:r w:rsidR="007A36C9">
        <w:rPr>
          <w:rFonts w:cstheme="minorHAnsi"/>
        </w:rPr>
        <w:t xml:space="preserve"> the family</w:t>
      </w:r>
      <w:r w:rsidR="007A36C9">
        <w:rPr>
          <w:rFonts w:cstheme="minorHAnsi"/>
        </w:rPr>
        <w:tab/>
      </w:r>
      <w:r w:rsidR="007A36C9">
        <w:rPr>
          <w:rFonts w:cstheme="minorHAnsi"/>
        </w:rPr>
        <w:tab/>
        <w:t>__________________________________________</w:t>
      </w:r>
      <w:r>
        <w:rPr>
          <w:rFonts w:cstheme="minorHAnsi"/>
        </w:rPr>
        <w:br/>
      </w:r>
    </w:p>
    <w:p w14:paraId="37FA2AC8" w14:textId="4E2AF49A" w:rsidR="001837F8" w:rsidRDefault="001837F8">
      <w:pPr>
        <w:pStyle w:val="NoSpacing"/>
        <w:keepLines/>
        <w:numPr>
          <w:ilvl w:val="0"/>
          <w:numId w:val="11"/>
        </w:numPr>
        <w:rPr>
          <w:rFonts w:cstheme="minorHAnsi"/>
        </w:rPr>
      </w:pPr>
      <w:r>
        <w:rPr>
          <w:rFonts w:cstheme="minorHAnsi"/>
        </w:rPr>
        <w:t>pedem mēns movet</w:t>
      </w:r>
      <w:r>
        <w:rPr>
          <w:rFonts w:cstheme="minorHAnsi"/>
        </w:rPr>
        <w:tab/>
      </w:r>
      <w:r>
        <w:rPr>
          <w:rFonts w:cstheme="minorHAnsi"/>
        </w:rPr>
        <w:tab/>
      </w:r>
      <w:r w:rsidR="00B35E5A">
        <w:rPr>
          <w:rFonts w:cstheme="minorHAnsi"/>
        </w:rPr>
        <w:tab/>
      </w:r>
      <w:r>
        <w:rPr>
          <w:rFonts w:cstheme="minorHAnsi"/>
        </w:rPr>
        <w:t>__________________________________________</w:t>
      </w:r>
      <w:r w:rsidR="007A36C9">
        <w:rPr>
          <w:rFonts w:cstheme="minorHAnsi"/>
        </w:rPr>
        <w:br/>
      </w:r>
      <w:r w:rsidR="007A36C9">
        <w:rPr>
          <w:rFonts w:cstheme="minorHAnsi"/>
        </w:rPr>
        <w:br/>
        <w:t>the boy holds a foot</w:t>
      </w:r>
      <w:r w:rsidR="007A36C9">
        <w:rPr>
          <w:rFonts w:cstheme="minorHAnsi"/>
        </w:rPr>
        <w:tab/>
      </w:r>
      <w:r w:rsidR="007A36C9">
        <w:rPr>
          <w:rFonts w:cstheme="minorHAnsi"/>
        </w:rPr>
        <w:tab/>
      </w:r>
      <w:r w:rsidR="007A36C9">
        <w:rPr>
          <w:rFonts w:cstheme="minorHAnsi"/>
        </w:rPr>
        <w:tab/>
        <w:t>__________________________________________</w:t>
      </w:r>
      <w:r>
        <w:rPr>
          <w:rFonts w:cstheme="minorHAnsi"/>
        </w:rPr>
        <w:br/>
      </w:r>
    </w:p>
    <w:p w14:paraId="1348176C" w14:textId="5C42676B" w:rsidR="001837F8" w:rsidRDefault="001837F8">
      <w:pPr>
        <w:pStyle w:val="NoSpacing"/>
        <w:keepLines/>
        <w:numPr>
          <w:ilvl w:val="0"/>
          <w:numId w:val="11"/>
        </w:numPr>
        <w:rPr>
          <w:rFonts w:cstheme="minorHAnsi"/>
        </w:rPr>
      </w:pPr>
      <w:r>
        <w:rPr>
          <w:rFonts w:cstheme="minorHAnsi"/>
        </w:rPr>
        <w:t>patrem mater amat</w:t>
      </w:r>
      <w:r>
        <w:rPr>
          <w:rFonts w:cstheme="minorHAnsi"/>
        </w:rPr>
        <w:tab/>
      </w:r>
      <w:r>
        <w:rPr>
          <w:rFonts w:cstheme="minorHAnsi"/>
        </w:rPr>
        <w:tab/>
      </w:r>
      <w:r>
        <w:rPr>
          <w:rFonts w:cstheme="minorHAnsi"/>
        </w:rPr>
        <w:tab/>
        <w:t>__________________________________________</w:t>
      </w:r>
      <w:r w:rsidR="00E75DCB">
        <w:rPr>
          <w:rFonts w:cstheme="minorHAnsi"/>
        </w:rPr>
        <w:br/>
      </w:r>
      <w:r w:rsidR="00E75DCB">
        <w:rPr>
          <w:rFonts w:cstheme="minorHAnsi"/>
        </w:rPr>
        <w:br/>
        <w:t>the father loves the mother</w:t>
      </w:r>
      <w:r w:rsidR="00E75DCB">
        <w:rPr>
          <w:rFonts w:cstheme="minorHAnsi"/>
        </w:rPr>
        <w:tab/>
      </w:r>
      <w:r w:rsidR="00E75DCB">
        <w:rPr>
          <w:rFonts w:cstheme="minorHAnsi"/>
        </w:rPr>
        <w:tab/>
        <w:t>__________________________________________</w:t>
      </w:r>
      <w:r>
        <w:rPr>
          <w:rFonts w:cstheme="minorHAnsi"/>
        </w:rPr>
        <w:br/>
      </w:r>
    </w:p>
    <w:p w14:paraId="4FB738C4" w14:textId="4556D81B" w:rsidR="001837F8" w:rsidRDefault="003F7A21">
      <w:pPr>
        <w:pStyle w:val="NoSpacing"/>
        <w:keepLines/>
        <w:numPr>
          <w:ilvl w:val="0"/>
          <w:numId w:val="11"/>
        </w:numPr>
        <w:rPr>
          <w:rFonts w:cstheme="minorHAnsi"/>
        </w:rPr>
      </w:pPr>
      <w:r>
        <w:rPr>
          <w:rFonts w:cstheme="minorHAnsi"/>
        </w:rPr>
        <w:t>n</w:t>
      </w:r>
      <w:r w:rsidR="00D4756C">
        <w:rPr>
          <w:rFonts w:cstheme="minorHAnsi"/>
        </w:rPr>
        <w:t>ō</w:t>
      </w:r>
      <w:r>
        <w:rPr>
          <w:rFonts w:cstheme="minorHAnsi"/>
        </w:rPr>
        <w:t xml:space="preserve">n </w:t>
      </w:r>
      <w:r w:rsidR="001837F8">
        <w:rPr>
          <w:rFonts w:cstheme="minorHAnsi"/>
        </w:rPr>
        <w:t>videt mater puerum</w:t>
      </w:r>
      <w:r w:rsidR="001837F8">
        <w:rPr>
          <w:rFonts w:cstheme="minorHAnsi"/>
        </w:rPr>
        <w:tab/>
      </w:r>
      <w:r w:rsidR="001837F8">
        <w:rPr>
          <w:rFonts w:cstheme="minorHAnsi"/>
        </w:rPr>
        <w:tab/>
        <w:t>__________________________________________</w:t>
      </w:r>
      <w:r w:rsidR="00E75DCB">
        <w:rPr>
          <w:rFonts w:cstheme="minorHAnsi"/>
        </w:rPr>
        <w:br/>
      </w:r>
      <w:r w:rsidR="00E75DCB">
        <w:rPr>
          <w:rFonts w:cstheme="minorHAnsi"/>
        </w:rPr>
        <w:br/>
        <w:t xml:space="preserve">the </w:t>
      </w:r>
      <w:r w:rsidR="006771C3">
        <w:rPr>
          <w:rFonts w:cstheme="minorHAnsi"/>
        </w:rPr>
        <w:t>spouse</w:t>
      </w:r>
      <w:r w:rsidR="00E75DCB">
        <w:rPr>
          <w:rFonts w:cstheme="minorHAnsi"/>
        </w:rPr>
        <w:t xml:space="preserve"> do</w:t>
      </w:r>
      <w:r w:rsidR="006771C3">
        <w:rPr>
          <w:rFonts w:cstheme="minorHAnsi"/>
        </w:rPr>
        <w:t>es</w:t>
      </w:r>
      <w:r w:rsidR="00E75DCB">
        <w:rPr>
          <w:rFonts w:cstheme="minorHAnsi"/>
        </w:rPr>
        <w:t xml:space="preserve"> not see the boys</w:t>
      </w:r>
      <w:r w:rsidR="00E75DCB">
        <w:rPr>
          <w:rFonts w:cstheme="minorHAnsi"/>
        </w:rPr>
        <w:tab/>
        <w:t>__________________________________________</w:t>
      </w:r>
      <w:r w:rsidR="001837F8">
        <w:rPr>
          <w:rFonts w:cstheme="minorHAnsi"/>
        </w:rPr>
        <w:br/>
      </w:r>
    </w:p>
    <w:p w14:paraId="43098953" w14:textId="1B18090C" w:rsidR="001837F8" w:rsidRDefault="001837F8">
      <w:pPr>
        <w:pStyle w:val="NoSpacing"/>
        <w:keepLines/>
        <w:numPr>
          <w:ilvl w:val="0"/>
          <w:numId w:val="11"/>
        </w:numPr>
        <w:rPr>
          <w:rFonts w:cstheme="minorHAnsi"/>
        </w:rPr>
      </w:pPr>
      <w:r>
        <w:rPr>
          <w:rFonts w:cstheme="minorHAnsi"/>
        </w:rPr>
        <w:t>is eam videt</w:t>
      </w:r>
      <w:r>
        <w:rPr>
          <w:rFonts w:cstheme="minorHAnsi"/>
        </w:rPr>
        <w:tab/>
      </w:r>
      <w:r>
        <w:rPr>
          <w:rFonts w:cstheme="minorHAnsi"/>
        </w:rPr>
        <w:tab/>
      </w:r>
      <w:r>
        <w:rPr>
          <w:rFonts w:cstheme="minorHAnsi"/>
        </w:rPr>
        <w:tab/>
      </w:r>
      <w:r>
        <w:rPr>
          <w:rFonts w:cstheme="minorHAnsi"/>
        </w:rPr>
        <w:tab/>
        <w:t>__________________________________________</w:t>
      </w:r>
      <w:r w:rsidR="00E75DCB">
        <w:rPr>
          <w:rFonts w:cstheme="minorHAnsi"/>
        </w:rPr>
        <w:br/>
      </w:r>
      <w:r w:rsidR="00E75DCB">
        <w:rPr>
          <w:rFonts w:cstheme="minorHAnsi"/>
        </w:rPr>
        <w:br/>
        <w:t>the king sees the humans</w:t>
      </w:r>
      <w:r w:rsidR="00E75DCB">
        <w:rPr>
          <w:rFonts w:cstheme="minorHAnsi"/>
        </w:rPr>
        <w:tab/>
      </w:r>
      <w:r w:rsidR="00E75DCB">
        <w:rPr>
          <w:rFonts w:cstheme="minorHAnsi"/>
        </w:rPr>
        <w:tab/>
        <w:t>__________________________________________</w:t>
      </w:r>
      <w:r>
        <w:rPr>
          <w:rFonts w:cstheme="minorHAnsi"/>
        </w:rPr>
        <w:br/>
      </w:r>
    </w:p>
    <w:p w14:paraId="5FE611FD" w14:textId="25DC7D6D" w:rsidR="001837F8" w:rsidRDefault="001837F8">
      <w:pPr>
        <w:pStyle w:val="NoSpacing"/>
        <w:keepLines/>
        <w:numPr>
          <w:ilvl w:val="0"/>
          <w:numId w:val="11"/>
        </w:numPr>
        <w:rPr>
          <w:rFonts w:cstheme="minorHAnsi"/>
        </w:rPr>
      </w:pPr>
      <w:r>
        <w:rPr>
          <w:rFonts w:cstheme="minorHAnsi"/>
        </w:rPr>
        <w:t xml:space="preserve">movent pedēs </w:t>
      </w:r>
      <w:r>
        <w:rPr>
          <w:rFonts w:cstheme="minorHAnsi"/>
        </w:rPr>
        <w:tab/>
      </w:r>
      <w:r>
        <w:rPr>
          <w:rFonts w:cstheme="minorHAnsi"/>
        </w:rPr>
        <w:tab/>
      </w:r>
      <w:r>
        <w:rPr>
          <w:rFonts w:cstheme="minorHAnsi"/>
        </w:rPr>
        <w:tab/>
        <w:t>__________________________________________</w:t>
      </w:r>
      <w:r w:rsidR="00E75DCB">
        <w:rPr>
          <w:rFonts w:cstheme="minorHAnsi"/>
        </w:rPr>
        <w:br/>
      </w:r>
      <w:r w:rsidR="00E75DCB">
        <w:rPr>
          <w:rFonts w:cstheme="minorHAnsi"/>
        </w:rPr>
        <w:br/>
        <w:t xml:space="preserve">the eyes </w:t>
      </w:r>
      <w:r w:rsidR="006771C3">
        <w:rPr>
          <w:rFonts w:cstheme="minorHAnsi"/>
        </w:rPr>
        <w:t xml:space="preserve">are </w:t>
      </w:r>
      <w:r w:rsidR="00E75DCB">
        <w:rPr>
          <w:rFonts w:cstheme="minorHAnsi"/>
        </w:rPr>
        <w:t>mov</w:t>
      </w:r>
      <w:r w:rsidR="006771C3">
        <w:rPr>
          <w:rFonts w:cstheme="minorHAnsi"/>
        </w:rPr>
        <w:t>ing</w:t>
      </w:r>
      <w:r w:rsidR="00E75DCB">
        <w:rPr>
          <w:rFonts w:cstheme="minorHAnsi"/>
        </w:rPr>
        <w:tab/>
      </w:r>
      <w:r w:rsidR="00E75DCB">
        <w:rPr>
          <w:rFonts w:cstheme="minorHAnsi"/>
        </w:rPr>
        <w:tab/>
        <w:t>__________________________________________</w:t>
      </w:r>
      <w:r>
        <w:rPr>
          <w:rFonts w:cstheme="minorHAnsi"/>
        </w:rPr>
        <w:br/>
      </w:r>
    </w:p>
    <w:p w14:paraId="7EA211AE" w14:textId="51DBB9A7" w:rsidR="00B92572" w:rsidRPr="00E75DCB" w:rsidRDefault="001837F8">
      <w:pPr>
        <w:pStyle w:val="NoSpacing"/>
        <w:keepLines/>
        <w:numPr>
          <w:ilvl w:val="0"/>
          <w:numId w:val="11"/>
        </w:numPr>
        <w:rPr>
          <w:rFonts w:cstheme="minorHAnsi"/>
        </w:rPr>
      </w:pPr>
      <w:r>
        <w:rPr>
          <w:rFonts w:cstheme="minorHAnsi"/>
        </w:rPr>
        <w:t>habent oculōs</w:t>
      </w:r>
      <w:r>
        <w:rPr>
          <w:rFonts w:cstheme="minorHAnsi"/>
        </w:rPr>
        <w:tab/>
      </w:r>
      <w:r>
        <w:rPr>
          <w:rFonts w:cstheme="minorHAnsi"/>
        </w:rPr>
        <w:tab/>
      </w:r>
      <w:r>
        <w:rPr>
          <w:rFonts w:cstheme="minorHAnsi"/>
        </w:rPr>
        <w:tab/>
        <w:t>__________________________________________</w:t>
      </w:r>
      <w:r w:rsidR="00E75DCB">
        <w:rPr>
          <w:rFonts w:cstheme="minorHAnsi"/>
        </w:rPr>
        <w:br/>
      </w:r>
      <w:r w:rsidR="00E75DCB">
        <w:rPr>
          <w:rFonts w:cstheme="minorHAnsi"/>
        </w:rPr>
        <w:br/>
        <w:t>the man has eyes</w:t>
      </w:r>
      <w:r w:rsidR="00E75DCB">
        <w:rPr>
          <w:rFonts w:cstheme="minorHAnsi"/>
        </w:rPr>
        <w:tab/>
      </w:r>
      <w:r w:rsidR="00E75DCB">
        <w:rPr>
          <w:rFonts w:cstheme="minorHAnsi"/>
        </w:rPr>
        <w:tab/>
      </w:r>
      <w:r w:rsidR="00E75DCB">
        <w:rPr>
          <w:rFonts w:cstheme="minorHAnsi"/>
        </w:rPr>
        <w:tab/>
        <w:t>__________________________________________</w:t>
      </w:r>
      <w:r w:rsidR="006762A0">
        <w:rPr>
          <w:rFonts w:cstheme="minorHAnsi"/>
        </w:rPr>
        <w:br/>
      </w:r>
    </w:p>
    <w:p w14:paraId="5B0A63EE" w14:textId="77777777" w:rsidR="001837F8" w:rsidRDefault="001837F8" w:rsidP="00CD2394">
      <w:pPr>
        <w:pStyle w:val="NoSpacing"/>
        <w:keepLines/>
        <w:ind w:left="4320"/>
        <w:rPr>
          <w:rFonts w:cstheme="minorHAnsi"/>
        </w:rPr>
      </w:pPr>
    </w:p>
    <w:p w14:paraId="38A87EAC" w14:textId="39D9AC63" w:rsidR="001837F8" w:rsidRPr="00927D8E" w:rsidRDefault="001837F8" w:rsidP="00CD2394">
      <w:pPr>
        <w:pStyle w:val="Heading2"/>
      </w:pPr>
      <w:bookmarkStart w:id="11" w:name="_Toc158984947"/>
      <w:r w:rsidRPr="00927D8E">
        <w:t xml:space="preserve">Chapter </w:t>
      </w:r>
      <w:r w:rsidR="00334E33">
        <w:t>2</w:t>
      </w:r>
      <w:r w:rsidRPr="00927D8E">
        <w:t xml:space="preserve"> Vocabulary</w:t>
      </w:r>
      <w:bookmarkEnd w:id="11"/>
    </w:p>
    <w:tbl>
      <w:tblPr>
        <w:tblW w:w="0" w:type="auto"/>
        <w:tblInd w:w="-10" w:type="dxa"/>
        <w:tblLayout w:type="fixed"/>
        <w:tblCellMar>
          <w:left w:w="0" w:type="dxa"/>
          <w:right w:w="0" w:type="dxa"/>
        </w:tblCellMar>
        <w:tblLook w:val="0000" w:firstRow="0" w:lastRow="0" w:firstColumn="0" w:lastColumn="0" w:noHBand="0" w:noVBand="0"/>
      </w:tblPr>
      <w:tblGrid>
        <w:gridCol w:w="3763"/>
        <w:gridCol w:w="3707"/>
      </w:tblGrid>
      <w:tr w:rsidR="001837F8" w:rsidRPr="00927D8E" w14:paraId="62ACE53A"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1064D3" w14:textId="77777777" w:rsidR="001837F8" w:rsidRPr="00DF7074" w:rsidRDefault="001837F8" w:rsidP="00CD2394">
            <w:pPr>
              <w:pStyle w:val="NoSpacing"/>
              <w:keepLines/>
              <w:rPr>
                <w:rFonts w:cstheme="minorHAnsi"/>
                <w:b/>
                <w:color w:val="000000"/>
                <w:szCs w:val="24"/>
              </w:rPr>
            </w:pPr>
            <w:r w:rsidRPr="00DF7074">
              <w:rPr>
                <w:rFonts w:cstheme="minorHAnsi"/>
                <w:b/>
                <w:color w:val="000000"/>
                <w:szCs w:val="24"/>
              </w:rPr>
              <w:t>Nouns</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6F8D26A" w14:textId="77777777" w:rsidR="001837F8" w:rsidRPr="00927D8E" w:rsidRDefault="001837F8" w:rsidP="00CD2394">
            <w:pPr>
              <w:pStyle w:val="NoSpacing"/>
              <w:keepLines/>
              <w:rPr>
                <w:rFonts w:cstheme="minorHAnsi"/>
                <w:szCs w:val="24"/>
              </w:rPr>
            </w:pPr>
          </w:p>
        </w:tc>
      </w:tr>
      <w:tr w:rsidR="001837F8" w:rsidRPr="00927D8E" w14:paraId="261C69B8"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E2CF2B" w14:textId="1F949C56" w:rsidR="001837F8" w:rsidRPr="00927D8E" w:rsidRDefault="001837F8" w:rsidP="00CD2394">
            <w:pPr>
              <w:pStyle w:val="NoSpacing"/>
              <w:keepLines/>
              <w:rPr>
                <w:rFonts w:cstheme="minorHAnsi"/>
                <w:color w:val="000000"/>
                <w:szCs w:val="24"/>
              </w:rPr>
            </w:pPr>
            <w:r w:rsidRPr="00927D8E">
              <w:rPr>
                <w:rFonts w:cstheme="minorHAnsi"/>
                <w:color w:val="000000"/>
                <w:szCs w:val="24"/>
              </w:rPr>
              <w:t>pater</w:t>
            </w:r>
            <w:r w:rsidR="00BF4344">
              <w:rPr>
                <w:rFonts w:cstheme="minorHAnsi"/>
                <w:color w:val="000000"/>
                <w:szCs w:val="24"/>
              </w:rPr>
              <w:t>, patris (masculine</w:t>
            </w:r>
            <w:r>
              <w:rPr>
                <w:rFonts w:cstheme="minorHAnsi"/>
                <w:color w:val="000000"/>
                <w:szCs w:val="24"/>
              </w:rPr>
              <w:t>)</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326A1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father</w:t>
            </w:r>
          </w:p>
        </w:tc>
      </w:tr>
      <w:tr w:rsidR="001837F8" w:rsidRPr="00927D8E" w14:paraId="1A4A32AB" w14:textId="77777777" w:rsidTr="008758E5">
        <w:trPr>
          <w:trHeight w:val="512"/>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107343"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vir</w:t>
            </w:r>
            <w:r>
              <w:rPr>
                <w:rFonts w:cstheme="minorHAnsi"/>
                <w:color w:val="000000"/>
                <w:szCs w:val="24"/>
              </w:rPr>
              <w:t>, virī (m.)</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122ACC1"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man, husband</w:t>
            </w:r>
          </w:p>
        </w:tc>
      </w:tr>
      <w:tr w:rsidR="001837F8" w:rsidRPr="00927D8E" w14:paraId="08733C01"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8699B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homō</w:t>
            </w:r>
            <w:r>
              <w:rPr>
                <w:rFonts w:cstheme="minorHAnsi"/>
                <w:color w:val="000000"/>
                <w:szCs w:val="24"/>
              </w:rPr>
              <w:t>,</w:t>
            </w:r>
            <w:r w:rsidRPr="00927D8E">
              <w:rPr>
                <w:rFonts w:cstheme="minorHAnsi"/>
                <w:color w:val="000000"/>
                <w:szCs w:val="24"/>
              </w:rPr>
              <w:t xml:space="preserve"> hominis </w:t>
            </w:r>
            <w:r>
              <w:rPr>
                <w:rFonts w:cstheme="minorHAnsi"/>
                <w:color w:val="000000"/>
                <w:szCs w:val="24"/>
              </w:rPr>
              <w:t>(m.)</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5C317C1"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human, man</w:t>
            </w:r>
          </w:p>
        </w:tc>
      </w:tr>
      <w:tr w:rsidR="001837F8" w:rsidRPr="00927D8E" w14:paraId="31E49991"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7D1B3A0" w14:textId="71347128" w:rsidR="001837F8" w:rsidRPr="00927D8E" w:rsidRDefault="001837F8" w:rsidP="00CD2394">
            <w:pPr>
              <w:pStyle w:val="NoSpacing"/>
              <w:keepLines/>
              <w:rPr>
                <w:rFonts w:cstheme="minorHAnsi"/>
                <w:color w:val="000000"/>
                <w:szCs w:val="24"/>
              </w:rPr>
            </w:pPr>
            <w:r w:rsidRPr="00927D8E">
              <w:rPr>
                <w:rFonts w:cstheme="minorHAnsi"/>
                <w:color w:val="000000"/>
                <w:szCs w:val="24"/>
              </w:rPr>
              <w:t>māter</w:t>
            </w:r>
            <w:r w:rsidR="00BF4344">
              <w:rPr>
                <w:rFonts w:cstheme="minorHAnsi"/>
                <w:color w:val="000000"/>
                <w:szCs w:val="24"/>
              </w:rPr>
              <w:t>, mātris (feminine</w:t>
            </w:r>
            <w:r>
              <w:rPr>
                <w:rFonts w:cstheme="minorHAnsi"/>
                <w:color w:val="000000"/>
                <w:szCs w:val="24"/>
              </w:rPr>
              <w:t>)</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E4E2F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mother</w:t>
            </w:r>
          </w:p>
        </w:tc>
      </w:tr>
      <w:tr w:rsidR="001837F8" w:rsidRPr="00927D8E" w14:paraId="28DE77D6"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E4161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mēns</w:t>
            </w:r>
            <w:r>
              <w:rPr>
                <w:rFonts w:cstheme="minorHAnsi"/>
                <w:color w:val="000000"/>
                <w:szCs w:val="24"/>
              </w:rPr>
              <w:t>,</w:t>
            </w:r>
            <w:r w:rsidRPr="00927D8E">
              <w:rPr>
                <w:rFonts w:cstheme="minorHAnsi"/>
                <w:color w:val="000000"/>
                <w:szCs w:val="24"/>
              </w:rPr>
              <w:t xml:space="preserve"> mentis </w:t>
            </w:r>
            <w:r>
              <w:rPr>
                <w:rFonts w:cstheme="minorHAnsi"/>
                <w:color w:val="000000"/>
                <w:szCs w:val="24"/>
              </w:rPr>
              <w:t>(</w:t>
            </w:r>
            <w:r w:rsidRPr="00927D8E">
              <w:rPr>
                <w:rFonts w:cstheme="minorHAnsi"/>
                <w:color w:val="000000"/>
                <w:szCs w:val="24"/>
              </w:rPr>
              <w:t>f</w:t>
            </w:r>
            <w:r>
              <w:rPr>
                <w:rFonts w:cstheme="minorHAnsi"/>
                <w:color w:val="000000"/>
                <w:szCs w:val="24"/>
              </w:rPr>
              <w:t>.)</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31001F"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mind</w:t>
            </w:r>
          </w:p>
        </w:tc>
      </w:tr>
      <w:tr w:rsidR="001837F8" w:rsidRPr="00927D8E" w14:paraId="3055A371"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9A806A9" w14:textId="2EE9D7A6" w:rsidR="001837F8" w:rsidRPr="00927D8E" w:rsidRDefault="001837F8" w:rsidP="00CD2394">
            <w:pPr>
              <w:pStyle w:val="NoSpacing"/>
              <w:keepLines/>
              <w:rPr>
                <w:rFonts w:cstheme="minorHAnsi"/>
                <w:color w:val="000000"/>
                <w:szCs w:val="24"/>
              </w:rPr>
            </w:pPr>
            <w:r w:rsidRPr="00927D8E">
              <w:rPr>
                <w:rFonts w:cstheme="minorHAnsi"/>
                <w:color w:val="000000"/>
                <w:szCs w:val="24"/>
              </w:rPr>
              <w:lastRenderedPageBreak/>
              <w:t>parēns</w:t>
            </w:r>
            <w:r>
              <w:rPr>
                <w:rFonts w:cstheme="minorHAnsi"/>
                <w:color w:val="000000"/>
                <w:szCs w:val="24"/>
              </w:rPr>
              <w:t>,</w:t>
            </w:r>
            <w:r w:rsidRPr="00927D8E">
              <w:rPr>
                <w:rFonts w:cstheme="minorHAnsi"/>
                <w:color w:val="000000"/>
                <w:szCs w:val="24"/>
              </w:rPr>
              <w:t xml:space="preserve"> parentis </w:t>
            </w:r>
            <w:r w:rsidR="00B35E5A">
              <w:rPr>
                <w:rFonts w:cstheme="minorHAnsi"/>
                <w:color w:val="000000"/>
                <w:szCs w:val="24"/>
              </w:rPr>
              <w:t xml:space="preserve">(masculine or </w:t>
            </w:r>
            <w:r w:rsidRPr="00927D8E">
              <w:rPr>
                <w:rFonts w:cstheme="minorHAnsi"/>
                <w:color w:val="000000"/>
                <w:szCs w:val="24"/>
              </w:rPr>
              <w:t>f</w:t>
            </w:r>
            <w:r w:rsidR="00B35E5A">
              <w:rPr>
                <w:rFonts w:cstheme="minorHAnsi"/>
                <w:color w:val="000000"/>
                <w:szCs w:val="24"/>
              </w:rPr>
              <w:t>eminine</w:t>
            </w:r>
            <w:r>
              <w:rPr>
                <w:rFonts w:cstheme="minorHAnsi"/>
                <w:color w:val="000000"/>
                <w:szCs w:val="24"/>
              </w:rPr>
              <w:t>)</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146AE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parent</w:t>
            </w:r>
          </w:p>
        </w:tc>
      </w:tr>
      <w:tr w:rsidR="001837F8" w:rsidRPr="00927D8E" w14:paraId="0E77C2CE"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6BEE21"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puer</w:t>
            </w:r>
            <w:r>
              <w:rPr>
                <w:rFonts w:cstheme="minorHAnsi"/>
                <w:color w:val="000000"/>
                <w:szCs w:val="24"/>
              </w:rPr>
              <w:t>, puerī (m.)</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9B5E27"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boy</w:t>
            </w:r>
          </w:p>
        </w:tc>
      </w:tr>
      <w:tr w:rsidR="001837F8" w:rsidRPr="00927D8E" w14:paraId="3B8F5A42"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791B00"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gēns</w:t>
            </w:r>
            <w:r>
              <w:rPr>
                <w:rFonts w:cstheme="minorHAnsi"/>
                <w:color w:val="000000"/>
                <w:szCs w:val="24"/>
              </w:rPr>
              <w:t>, gentis (f.)</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0D916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family, tribe, race, nation</w:t>
            </w:r>
          </w:p>
        </w:tc>
      </w:tr>
      <w:tr w:rsidR="001837F8" w:rsidRPr="00927D8E" w14:paraId="2468BE9F"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8660F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pēs</w:t>
            </w:r>
            <w:r>
              <w:rPr>
                <w:rFonts w:cstheme="minorHAnsi"/>
                <w:color w:val="000000"/>
                <w:szCs w:val="24"/>
              </w:rPr>
              <w:t>, pedis (m.)</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43503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foot</w:t>
            </w:r>
          </w:p>
        </w:tc>
      </w:tr>
      <w:tr w:rsidR="001837F8" w:rsidRPr="00927D8E" w14:paraId="46E53604"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65AA8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oculus</w:t>
            </w:r>
            <w:r>
              <w:rPr>
                <w:rFonts w:cstheme="minorHAnsi"/>
                <w:color w:val="000000"/>
                <w:szCs w:val="24"/>
              </w:rPr>
              <w:t>, oculī (m.)</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44C1C4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eye</w:t>
            </w:r>
          </w:p>
        </w:tc>
      </w:tr>
      <w:tr w:rsidR="001837F8" w:rsidRPr="00927D8E" w14:paraId="2CBEB2E6"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56251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nātus</w:t>
            </w:r>
            <w:r>
              <w:rPr>
                <w:rFonts w:cstheme="minorHAnsi"/>
                <w:color w:val="000000"/>
                <w:szCs w:val="24"/>
              </w:rPr>
              <w:t>, natī (m.)</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D919C7"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son</w:t>
            </w:r>
          </w:p>
        </w:tc>
      </w:tr>
      <w:tr w:rsidR="001837F8" w:rsidRPr="00927D8E" w14:paraId="1CA2E739"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A4D15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coniunx</w:t>
            </w:r>
            <w:r>
              <w:rPr>
                <w:rFonts w:cstheme="minorHAnsi"/>
                <w:color w:val="000000"/>
                <w:szCs w:val="24"/>
              </w:rPr>
              <w:t>,</w:t>
            </w:r>
            <w:r w:rsidRPr="00927D8E">
              <w:rPr>
                <w:rFonts w:cstheme="minorHAnsi"/>
                <w:color w:val="000000"/>
                <w:szCs w:val="24"/>
              </w:rPr>
              <w:t xml:space="preserve"> coniugis </w:t>
            </w:r>
            <w:r>
              <w:rPr>
                <w:rFonts w:cstheme="minorHAnsi"/>
                <w:color w:val="000000"/>
                <w:szCs w:val="24"/>
              </w:rPr>
              <w:t>(</w:t>
            </w:r>
            <w:r w:rsidRPr="00927D8E">
              <w:rPr>
                <w:rFonts w:cstheme="minorHAnsi"/>
                <w:color w:val="000000"/>
                <w:szCs w:val="24"/>
              </w:rPr>
              <w:t>m./f.</w:t>
            </w:r>
            <w:r>
              <w:rPr>
                <w:rFonts w:cstheme="minorHAnsi"/>
                <w:color w:val="000000"/>
                <w:szCs w:val="24"/>
              </w:rPr>
              <w:t>)</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B001143"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spouse/husband/wife</w:t>
            </w:r>
          </w:p>
        </w:tc>
      </w:tr>
      <w:tr w:rsidR="00D33388" w:rsidRPr="00927D8E" w14:paraId="32700024"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6BCEEE" w14:textId="4CE54B2A" w:rsidR="00D33388" w:rsidRPr="00927D8E" w:rsidRDefault="00D33388" w:rsidP="00CD2394">
            <w:pPr>
              <w:pStyle w:val="NoSpacing"/>
              <w:keepLines/>
              <w:rPr>
                <w:rFonts w:cstheme="minorHAnsi"/>
                <w:color w:val="000000"/>
                <w:szCs w:val="24"/>
              </w:rPr>
            </w:pPr>
            <w:r>
              <w:rPr>
                <w:rFonts w:cstheme="minorHAnsi"/>
                <w:color w:val="000000"/>
                <w:szCs w:val="24"/>
              </w:rPr>
              <w:t>rēx, rēgis (m)</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5EE4F96" w14:textId="4F7B7740" w:rsidR="00D33388" w:rsidRPr="00927D8E" w:rsidRDefault="00D33388" w:rsidP="00CD2394">
            <w:pPr>
              <w:pStyle w:val="NoSpacing"/>
              <w:keepLines/>
              <w:rPr>
                <w:rFonts w:cstheme="minorHAnsi"/>
                <w:color w:val="000000"/>
                <w:szCs w:val="24"/>
              </w:rPr>
            </w:pPr>
            <w:r>
              <w:rPr>
                <w:rFonts w:cstheme="minorHAnsi"/>
                <w:color w:val="000000"/>
                <w:szCs w:val="24"/>
              </w:rPr>
              <w:t>king</w:t>
            </w:r>
          </w:p>
        </w:tc>
      </w:tr>
      <w:tr w:rsidR="001837F8" w:rsidRPr="00927D8E" w14:paraId="64C30FF3"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8D2BCE" w14:textId="77777777" w:rsidR="001837F8" w:rsidRPr="00DF7074" w:rsidRDefault="001837F8" w:rsidP="00CD2394">
            <w:pPr>
              <w:pStyle w:val="NoSpacing"/>
              <w:keepLines/>
              <w:rPr>
                <w:rFonts w:cstheme="minorHAnsi"/>
                <w:b/>
                <w:color w:val="000000"/>
                <w:szCs w:val="24"/>
              </w:rPr>
            </w:pPr>
            <w:r w:rsidRPr="00DF7074">
              <w:rPr>
                <w:rFonts w:cstheme="minorHAnsi"/>
                <w:b/>
                <w:color w:val="000000"/>
                <w:szCs w:val="24"/>
              </w:rPr>
              <w:t>Verbs</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D65D39" w14:textId="77777777" w:rsidR="001837F8" w:rsidRPr="00927D8E" w:rsidRDefault="001837F8" w:rsidP="00CD2394">
            <w:pPr>
              <w:pStyle w:val="NoSpacing"/>
              <w:keepLines/>
              <w:rPr>
                <w:rFonts w:cstheme="minorHAnsi"/>
                <w:szCs w:val="24"/>
              </w:rPr>
            </w:pPr>
          </w:p>
        </w:tc>
      </w:tr>
      <w:tr w:rsidR="001837F8" w:rsidRPr="00927D8E" w14:paraId="4D36BF3E"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A47B89E"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amat/amant</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8248F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he/she/it loves; they love</w:t>
            </w:r>
          </w:p>
        </w:tc>
      </w:tr>
      <w:tr w:rsidR="001837F8" w:rsidRPr="00927D8E" w14:paraId="689BBDE8"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53833E"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videt/vident</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DEB39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he/she/it sees; they see</w:t>
            </w:r>
          </w:p>
        </w:tc>
      </w:tr>
      <w:tr w:rsidR="001837F8" w:rsidRPr="00927D8E" w14:paraId="3A563240"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D14D4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habet/habent</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8DF755" w14:textId="0B410F99" w:rsidR="001837F8" w:rsidRPr="00927D8E" w:rsidRDefault="001837F8" w:rsidP="00CD2394">
            <w:pPr>
              <w:pStyle w:val="NoSpacing"/>
              <w:keepLines/>
              <w:rPr>
                <w:rFonts w:cstheme="minorHAnsi"/>
                <w:color w:val="000000"/>
                <w:szCs w:val="24"/>
              </w:rPr>
            </w:pPr>
            <w:r w:rsidRPr="00927D8E">
              <w:rPr>
                <w:rFonts w:cstheme="minorHAnsi"/>
                <w:color w:val="000000"/>
                <w:szCs w:val="24"/>
              </w:rPr>
              <w:t>he/she/it has</w:t>
            </w:r>
            <w:r w:rsidR="006762A0">
              <w:rPr>
                <w:rFonts w:cstheme="minorHAnsi"/>
                <w:color w:val="000000"/>
                <w:szCs w:val="24"/>
              </w:rPr>
              <w:t>, holds</w:t>
            </w:r>
            <w:r w:rsidRPr="00927D8E">
              <w:rPr>
                <w:rFonts w:cstheme="minorHAnsi"/>
                <w:color w:val="000000"/>
                <w:szCs w:val="24"/>
              </w:rPr>
              <w:t>; they have</w:t>
            </w:r>
            <w:r w:rsidR="006762A0">
              <w:rPr>
                <w:rFonts w:cstheme="minorHAnsi"/>
                <w:color w:val="000000"/>
                <w:szCs w:val="24"/>
              </w:rPr>
              <w:t>, hold</w:t>
            </w:r>
          </w:p>
        </w:tc>
      </w:tr>
      <w:tr w:rsidR="001837F8" w:rsidRPr="00927D8E" w14:paraId="7B28FF07"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7D287D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vocat/vocant</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B1D44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he/she/it calls; they call</w:t>
            </w:r>
          </w:p>
        </w:tc>
      </w:tr>
      <w:tr w:rsidR="001837F8" w:rsidRPr="00927D8E" w14:paraId="2AA5BAB7"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CCB6F0"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movet/movent</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930EA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he/she/it moves; they move</w:t>
            </w:r>
          </w:p>
        </w:tc>
      </w:tr>
      <w:tr w:rsidR="001837F8" w:rsidRPr="00927D8E" w14:paraId="51449A55"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F8D21A" w14:textId="77777777" w:rsidR="001837F8" w:rsidRPr="00DF7074" w:rsidRDefault="001837F8" w:rsidP="00CD2394">
            <w:pPr>
              <w:pStyle w:val="NoSpacing"/>
              <w:keepLines/>
              <w:rPr>
                <w:rFonts w:cstheme="minorHAnsi"/>
                <w:b/>
                <w:color w:val="000000"/>
                <w:szCs w:val="24"/>
              </w:rPr>
            </w:pPr>
            <w:r w:rsidRPr="00DF7074">
              <w:rPr>
                <w:rFonts w:cstheme="minorHAnsi"/>
                <w:b/>
                <w:color w:val="000000"/>
                <w:szCs w:val="24"/>
              </w:rPr>
              <w:t>Special words</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EA0FE33" w14:textId="77777777" w:rsidR="001837F8" w:rsidRPr="00927D8E" w:rsidRDefault="001837F8" w:rsidP="00CD2394">
            <w:pPr>
              <w:pStyle w:val="NoSpacing"/>
              <w:keepLines/>
              <w:rPr>
                <w:rFonts w:cstheme="minorHAnsi"/>
                <w:szCs w:val="24"/>
              </w:rPr>
            </w:pPr>
          </w:p>
        </w:tc>
      </w:tr>
      <w:tr w:rsidR="001837F8" w:rsidRPr="00927D8E" w14:paraId="2D2CBFB0"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E1845F"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is / ea</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A0140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he / she</w:t>
            </w:r>
          </w:p>
        </w:tc>
      </w:tr>
      <w:tr w:rsidR="001837F8" w:rsidRPr="00927D8E" w14:paraId="2F737EC7"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8C27B6F"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eum / eam</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06298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him / her</w:t>
            </w:r>
          </w:p>
        </w:tc>
      </w:tr>
      <w:tr w:rsidR="003F7A21" w:rsidRPr="00927D8E" w14:paraId="4CEE9224" w14:textId="77777777" w:rsidTr="008758E5">
        <w:trPr>
          <w:trHeight w:val="383"/>
        </w:trPr>
        <w:tc>
          <w:tcPr>
            <w:tcW w:w="376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D9C0CD2" w14:textId="23DD3A7F" w:rsidR="003F7A21" w:rsidRPr="00927D8E" w:rsidRDefault="003F7A21" w:rsidP="00CD2394">
            <w:pPr>
              <w:pStyle w:val="NoSpacing"/>
              <w:keepLines/>
              <w:rPr>
                <w:rFonts w:cstheme="minorHAnsi"/>
                <w:color w:val="000000"/>
                <w:szCs w:val="24"/>
              </w:rPr>
            </w:pPr>
            <w:r>
              <w:rPr>
                <w:rFonts w:cstheme="minorHAnsi"/>
                <w:color w:val="000000"/>
                <w:szCs w:val="24"/>
              </w:rPr>
              <w:t>n</w:t>
            </w:r>
            <w:r w:rsidR="00D4756C">
              <w:rPr>
                <w:rFonts w:cstheme="minorHAnsi"/>
                <w:color w:val="000000"/>
                <w:szCs w:val="24"/>
              </w:rPr>
              <w:t>ō</w:t>
            </w:r>
            <w:r>
              <w:rPr>
                <w:rFonts w:cstheme="minorHAnsi"/>
                <w:color w:val="000000"/>
                <w:szCs w:val="24"/>
              </w:rPr>
              <w:t>n</w:t>
            </w:r>
          </w:p>
        </w:tc>
        <w:tc>
          <w:tcPr>
            <w:tcW w:w="370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6A4D791" w14:textId="70E71EDB" w:rsidR="003F7A21" w:rsidRPr="00927D8E" w:rsidRDefault="003F7A21" w:rsidP="00CD2394">
            <w:pPr>
              <w:pStyle w:val="NoSpacing"/>
              <w:keepLines/>
              <w:rPr>
                <w:rFonts w:cstheme="minorHAnsi"/>
                <w:color w:val="000000"/>
                <w:szCs w:val="24"/>
              </w:rPr>
            </w:pPr>
            <w:r>
              <w:rPr>
                <w:rFonts w:cstheme="minorHAnsi"/>
                <w:color w:val="000000"/>
                <w:szCs w:val="24"/>
              </w:rPr>
              <w:t>not</w:t>
            </w:r>
          </w:p>
        </w:tc>
      </w:tr>
    </w:tbl>
    <w:p w14:paraId="7CD35941" w14:textId="77777777" w:rsidR="001837F8" w:rsidRPr="00927D8E" w:rsidRDefault="001837F8" w:rsidP="00CD2394">
      <w:pPr>
        <w:pStyle w:val="NoSpacing"/>
        <w:keepLines/>
        <w:rPr>
          <w:rFonts w:cstheme="minorHAnsi"/>
        </w:rPr>
      </w:pPr>
    </w:p>
    <w:p w14:paraId="5313FEF5" w14:textId="4DE301E9" w:rsidR="001837F8" w:rsidRDefault="0093128F" w:rsidP="00CD2394">
      <w:pPr>
        <w:pStyle w:val="NoSpacing"/>
        <w:keepLines/>
        <w:rPr>
          <w:rFonts w:cstheme="minorHAnsi"/>
        </w:rPr>
      </w:pPr>
      <w:r>
        <w:rPr>
          <w:rFonts w:cstheme="minorHAnsi"/>
        </w:rPr>
        <w:t xml:space="preserve">*Note: All Latin nouns have gender. This means that a </w:t>
      </w:r>
      <w:r w:rsidR="00B35E5A">
        <w:rPr>
          <w:rFonts w:cstheme="minorHAnsi"/>
        </w:rPr>
        <w:t>mind</w:t>
      </w:r>
      <w:r w:rsidR="003F7A21">
        <w:rPr>
          <w:rFonts w:cstheme="minorHAnsi"/>
        </w:rPr>
        <w:t xml:space="preserve"> (</w:t>
      </w:r>
      <w:r w:rsidR="003F7A21">
        <w:rPr>
          <w:rFonts w:cstheme="minorHAnsi"/>
          <w:i/>
          <w:iCs/>
        </w:rPr>
        <w:t>mens, mentis</w:t>
      </w:r>
      <w:r w:rsidR="003F7A21">
        <w:rPr>
          <w:rFonts w:cstheme="minorHAnsi"/>
        </w:rPr>
        <w:t>)</w:t>
      </w:r>
      <w:r>
        <w:rPr>
          <w:rFonts w:cstheme="minorHAnsi"/>
        </w:rPr>
        <w:t xml:space="preserve"> is</w:t>
      </w:r>
      <w:r w:rsidR="003F7A21">
        <w:rPr>
          <w:rFonts w:cstheme="minorHAnsi"/>
        </w:rPr>
        <w:t xml:space="preserve"> a</w:t>
      </w:r>
      <w:r>
        <w:rPr>
          <w:rFonts w:cstheme="minorHAnsi"/>
        </w:rPr>
        <w:t xml:space="preserve"> “she” and a </w:t>
      </w:r>
      <w:r w:rsidR="00B35E5A">
        <w:rPr>
          <w:rFonts w:cstheme="minorHAnsi"/>
        </w:rPr>
        <w:t>foot</w:t>
      </w:r>
      <w:r w:rsidR="003F7A21">
        <w:rPr>
          <w:rFonts w:cstheme="minorHAnsi"/>
        </w:rPr>
        <w:t xml:space="preserve"> (</w:t>
      </w:r>
      <w:r w:rsidR="003F7A21">
        <w:rPr>
          <w:rFonts w:cstheme="minorHAnsi"/>
          <w:i/>
          <w:iCs/>
        </w:rPr>
        <w:t>pes, pedis</w:t>
      </w:r>
      <w:r w:rsidR="003F7A21" w:rsidRPr="003F7A21">
        <w:rPr>
          <w:rFonts w:cstheme="minorHAnsi"/>
        </w:rPr>
        <w:t>)</w:t>
      </w:r>
      <w:r w:rsidR="00B35E5A">
        <w:rPr>
          <w:rFonts w:cstheme="minorHAnsi"/>
        </w:rPr>
        <w:t xml:space="preserve"> is</w:t>
      </w:r>
      <w:r w:rsidR="003F7A21">
        <w:rPr>
          <w:rFonts w:cstheme="minorHAnsi"/>
        </w:rPr>
        <w:t xml:space="preserve"> a</w:t>
      </w:r>
      <w:r w:rsidR="00B35E5A">
        <w:rPr>
          <w:rFonts w:cstheme="minorHAnsi"/>
        </w:rPr>
        <w:t xml:space="preserve"> “he,” and the sea (</w:t>
      </w:r>
      <w:r w:rsidR="00B35E5A">
        <w:rPr>
          <w:rFonts w:cstheme="minorHAnsi"/>
          <w:i/>
        </w:rPr>
        <w:t>mare</w:t>
      </w:r>
      <w:r w:rsidR="003F7A21">
        <w:rPr>
          <w:rFonts w:cstheme="minorHAnsi"/>
          <w:i/>
        </w:rPr>
        <w:t>, maris</w:t>
      </w:r>
      <w:r w:rsidR="003F7A21">
        <w:rPr>
          <w:rFonts w:cstheme="minorHAnsi"/>
        </w:rPr>
        <w:t>)</w:t>
      </w:r>
      <w:r w:rsidR="00B35E5A">
        <w:rPr>
          <w:rFonts w:cstheme="minorHAnsi"/>
        </w:rPr>
        <w:t xml:space="preserve"> Chapter 4) is </w:t>
      </w:r>
      <w:r w:rsidR="003F7A21">
        <w:rPr>
          <w:rFonts w:cstheme="minorHAnsi"/>
        </w:rPr>
        <w:t xml:space="preserve">an </w:t>
      </w:r>
      <w:r w:rsidR="00B35E5A">
        <w:rPr>
          <w:rFonts w:cstheme="minorHAnsi"/>
        </w:rPr>
        <w:t xml:space="preserve">“it.” </w:t>
      </w:r>
      <w:r>
        <w:rPr>
          <w:rFonts w:cstheme="minorHAnsi"/>
        </w:rPr>
        <w:t xml:space="preserve">The most important thing is to remember that gender does not </w:t>
      </w:r>
      <w:r w:rsidR="00B35E5A">
        <w:rPr>
          <w:rFonts w:cstheme="minorHAnsi"/>
        </w:rPr>
        <w:t xml:space="preserve">always </w:t>
      </w:r>
      <w:r>
        <w:rPr>
          <w:rFonts w:cstheme="minorHAnsi"/>
        </w:rPr>
        <w:t>depend on the definition</w:t>
      </w:r>
      <w:r w:rsidR="003F7A21">
        <w:rPr>
          <w:rFonts w:cstheme="minorHAnsi"/>
        </w:rPr>
        <w:t>, and that Romans often used pronouns that we could translate as “her” to mean an abstract idea like the mind.</w:t>
      </w:r>
    </w:p>
    <w:p w14:paraId="2DB587E1" w14:textId="1EC30608" w:rsidR="00FA618D" w:rsidRDefault="00FA618D">
      <w:pPr>
        <w:rPr>
          <w:rFonts w:cstheme="minorHAnsi"/>
        </w:rPr>
      </w:pPr>
      <w:r>
        <w:rPr>
          <w:rFonts w:cstheme="minorHAnsi"/>
        </w:rPr>
        <w:br w:type="page"/>
      </w:r>
    </w:p>
    <w:p w14:paraId="4128F005" w14:textId="56B31B81" w:rsidR="001837F8" w:rsidRPr="008758E5" w:rsidRDefault="001837F8" w:rsidP="00CD2394">
      <w:pPr>
        <w:pStyle w:val="Heading1"/>
        <w:rPr>
          <w:rStyle w:val="Chaptertitle"/>
        </w:rPr>
      </w:pPr>
      <w:bookmarkStart w:id="12" w:name="_Toc158984948"/>
      <w:r w:rsidRPr="008758E5">
        <w:rPr>
          <w:rStyle w:val="Chaptertitle"/>
        </w:rPr>
        <w:lastRenderedPageBreak/>
        <w:t>Conjunctions</w:t>
      </w:r>
      <w:bookmarkEnd w:id="12"/>
      <w:r w:rsidR="006A0226">
        <w:rPr>
          <w:rStyle w:val="Chaptertitle"/>
        </w:rPr>
        <w:t xml:space="preserve"> and adjectives</w:t>
      </w:r>
    </w:p>
    <w:p w14:paraId="5A8CC2B0" w14:textId="77777777" w:rsidR="001837F8" w:rsidRPr="00927D8E" w:rsidRDefault="001837F8" w:rsidP="00CD2394">
      <w:pPr>
        <w:pStyle w:val="Heading3"/>
      </w:pPr>
      <w:bookmarkStart w:id="13" w:name="_Toc158984949"/>
      <w:r w:rsidRPr="00927D8E">
        <w:t>Principles of Grammar</w:t>
      </w:r>
      <w:bookmarkEnd w:id="13"/>
    </w:p>
    <w:p w14:paraId="6515AFBA" w14:textId="77777777" w:rsidR="001837F8" w:rsidRDefault="001837F8" w:rsidP="00CD2394">
      <w:pPr>
        <w:pStyle w:val="NoSpacing"/>
        <w:keepLines/>
        <w:rPr>
          <w:rFonts w:cstheme="minorHAnsi"/>
          <w:color w:val="000000"/>
          <w:szCs w:val="24"/>
        </w:rPr>
      </w:pPr>
      <w:r w:rsidRPr="00DF7074">
        <w:rPr>
          <w:rStyle w:val="Heading5Char"/>
        </w:rPr>
        <w:t>Conjunctions</w:t>
      </w:r>
    </w:p>
    <w:p w14:paraId="0C0371F4" w14:textId="769A63AA"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There are two types of conjunctions (from the same root as the word </w:t>
      </w:r>
      <w:r w:rsidRPr="009B7BC3">
        <w:rPr>
          <w:rFonts w:cstheme="minorHAnsi"/>
          <w:i/>
          <w:color w:val="000000"/>
          <w:szCs w:val="24"/>
        </w:rPr>
        <w:t>coniunx</w:t>
      </w:r>
      <w:r w:rsidRPr="00927D8E">
        <w:rPr>
          <w:rFonts w:cstheme="minorHAnsi"/>
          <w:color w:val="000000"/>
          <w:szCs w:val="24"/>
        </w:rPr>
        <w:t xml:space="preserve"> in chapter 2 voca</w:t>
      </w:r>
      <w:r>
        <w:rPr>
          <w:rFonts w:cstheme="minorHAnsi"/>
          <w:color w:val="000000"/>
          <w:szCs w:val="24"/>
        </w:rPr>
        <w:t>bulary). We’ll cover subordinating</w:t>
      </w:r>
      <w:r w:rsidRPr="00927D8E">
        <w:rPr>
          <w:rFonts w:cstheme="minorHAnsi"/>
          <w:color w:val="000000"/>
          <w:szCs w:val="24"/>
        </w:rPr>
        <w:t xml:space="preserve"> conjunctions later, but in this chapter</w:t>
      </w:r>
      <w:r w:rsidR="0037282E">
        <w:rPr>
          <w:rFonts w:cstheme="minorHAnsi"/>
          <w:color w:val="000000"/>
          <w:szCs w:val="24"/>
        </w:rPr>
        <w:t>,</w:t>
      </w:r>
      <w:r w:rsidRPr="00927D8E">
        <w:rPr>
          <w:rFonts w:cstheme="minorHAnsi"/>
          <w:color w:val="000000"/>
          <w:szCs w:val="24"/>
        </w:rPr>
        <w:t xml:space="preserve"> we learn coordinating conjunctions. A coordinating conjunction just joins two (or more) similar elements in a sentence.</w:t>
      </w:r>
      <w:r>
        <w:rPr>
          <w:rFonts w:cstheme="minorHAnsi"/>
          <w:color w:val="000000"/>
          <w:szCs w:val="24"/>
        </w:rPr>
        <w:t xml:space="preserve"> They</w:t>
      </w:r>
      <w:r w:rsidRPr="00927D8E">
        <w:rPr>
          <w:rFonts w:cstheme="minorHAnsi"/>
          <w:color w:val="000000"/>
          <w:szCs w:val="24"/>
        </w:rPr>
        <w:t xml:space="preserve"> can join subjects, objects, verbs, adjectives,</w:t>
      </w:r>
      <w:r>
        <w:rPr>
          <w:rFonts w:cstheme="minorHAnsi"/>
          <w:color w:val="000000"/>
          <w:szCs w:val="24"/>
        </w:rPr>
        <w:t xml:space="preserve"> clauses</w:t>
      </w:r>
      <w:r w:rsidRPr="00927D8E">
        <w:rPr>
          <w:rFonts w:cstheme="minorHAnsi"/>
          <w:color w:val="000000"/>
          <w:szCs w:val="24"/>
        </w:rPr>
        <w:t xml:space="preserve"> or just about anything.</w:t>
      </w:r>
    </w:p>
    <w:p w14:paraId="7B374905" w14:textId="77777777" w:rsidR="001837F8" w:rsidRPr="00927D8E" w:rsidRDefault="001837F8" w:rsidP="00CD2394">
      <w:pPr>
        <w:pStyle w:val="NoSpacing"/>
        <w:keepLines/>
        <w:rPr>
          <w:rFonts w:cstheme="minorHAnsi"/>
          <w:color w:val="000000"/>
          <w:szCs w:val="24"/>
        </w:rPr>
      </w:pPr>
    </w:p>
    <w:p w14:paraId="12F94B8A"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For English conjunctions, you may be familiar with the mnemonic FANBOYS to help remember coordinating conjunctions (</w:t>
      </w:r>
      <w:r w:rsidRPr="00DF7074">
        <w:rPr>
          <w:rFonts w:cstheme="minorHAnsi"/>
          <w:color w:val="000000"/>
          <w:szCs w:val="24"/>
          <w:u w:val="single"/>
        </w:rPr>
        <w:t>f</w:t>
      </w:r>
      <w:r w:rsidRPr="00927D8E">
        <w:rPr>
          <w:rFonts w:cstheme="minorHAnsi"/>
          <w:color w:val="000000"/>
          <w:szCs w:val="24"/>
        </w:rPr>
        <w:t xml:space="preserve">or, </w:t>
      </w:r>
      <w:r w:rsidRPr="00DF7074">
        <w:rPr>
          <w:rFonts w:cstheme="minorHAnsi"/>
          <w:color w:val="000000"/>
          <w:szCs w:val="24"/>
          <w:u w:val="single"/>
        </w:rPr>
        <w:t>a</w:t>
      </w:r>
      <w:r w:rsidRPr="00927D8E">
        <w:rPr>
          <w:rFonts w:cstheme="minorHAnsi"/>
          <w:color w:val="000000"/>
          <w:szCs w:val="24"/>
        </w:rPr>
        <w:t xml:space="preserve">nd, </w:t>
      </w:r>
      <w:r w:rsidRPr="00DF7074">
        <w:rPr>
          <w:rFonts w:cstheme="minorHAnsi"/>
          <w:color w:val="000000"/>
          <w:szCs w:val="24"/>
          <w:u w:val="single"/>
        </w:rPr>
        <w:t>n</w:t>
      </w:r>
      <w:r w:rsidRPr="00927D8E">
        <w:rPr>
          <w:rFonts w:cstheme="minorHAnsi"/>
          <w:color w:val="000000"/>
          <w:szCs w:val="24"/>
        </w:rPr>
        <w:t xml:space="preserve">or, </w:t>
      </w:r>
      <w:r w:rsidRPr="00DF7074">
        <w:rPr>
          <w:rFonts w:cstheme="minorHAnsi"/>
          <w:color w:val="000000"/>
          <w:szCs w:val="24"/>
          <w:u w:val="single"/>
        </w:rPr>
        <w:t>b</w:t>
      </w:r>
      <w:r w:rsidRPr="00927D8E">
        <w:rPr>
          <w:rFonts w:cstheme="minorHAnsi"/>
          <w:color w:val="000000"/>
          <w:szCs w:val="24"/>
        </w:rPr>
        <w:t xml:space="preserve">ut, </w:t>
      </w:r>
      <w:r w:rsidRPr="00DF7074">
        <w:rPr>
          <w:rFonts w:cstheme="minorHAnsi"/>
          <w:color w:val="000000"/>
          <w:szCs w:val="24"/>
          <w:u w:val="single"/>
        </w:rPr>
        <w:t>o</w:t>
      </w:r>
      <w:r w:rsidRPr="00927D8E">
        <w:rPr>
          <w:rFonts w:cstheme="minorHAnsi"/>
          <w:color w:val="000000"/>
          <w:szCs w:val="24"/>
        </w:rPr>
        <w:t xml:space="preserve">r, </w:t>
      </w:r>
      <w:r w:rsidRPr="00DF7074">
        <w:rPr>
          <w:rFonts w:cstheme="minorHAnsi"/>
          <w:color w:val="000000"/>
          <w:szCs w:val="24"/>
          <w:u w:val="single"/>
        </w:rPr>
        <w:t>y</w:t>
      </w:r>
      <w:r w:rsidRPr="00927D8E">
        <w:rPr>
          <w:rFonts w:cstheme="minorHAnsi"/>
          <w:color w:val="000000"/>
          <w:szCs w:val="24"/>
        </w:rPr>
        <w:t xml:space="preserve">et, </w:t>
      </w:r>
      <w:r w:rsidRPr="00DF7074">
        <w:rPr>
          <w:rFonts w:cstheme="minorHAnsi"/>
          <w:color w:val="000000"/>
          <w:szCs w:val="24"/>
          <w:u w:val="single"/>
        </w:rPr>
        <w:t>s</w:t>
      </w:r>
      <w:r w:rsidRPr="00927D8E">
        <w:rPr>
          <w:rFonts w:cstheme="minorHAnsi"/>
          <w:color w:val="000000"/>
          <w:szCs w:val="24"/>
        </w:rPr>
        <w:t xml:space="preserve">o). There are many more conjunctions in Latin, with some being more prevalent during different periods </w:t>
      </w:r>
      <w:r>
        <w:rPr>
          <w:rFonts w:cstheme="minorHAnsi"/>
          <w:color w:val="000000"/>
          <w:szCs w:val="24"/>
        </w:rPr>
        <w:t xml:space="preserve">and regions </w:t>
      </w:r>
      <w:r w:rsidRPr="00927D8E">
        <w:rPr>
          <w:rFonts w:cstheme="minorHAnsi"/>
          <w:color w:val="000000"/>
          <w:szCs w:val="24"/>
        </w:rPr>
        <w:t>(plus it’s tough to form AAAAAEENNNQQSV into an acronym).</w:t>
      </w:r>
    </w:p>
    <w:p w14:paraId="00D3B764" w14:textId="77777777" w:rsidR="001837F8" w:rsidRPr="00927D8E" w:rsidRDefault="001837F8" w:rsidP="00CD2394">
      <w:pPr>
        <w:pStyle w:val="NoSpacing"/>
        <w:keepLines/>
        <w:rPr>
          <w:rFonts w:cstheme="minorHAnsi"/>
          <w:color w:val="000000"/>
          <w:szCs w:val="24"/>
        </w:rPr>
      </w:pPr>
    </w:p>
    <w:p w14:paraId="552F2B07" w14:textId="0E25E493" w:rsidR="001837F8" w:rsidRPr="00DF7074" w:rsidRDefault="001837F8" w:rsidP="00CD2394">
      <w:pPr>
        <w:pStyle w:val="NoSpacing"/>
        <w:keepLines/>
        <w:rPr>
          <w:rFonts w:cstheme="minorHAnsi"/>
          <w:b/>
          <w:color w:val="000000"/>
          <w:szCs w:val="24"/>
        </w:rPr>
      </w:pPr>
      <w:r w:rsidRPr="00DF7074">
        <w:rPr>
          <w:rFonts w:cstheme="minorHAnsi"/>
          <w:b/>
          <w:color w:val="000000"/>
          <w:szCs w:val="24"/>
        </w:rPr>
        <w:t>ac at atque aut autem</w:t>
      </w:r>
      <w:r w:rsidR="00D4756C">
        <w:rPr>
          <w:rFonts w:cstheme="minorHAnsi"/>
          <w:b/>
          <w:color w:val="000000"/>
          <w:szCs w:val="24"/>
        </w:rPr>
        <w:t>*</w:t>
      </w:r>
      <w:r w:rsidRPr="00DF7074">
        <w:rPr>
          <w:rFonts w:cstheme="minorHAnsi"/>
          <w:b/>
          <w:color w:val="000000"/>
          <w:szCs w:val="24"/>
        </w:rPr>
        <w:t xml:space="preserve"> enim</w:t>
      </w:r>
      <w:r w:rsidR="00D4756C">
        <w:rPr>
          <w:rFonts w:cstheme="minorHAnsi"/>
          <w:b/>
          <w:color w:val="000000"/>
          <w:szCs w:val="24"/>
        </w:rPr>
        <w:t>*</w:t>
      </w:r>
      <w:r w:rsidRPr="00DF7074">
        <w:rPr>
          <w:rFonts w:cstheme="minorHAnsi"/>
          <w:b/>
          <w:color w:val="000000"/>
          <w:szCs w:val="24"/>
        </w:rPr>
        <w:t xml:space="preserve"> et nam nec neque -que quoque sed </w:t>
      </w:r>
      <w:r>
        <w:rPr>
          <w:rFonts w:cstheme="minorHAnsi"/>
          <w:b/>
          <w:color w:val="000000"/>
          <w:szCs w:val="24"/>
        </w:rPr>
        <w:t>-</w:t>
      </w:r>
      <w:r w:rsidRPr="00DF7074">
        <w:rPr>
          <w:rFonts w:cstheme="minorHAnsi"/>
          <w:b/>
          <w:color w:val="000000"/>
          <w:szCs w:val="24"/>
        </w:rPr>
        <w:t>ve</w:t>
      </w:r>
    </w:p>
    <w:p w14:paraId="0D929220" w14:textId="77777777" w:rsidR="001837F8" w:rsidRDefault="001837F8" w:rsidP="00CD2394">
      <w:pPr>
        <w:pStyle w:val="NoSpacing"/>
        <w:keepLines/>
        <w:rPr>
          <w:rFonts w:cstheme="minorHAnsi"/>
          <w:color w:val="000000"/>
          <w:szCs w:val="24"/>
        </w:rPr>
      </w:pPr>
    </w:p>
    <w:p w14:paraId="3000FA96" w14:textId="700ED64E" w:rsidR="00D4756C" w:rsidRPr="00D4756C" w:rsidRDefault="00D4756C" w:rsidP="00CD2394">
      <w:pPr>
        <w:pStyle w:val="NoSpacing"/>
        <w:keepLines/>
        <w:rPr>
          <w:rFonts w:cstheme="minorHAnsi"/>
          <w:color w:val="000000"/>
          <w:szCs w:val="24"/>
        </w:rPr>
      </w:pPr>
      <w:r>
        <w:rPr>
          <w:rFonts w:cstheme="minorHAnsi"/>
          <w:i/>
          <w:iCs/>
          <w:color w:val="000000"/>
          <w:szCs w:val="24"/>
        </w:rPr>
        <w:t>*autem and enim</w:t>
      </w:r>
      <w:r>
        <w:rPr>
          <w:rFonts w:cstheme="minorHAnsi"/>
          <w:color w:val="000000"/>
          <w:szCs w:val="24"/>
        </w:rPr>
        <w:t xml:space="preserve"> are not typically found as the first word in Latin, but you can translate them first in English</w:t>
      </w:r>
    </w:p>
    <w:p w14:paraId="51116D2D" w14:textId="77777777" w:rsidR="00D4756C" w:rsidRPr="00927D8E" w:rsidRDefault="00D4756C" w:rsidP="00CD2394">
      <w:pPr>
        <w:pStyle w:val="NoSpacing"/>
        <w:keepLines/>
        <w:rPr>
          <w:rFonts w:cstheme="minorHAnsi"/>
          <w:color w:val="000000"/>
          <w:szCs w:val="24"/>
        </w:rPr>
      </w:pPr>
    </w:p>
    <w:p w14:paraId="4AFC87C0" w14:textId="499073F9" w:rsidR="001837F8" w:rsidRDefault="001837F8" w:rsidP="00CD2394">
      <w:pPr>
        <w:pStyle w:val="NoSpacing"/>
        <w:keepLines/>
        <w:rPr>
          <w:rFonts w:cstheme="minorHAnsi"/>
          <w:color w:val="000000"/>
          <w:szCs w:val="24"/>
        </w:rPr>
      </w:pPr>
      <w:r w:rsidRPr="00927D8E">
        <w:rPr>
          <w:rFonts w:cstheme="minorHAnsi"/>
          <w:color w:val="000000"/>
          <w:szCs w:val="24"/>
        </w:rPr>
        <w:t xml:space="preserve">Latin and English conjunctions do not always have 1:1 </w:t>
      </w:r>
      <w:r w:rsidR="0037282E" w:rsidRPr="00927D8E">
        <w:rPr>
          <w:rFonts w:cstheme="minorHAnsi"/>
          <w:color w:val="000000"/>
          <w:szCs w:val="24"/>
        </w:rPr>
        <w:t>correlation</w:t>
      </w:r>
      <w:r w:rsidRPr="00927D8E">
        <w:rPr>
          <w:rFonts w:cstheme="minorHAnsi"/>
          <w:color w:val="000000"/>
          <w:szCs w:val="24"/>
        </w:rPr>
        <w:t xml:space="preserve">, but </w:t>
      </w:r>
      <w:r w:rsidR="004124D3">
        <w:rPr>
          <w:rFonts w:cstheme="minorHAnsi"/>
          <w:color w:val="000000"/>
          <w:szCs w:val="24"/>
        </w:rPr>
        <w:t>the chart below puts them into their closest range to make for easier memorization</w:t>
      </w:r>
      <w:r w:rsidRPr="00927D8E">
        <w:rPr>
          <w:rFonts w:cstheme="minorHAnsi"/>
          <w:color w:val="000000"/>
          <w:szCs w:val="24"/>
        </w:rPr>
        <w:t>. The following list is a guideline for the way each conjunction is most likely to be translated</w:t>
      </w:r>
      <w:r>
        <w:rPr>
          <w:rFonts w:cstheme="minorHAnsi"/>
          <w:color w:val="000000"/>
          <w:szCs w:val="24"/>
        </w:rPr>
        <w:t>. These words should be studied as vocabulary</w:t>
      </w:r>
      <w:r w:rsidRPr="00927D8E">
        <w:rPr>
          <w:rFonts w:cstheme="minorHAnsi"/>
          <w:color w:val="000000"/>
          <w:szCs w:val="24"/>
        </w:rPr>
        <w:t>:</w:t>
      </w:r>
    </w:p>
    <w:p w14:paraId="54F0BE72" w14:textId="77777777" w:rsidR="001837F8" w:rsidRDefault="001837F8" w:rsidP="00CD2394">
      <w:pPr>
        <w:pStyle w:val="NoSpacing"/>
        <w:keepLines/>
        <w:rPr>
          <w:rFonts w:cstheme="minorHAnsi"/>
          <w:color w:val="000000"/>
          <w:szCs w:val="24"/>
        </w:rPr>
      </w:pPr>
    </w:p>
    <w:p w14:paraId="32C6F242" w14:textId="77777777" w:rsidR="001837F8" w:rsidRPr="004735F5" w:rsidRDefault="001837F8" w:rsidP="00CD2394">
      <w:pPr>
        <w:pStyle w:val="Heading3"/>
      </w:pPr>
      <w:bookmarkStart w:id="14" w:name="_Toc158984950"/>
      <w:r w:rsidRPr="004735F5">
        <w:t>Principles of Latin</w:t>
      </w:r>
      <w:bookmarkEnd w:id="14"/>
    </w:p>
    <w:p w14:paraId="15489576" w14:textId="7EC669AB" w:rsidR="001837F8" w:rsidRDefault="001837F8" w:rsidP="00CD2394">
      <w:pPr>
        <w:pStyle w:val="NoSpacing"/>
        <w:keepLines/>
        <w:rPr>
          <w:rFonts w:cstheme="minorHAnsi"/>
          <w:color w:val="000000"/>
          <w:szCs w:val="24"/>
        </w:rPr>
      </w:pPr>
      <w:r w:rsidRPr="004735F5">
        <w:rPr>
          <w:rFonts w:cstheme="minorHAnsi"/>
          <w:color w:val="000000"/>
          <w:szCs w:val="24"/>
        </w:rPr>
        <w:t xml:space="preserve">In the same way, the endings of Latin adjectives determine which nouns they </w:t>
      </w:r>
      <w:r w:rsidRPr="009B7BC3">
        <w:rPr>
          <w:rStyle w:val="Strong"/>
        </w:rPr>
        <w:t>modify</w:t>
      </w:r>
      <w:r w:rsidRPr="004735F5">
        <w:rPr>
          <w:rFonts w:cstheme="minorHAnsi"/>
          <w:color w:val="000000"/>
          <w:szCs w:val="24"/>
        </w:rPr>
        <w:t xml:space="preserve">. The big difference, </w:t>
      </w:r>
      <w:r w:rsidR="0037282E">
        <w:rPr>
          <w:rFonts w:cstheme="minorHAnsi"/>
          <w:color w:val="000000"/>
          <w:szCs w:val="24"/>
        </w:rPr>
        <w:t xml:space="preserve">though, </w:t>
      </w:r>
      <w:r w:rsidRPr="004735F5">
        <w:rPr>
          <w:rFonts w:cstheme="minorHAnsi"/>
          <w:color w:val="000000"/>
          <w:szCs w:val="24"/>
        </w:rPr>
        <w:t>is that nouns and adjectives don’t have to look like each other to have the same case, gender, and number.</w:t>
      </w:r>
      <w:r>
        <w:rPr>
          <w:rFonts w:cstheme="minorHAnsi"/>
          <w:color w:val="000000"/>
          <w:szCs w:val="24"/>
        </w:rPr>
        <w:t xml:space="preserve"> These are common endings:</w:t>
      </w:r>
    </w:p>
    <w:p w14:paraId="1C9A8E49" w14:textId="77777777" w:rsidR="001837F8" w:rsidRPr="0040468C" w:rsidRDefault="001837F8" w:rsidP="00CD2394">
      <w:pPr>
        <w:pStyle w:val="NoSpacing"/>
        <w:keepLines/>
        <w:rPr>
          <w:rFonts w:cstheme="minorHAnsi"/>
          <w:color w:val="000000"/>
          <w:szCs w:val="24"/>
          <w:highlight w:val="yellow"/>
        </w:rPr>
      </w:pPr>
    </w:p>
    <w:tbl>
      <w:tblPr>
        <w:tblStyle w:val="TableGrid"/>
        <w:tblW w:w="0" w:type="auto"/>
        <w:tblLook w:val="04A0" w:firstRow="1" w:lastRow="0" w:firstColumn="1" w:lastColumn="0" w:noHBand="0" w:noVBand="1"/>
      </w:tblPr>
      <w:tblGrid>
        <w:gridCol w:w="1870"/>
        <w:gridCol w:w="1870"/>
        <w:gridCol w:w="1870"/>
        <w:gridCol w:w="1870"/>
      </w:tblGrid>
      <w:tr w:rsidR="001837F8" w14:paraId="27479F94" w14:textId="77777777" w:rsidTr="008758E5">
        <w:trPr>
          <w:trHeight w:val="449"/>
        </w:trPr>
        <w:tc>
          <w:tcPr>
            <w:tcW w:w="1870" w:type="dxa"/>
          </w:tcPr>
          <w:p w14:paraId="705145C2" w14:textId="77777777" w:rsidR="001837F8" w:rsidRPr="00F31A59" w:rsidRDefault="001837F8" w:rsidP="00CD2394">
            <w:pPr>
              <w:pStyle w:val="NoSpacing"/>
              <w:keepLines/>
              <w:rPr>
                <w:rFonts w:cstheme="minorHAnsi"/>
                <w:b/>
                <w:color w:val="000000"/>
                <w:szCs w:val="24"/>
              </w:rPr>
            </w:pPr>
            <w:r w:rsidRPr="00F31A59">
              <w:rPr>
                <w:rFonts w:cstheme="minorHAnsi"/>
                <w:b/>
                <w:color w:val="000000"/>
                <w:szCs w:val="24"/>
              </w:rPr>
              <w:t>Adjective endings</w:t>
            </w:r>
          </w:p>
        </w:tc>
        <w:tc>
          <w:tcPr>
            <w:tcW w:w="1870" w:type="dxa"/>
          </w:tcPr>
          <w:p w14:paraId="78EE0900" w14:textId="77777777" w:rsidR="001837F8" w:rsidRDefault="001837F8" w:rsidP="00CD2394">
            <w:pPr>
              <w:pStyle w:val="NoSpacing"/>
              <w:keepLines/>
              <w:rPr>
                <w:rFonts w:cstheme="minorHAnsi"/>
                <w:color w:val="000000"/>
                <w:szCs w:val="24"/>
              </w:rPr>
            </w:pPr>
            <w:r>
              <w:rPr>
                <w:rFonts w:cstheme="minorHAnsi"/>
                <w:color w:val="000000"/>
                <w:szCs w:val="24"/>
              </w:rPr>
              <w:t>masculine</w:t>
            </w:r>
          </w:p>
        </w:tc>
        <w:tc>
          <w:tcPr>
            <w:tcW w:w="1870" w:type="dxa"/>
          </w:tcPr>
          <w:p w14:paraId="5EDC49FF" w14:textId="77777777" w:rsidR="001837F8" w:rsidRDefault="001837F8" w:rsidP="00CD2394">
            <w:pPr>
              <w:pStyle w:val="NoSpacing"/>
              <w:keepLines/>
              <w:rPr>
                <w:rFonts w:cstheme="minorHAnsi"/>
                <w:color w:val="000000"/>
                <w:szCs w:val="24"/>
              </w:rPr>
            </w:pPr>
            <w:r>
              <w:rPr>
                <w:rFonts w:cstheme="minorHAnsi"/>
                <w:color w:val="000000"/>
                <w:szCs w:val="24"/>
              </w:rPr>
              <w:t>feminine</w:t>
            </w:r>
          </w:p>
        </w:tc>
        <w:tc>
          <w:tcPr>
            <w:tcW w:w="1870" w:type="dxa"/>
          </w:tcPr>
          <w:p w14:paraId="440FA55C" w14:textId="77777777" w:rsidR="001837F8" w:rsidRDefault="001837F8" w:rsidP="00CD2394">
            <w:pPr>
              <w:pStyle w:val="NoSpacing"/>
              <w:keepLines/>
              <w:rPr>
                <w:rFonts w:cstheme="minorHAnsi"/>
                <w:color w:val="000000"/>
                <w:szCs w:val="24"/>
              </w:rPr>
            </w:pPr>
            <w:r>
              <w:rPr>
                <w:rFonts w:cstheme="minorHAnsi"/>
                <w:color w:val="000000"/>
                <w:szCs w:val="24"/>
              </w:rPr>
              <w:t>neuter</w:t>
            </w:r>
          </w:p>
        </w:tc>
      </w:tr>
      <w:tr w:rsidR="001837F8" w14:paraId="4BCF5A33" w14:textId="77777777" w:rsidTr="008758E5">
        <w:trPr>
          <w:trHeight w:val="449"/>
        </w:trPr>
        <w:tc>
          <w:tcPr>
            <w:tcW w:w="1870" w:type="dxa"/>
          </w:tcPr>
          <w:p w14:paraId="01C1AC7D" w14:textId="77777777" w:rsidR="001837F8" w:rsidRDefault="001837F8" w:rsidP="00CD2394">
            <w:pPr>
              <w:pStyle w:val="NoSpacing"/>
              <w:keepLines/>
              <w:rPr>
                <w:rFonts w:cstheme="minorHAnsi"/>
                <w:color w:val="000000"/>
                <w:szCs w:val="24"/>
              </w:rPr>
            </w:pPr>
            <w:r>
              <w:rPr>
                <w:rFonts w:cstheme="minorHAnsi"/>
                <w:color w:val="000000"/>
                <w:szCs w:val="24"/>
              </w:rPr>
              <w:t>subject (singular)</w:t>
            </w:r>
          </w:p>
        </w:tc>
        <w:tc>
          <w:tcPr>
            <w:tcW w:w="1870" w:type="dxa"/>
          </w:tcPr>
          <w:p w14:paraId="7E02E1F7" w14:textId="77777777" w:rsidR="001837F8" w:rsidRDefault="001837F8" w:rsidP="00CD2394">
            <w:pPr>
              <w:pStyle w:val="NoSpacing"/>
              <w:keepLines/>
              <w:rPr>
                <w:rFonts w:cstheme="minorHAnsi"/>
                <w:color w:val="000000"/>
                <w:szCs w:val="24"/>
              </w:rPr>
            </w:pPr>
            <w:r>
              <w:rPr>
                <w:rFonts w:cstheme="minorHAnsi"/>
                <w:color w:val="000000"/>
                <w:szCs w:val="24"/>
              </w:rPr>
              <w:t>-us, -er</w:t>
            </w:r>
          </w:p>
        </w:tc>
        <w:tc>
          <w:tcPr>
            <w:tcW w:w="1870" w:type="dxa"/>
          </w:tcPr>
          <w:p w14:paraId="4FA3C787" w14:textId="77777777" w:rsidR="001837F8" w:rsidRDefault="001837F8" w:rsidP="00CD2394">
            <w:pPr>
              <w:pStyle w:val="NoSpacing"/>
              <w:keepLines/>
              <w:rPr>
                <w:rFonts w:cstheme="minorHAnsi"/>
                <w:color w:val="000000"/>
                <w:szCs w:val="24"/>
              </w:rPr>
            </w:pPr>
            <w:r>
              <w:rPr>
                <w:rFonts w:cstheme="minorHAnsi"/>
                <w:color w:val="000000"/>
                <w:szCs w:val="24"/>
              </w:rPr>
              <w:t>-a</w:t>
            </w:r>
          </w:p>
        </w:tc>
        <w:tc>
          <w:tcPr>
            <w:tcW w:w="1870" w:type="dxa"/>
          </w:tcPr>
          <w:p w14:paraId="592A6E1E" w14:textId="77777777" w:rsidR="001837F8" w:rsidRDefault="001837F8" w:rsidP="00CD2394">
            <w:pPr>
              <w:pStyle w:val="NoSpacing"/>
              <w:keepLines/>
              <w:rPr>
                <w:rFonts w:cstheme="minorHAnsi"/>
                <w:color w:val="000000"/>
                <w:szCs w:val="24"/>
              </w:rPr>
            </w:pPr>
            <w:r>
              <w:rPr>
                <w:rFonts w:cstheme="minorHAnsi"/>
                <w:color w:val="000000"/>
                <w:szCs w:val="24"/>
              </w:rPr>
              <w:t>-um</w:t>
            </w:r>
          </w:p>
        </w:tc>
      </w:tr>
      <w:tr w:rsidR="001837F8" w14:paraId="6D3B7671" w14:textId="77777777" w:rsidTr="008758E5">
        <w:trPr>
          <w:trHeight w:val="449"/>
        </w:trPr>
        <w:tc>
          <w:tcPr>
            <w:tcW w:w="1870" w:type="dxa"/>
          </w:tcPr>
          <w:p w14:paraId="6CC4468B" w14:textId="77777777" w:rsidR="001837F8" w:rsidRDefault="001837F8" w:rsidP="00CD2394">
            <w:pPr>
              <w:pStyle w:val="NoSpacing"/>
              <w:keepLines/>
              <w:rPr>
                <w:rFonts w:cstheme="minorHAnsi"/>
                <w:color w:val="000000"/>
                <w:szCs w:val="24"/>
              </w:rPr>
            </w:pPr>
            <w:r>
              <w:rPr>
                <w:rFonts w:cstheme="minorHAnsi"/>
                <w:color w:val="000000"/>
                <w:szCs w:val="24"/>
              </w:rPr>
              <w:t>object (singular)</w:t>
            </w:r>
          </w:p>
        </w:tc>
        <w:tc>
          <w:tcPr>
            <w:tcW w:w="1870" w:type="dxa"/>
          </w:tcPr>
          <w:p w14:paraId="40D3318A" w14:textId="77777777" w:rsidR="001837F8" w:rsidRDefault="001837F8" w:rsidP="00CD2394">
            <w:pPr>
              <w:pStyle w:val="NoSpacing"/>
              <w:keepLines/>
              <w:rPr>
                <w:rFonts w:cstheme="minorHAnsi"/>
                <w:color w:val="000000"/>
                <w:szCs w:val="24"/>
              </w:rPr>
            </w:pPr>
            <w:r>
              <w:rPr>
                <w:rFonts w:cstheme="minorHAnsi"/>
                <w:color w:val="000000"/>
                <w:szCs w:val="24"/>
              </w:rPr>
              <w:t>-um</w:t>
            </w:r>
          </w:p>
        </w:tc>
        <w:tc>
          <w:tcPr>
            <w:tcW w:w="1870" w:type="dxa"/>
          </w:tcPr>
          <w:p w14:paraId="01205C78" w14:textId="77777777" w:rsidR="001837F8" w:rsidRDefault="001837F8" w:rsidP="00CD2394">
            <w:pPr>
              <w:pStyle w:val="NoSpacing"/>
              <w:keepLines/>
              <w:rPr>
                <w:rFonts w:cstheme="minorHAnsi"/>
                <w:color w:val="000000"/>
                <w:szCs w:val="24"/>
              </w:rPr>
            </w:pPr>
            <w:r>
              <w:rPr>
                <w:rFonts w:cstheme="minorHAnsi"/>
                <w:color w:val="000000"/>
                <w:szCs w:val="24"/>
              </w:rPr>
              <w:t>-ām</w:t>
            </w:r>
          </w:p>
        </w:tc>
        <w:tc>
          <w:tcPr>
            <w:tcW w:w="1870" w:type="dxa"/>
          </w:tcPr>
          <w:p w14:paraId="51881932" w14:textId="77777777" w:rsidR="001837F8" w:rsidRDefault="001837F8" w:rsidP="00CD2394">
            <w:pPr>
              <w:pStyle w:val="NoSpacing"/>
              <w:keepLines/>
              <w:rPr>
                <w:rFonts w:cstheme="minorHAnsi"/>
                <w:color w:val="000000"/>
                <w:szCs w:val="24"/>
              </w:rPr>
            </w:pPr>
            <w:r>
              <w:rPr>
                <w:rFonts w:cstheme="minorHAnsi"/>
                <w:color w:val="000000"/>
                <w:szCs w:val="24"/>
              </w:rPr>
              <w:t>-um</w:t>
            </w:r>
          </w:p>
        </w:tc>
      </w:tr>
      <w:tr w:rsidR="001837F8" w14:paraId="14DC90CE" w14:textId="77777777" w:rsidTr="008758E5">
        <w:trPr>
          <w:trHeight w:val="464"/>
        </w:trPr>
        <w:tc>
          <w:tcPr>
            <w:tcW w:w="1870" w:type="dxa"/>
          </w:tcPr>
          <w:p w14:paraId="1D3BCC35" w14:textId="77777777" w:rsidR="001837F8" w:rsidRDefault="001837F8" w:rsidP="00CD2394">
            <w:pPr>
              <w:pStyle w:val="NoSpacing"/>
              <w:keepLines/>
              <w:rPr>
                <w:rFonts w:cstheme="minorHAnsi"/>
                <w:color w:val="000000"/>
                <w:szCs w:val="24"/>
              </w:rPr>
            </w:pPr>
            <w:r>
              <w:rPr>
                <w:rFonts w:cstheme="minorHAnsi"/>
                <w:color w:val="000000"/>
                <w:szCs w:val="24"/>
              </w:rPr>
              <w:t>subject (plural)</w:t>
            </w:r>
          </w:p>
        </w:tc>
        <w:tc>
          <w:tcPr>
            <w:tcW w:w="1870" w:type="dxa"/>
          </w:tcPr>
          <w:p w14:paraId="1A15CA2C" w14:textId="77777777" w:rsidR="001837F8" w:rsidRDefault="001837F8" w:rsidP="00CD2394">
            <w:pPr>
              <w:pStyle w:val="NoSpacing"/>
              <w:keepLines/>
              <w:rPr>
                <w:rFonts w:cstheme="minorHAnsi"/>
                <w:color w:val="000000"/>
                <w:szCs w:val="24"/>
              </w:rPr>
            </w:pPr>
            <w:r>
              <w:rPr>
                <w:rFonts w:cstheme="minorHAnsi"/>
                <w:color w:val="000000"/>
                <w:szCs w:val="24"/>
              </w:rPr>
              <w:t>-ī,</w:t>
            </w:r>
          </w:p>
        </w:tc>
        <w:tc>
          <w:tcPr>
            <w:tcW w:w="1870" w:type="dxa"/>
          </w:tcPr>
          <w:p w14:paraId="50F9C74F" w14:textId="77777777" w:rsidR="001837F8" w:rsidRDefault="001837F8" w:rsidP="00CD2394">
            <w:pPr>
              <w:pStyle w:val="NoSpacing"/>
              <w:keepLines/>
              <w:rPr>
                <w:rFonts w:cstheme="minorHAnsi"/>
                <w:color w:val="000000"/>
                <w:szCs w:val="24"/>
              </w:rPr>
            </w:pPr>
            <w:r>
              <w:rPr>
                <w:rFonts w:cstheme="minorHAnsi"/>
                <w:color w:val="000000"/>
                <w:szCs w:val="24"/>
              </w:rPr>
              <w:t>-ae</w:t>
            </w:r>
          </w:p>
        </w:tc>
        <w:tc>
          <w:tcPr>
            <w:tcW w:w="1870" w:type="dxa"/>
          </w:tcPr>
          <w:p w14:paraId="19600CED" w14:textId="77777777" w:rsidR="001837F8" w:rsidRDefault="001837F8" w:rsidP="00CD2394">
            <w:pPr>
              <w:pStyle w:val="NoSpacing"/>
              <w:keepLines/>
              <w:rPr>
                <w:rFonts w:cstheme="minorHAnsi"/>
                <w:color w:val="000000"/>
                <w:szCs w:val="24"/>
              </w:rPr>
            </w:pPr>
            <w:r>
              <w:rPr>
                <w:rFonts w:cstheme="minorHAnsi"/>
                <w:color w:val="000000"/>
                <w:szCs w:val="24"/>
              </w:rPr>
              <w:t>-a</w:t>
            </w:r>
          </w:p>
        </w:tc>
      </w:tr>
      <w:tr w:rsidR="001837F8" w14:paraId="5412DC8E" w14:textId="77777777" w:rsidTr="008758E5">
        <w:trPr>
          <w:trHeight w:val="449"/>
        </w:trPr>
        <w:tc>
          <w:tcPr>
            <w:tcW w:w="1870" w:type="dxa"/>
          </w:tcPr>
          <w:p w14:paraId="6CABE4DB" w14:textId="77777777" w:rsidR="001837F8" w:rsidRDefault="001837F8" w:rsidP="00CD2394">
            <w:pPr>
              <w:pStyle w:val="NoSpacing"/>
              <w:keepLines/>
              <w:rPr>
                <w:rFonts w:cstheme="minorHAnsi"/>
                <w:color w:val="000000"/>
                <w:szCs w:val="24"/>
              </w:rPr>
            </w:pPr>
            <w:r>
              <w:rPr>
                <w:rFonts w:cstheme="minorHAnsi"/>
                <w:color w:val="000000"/>
                <w:szCs w:val="24"/>
              </w:rPr>
              <w:t>object (plural)</w:t>
            </w:r>
          </w:p>
        </w:tc>
        <w:tc>
          <w:tcPr>
            <w:tcW w:w="1870" w:type="dxa"/>
          </w:tcPr>
          <w:p w14:paraId="1977A457" w14:textId="77777777" w:rsidR="001837F8" w:rsidRDefault="001837F8" w:rsidP="00CD2394">
            <w:pPr>
              <w:pStyle w:val="NoSpacing"/>
              <w:keepLines/>
              <w:rPr>
                <w:rFonts w:cstheme="minorHAnsi"/>
                <w:color w:val="000000"/>
                <w:szCs w:val="24"/>
              </w:rPr>
            </w:pPr>
            <w:r>
              <w:rPr>
                <w:rFonts w:cstheme="minorHAnsi"/>
                <w:color w:val="000000"/>
                <w:szCs w:val="24"/>
              </w:rPr>
              <w:t>-ōs,</w:t>
            </w:r>
          </w:p>
        </w:tc>
        <w:tc>
          <w:tcPr>
            <w:tcW w:w="1870" w:type="dxa"/>
          </w:tcPr>
          <w:p w14:paraId="1DE85DF9" w14:textId="77777777" w:rsidR="001837F8" w:rsidRDefault="001837F8" w:rsidP="00CD2394">
            <w:pPr>
              <w:pStyle w:val="NoSpacing"/>
              <w:keepLines/>
              <w:rPr>
                <w:rFonts w:cstheme="minorHAnsi"/>
                <w:color w:val="000000"/>
                <w:szCs w:val="24"/>
              </w:rPr>
            </w:pPr>
            <w:r>
              <w:rPr>
                <w:rFonts w:cstheme="minorHAnsi"/>
                <w:color w:val="000000"/>
                <w:szCs w:val="24"/>
              </w:rPr>
              <w:t>-ās</w:t>
            </w:r>
          </w:p>
        </w:tc>
        <w:tc>
          <w:tcPr>
            <w:tcW w:w="1870" w:type="dxa"/>
          </w:tcPr>
          <w:p w14:paraId="7669CE0E" w14:textId="77777777" w:rsidR="001837F8" w:rsidRDefault="001837F8" w:rsidP="00CD2394">
            <w:pPr>
              <w:pStyle w:val="NoSpacing"/>
              <w:keepLines/>
              <w:rPr>
                <w:rFonts w:cstheme="minorHAnsi"/>
                <w:color w:val="000000"/>
                <w:szCs w:val="24"/>
              </w:rPr>
            </w:pPr>
            <w:r>
              <w:rPr>
                <w:rFonts w:cstheme="minorHAnsi"/>
                <w:color w:val="000000"/>
                <w:szCs w:val="24"/>
              </w:rPr>
              <w:t>-a</w:t>
            </w:r>
          </w:p>
        </w:tc>
      </w:tr>
    </w:tbl>
    <w:p w14:paraId="72A41BF5" w14:textId="77777777" w:rsidR="001837F8" w:rsidRDefault="001837F8" w:rsidP="00CD2394">
      <w:pPr>
        <w:pStyle w:val="NoSpacing"/>
        <w:keepLines/>
        <w:rPr>
          <w:rFonts w:cstheme="minorHAnsi"/>
          <w:color w:val="000000"/>
          <w:szCs w:val="24"/>
        </w:rPr>
      </w:pPr>
      <w:r>
        <w:rPr>
          <w:rFonts w:cstheme="minorHAnsi"/>
          <w:color w:val="000000"/>
          <w:szCs w:val="24"/>
        </w:rPr>
        <w:t>*Note that the neuter endings are the same for the subject and object case. For now, just memorize the endings, and we will use them in future chapters.</w:t>
      </w:r>
    </w:p>
    <w:p w14:paraId="1CD1872F" w14:textId="77777777" w:rsidR="001837F8" w:rsidRDefault="001837F8" w:rsidP="00CD2394">
      <w:pPr>
        <w:pStyle w:val="NoSpacing"/>
        <w:keepLines/>
        <w:rPr>
          <w:rFonts w:cstheme="minorHAnsi"/>
          <w:color w:val="000000"/>
          <w:szCs w:val="24"/>
        </w:rPr>
      </w:pPr>
    </w:p>
    <w:p w14:paraId="2D3BCF3F" w14:textId="77777777" w:rsidR="001837F8" w:rsidRPr="00197BCF" w:rsidRDefault="001837F8" w:rsidP="00CD2394">
      <w:pPr>
        <w:pStyle w:val="Heading2"/>
      </w:pPr>
      <w:bookmarkStart w:id="15" w:name="_Toc158984951"/>
      <w:r w:rsidRPr="00197BCF">
        <w:t>Latin Coordinating Conjunctions</w:t>
      </w:r>
      <w:bookmarkEnd w:id="15"/>
    </w:p>
    <w:p w14:paraId="6A8A6E10"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p>
    <w:tbl>
      <w:tblPr>
        <w:tblW w:w="5000" w:type="pct"/>
        <w:tblCellMar>
          <w:left w:w="0" w:type="dxa"/>
          <w:right w:w="0" w:type="dxa"/>
        </w:tblCellMar>
        <w:tblLook w:val="0000" w:firstRow="0" w:lastRow="0" w:firstColumn="0" w:lastColumn="0" w:noHBand="0" w:noVBand="0"/>
      </w:tblPr>
      <w:tblGrid>
        <w:gridCol w:w="1333"/>
        <w:gridCol w:w="1333"/>
        <w:gridCol w:w="1334"/>
        <w:gridCol w:w="1336"/>
        <w:gridCol w:w="1334"/>
        <w:gridCol w:w="1334"/>
        <w:gridCol w:w="1336"/>
      </w:tblGrid>
      <w:tr w:rsidR="001837F8" w:rsidRPr="00927D8E" w14:paraId="0F51948C" w14:textId="77777777" w:rsidTr="008758E5">
        <w:trPr>
          <w:trHeight w:val="293"/>
        </w:trPr>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AD5545" w14:textId="77777777" w:rsidR="001837F8" w:rsidRPr="00927D8E" w:rsidRDefault="001837F8" w:rsidP="00CD2394">
            <w:pPr>
              <w:pStyle w:val="NoSpacing"/>
              <w:keepLines/>
              <w:rPr>
                <w:rFonts w:cstheme="minorHAnsi"/>
                <w:color w:val="000000"/>
                <w:szCs w:val="24"/>
              </w:rPr>
            </w:pPr>
            <w:r>
              <w:rPr>
                <w:rFonts w:cstheme="minorHAnsi"/>
                <w:color w:val="000000"/>
                <w:szCs w:val="24"/>
              </w:rPr>
              <w:t>For (because), indeed</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AD22C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And</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1B85D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Nor</w:t>
            </w:r>
            <w:r>
              <w:rPr>
                <w:rFonts w:cstheme="minorHAnsi"/>
                <w:color w:val="000000"/>
                <w:szCs w:val="24"/>
              </w:rPr>
              <w:t xml:space="preserve"> (and not)</w:t>
            </w: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EAF56D"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But</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D652C1"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Or</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318F3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Yet</w:t>
            </w: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4F969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So</w:t>
            </w:r>
          </w:p>
        </w:tc>
      </w:tr>
      <w:tr w:rsidR="001837F8" w:rsidRPr="00927D8E" w14:paraId="587D57B9" w14:textId="77777777" w:rsidTr="008758E5">
        <w:trPr>
          <w:trHeight w:val="293"/>
        </w:trPr>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7BC8957"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enim</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6ED973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ac</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CECCD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nec</w:t>
            </w: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94D58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at</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D08730"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aut</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9DF32E7"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autem</w:t>
            </w: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B08223"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enim</w:t>
            </w:r>
          </w:p>
        </w:tc>
      </w:tr>
      <w:tr w:rsidR="001837F8" w:rsidRPr="00927D8E" w14:paraId="4F8C54C9" w14:textId="77777777" w:rsidTr="008758E5">
        <w:trPr>
          <w:trHeight w:val="293"/>
        </w:trPr>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9B3A5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lastRenderedPageBreak/>
              <w:t>nam</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D19BED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atque</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BA665E" w14:textId="77777777" w:rsidR="001837F8" w:rsidRPr="00927D8E" w:rsidRDefault="001837F8" w:rsidP="00CD2394">
            <w:pPr>
              <w:pStyle w:val="NoSpacing"/>
              <w:keepLines/>
              <w:rPr>
                <w:rFonts w:cstheme="minorHAnsi"/>
                <w:color w:val="000000"/>
                <w:szCs w:val="24"/>
              </w:rPr>
            </w:pPr>
            <w:r>
              <w:rPr>
                <w:rFonts w:cstheme="minorHAnsi"/>
                <w:color w:val="000000"/>
                <w:szCs w:val="24"/>
              </w:rPr>
              <w:t>ne</w:t>
            </w:r>
            <w:r w:rsidRPr="00927D8E">
              <w:rPr>
                <w:rFonts w:cstheme="minorHAnsi"/>
                <w:color w:val="000000"/>
                <w:szCs w:val="24"/>
              </w:rPr>
              <w:t>que</w:t>
            </w: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CF5E32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sed</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1892E3"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-ve</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C7ACA9" w14:textId="77777777" w:rsidR="001837F8" w:rsidRPr="00927D8E" w:rsidRDefault="001837F8" w:rsidP="00CD2394">
            <w:pPr>
              <w:pStyle w:val="NoSpacing"/>
              <w:keepLines/>
              <w:rPr>
                <w:rFonts w:cstheme="minorHAnsi"/>
                <w:szCs w:val="24"/>
              </w:rPr>
            </w:pP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37B0F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nam</w:t>
            </w:r>
          </w:p>
        </w:tc>
      </w:tr>
      <w:tr w:rsidR="001837F8" w:rsidRPr="00927D8E" w14:paraId="7FD63B24" w14:textId="77777777" w:rsidTr="008758E5">
        <w:trPr>
          <w:trHeight w:val="293"/>
        </w:trPr>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59D7C2F" w14:textId="77777777" w:rsidR="001837F8" w:rsidRPr="00927D8E" w:rsidRDefault="001837F8" w:rsidP="00CD2394">
            <w:pPr>
              <w:pStyle w:val="NoSpacing"/>
              <w:keepLines/>
              <w:rPr>
                <w:rFonts w:cstheme="minorHAnsi"/>
                <w:szCs w:val="24"/>
              </w:rPr>
            </w:pP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5B1F6C3"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et</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7544897" w14:textId="77777777" w:rsidR="001837F8" w:rsidRPr="00927D8E" w:rsidRDefault="001837F8" w:rsidP="00CD2394">
            <w:pPr>
              <w:pStyle w:val="NoSpacing"/>
              <w:keepLines/>
              <w:rPr>
                <w:rFonts w:cstheme="minorHAnsi"/>
                <w:szCs w:val="24"/>
              </w:rPr>
            </w:pP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71BA13" w14:textId="77777777" w:rsidR="001837F8" w:rsidRPr="00927D8E" w:rsidRDefault="001837F8" w:rsidP="00CD2394">
            <w:pPr>
              <w:pStyle w:val="NoSpacing"/>
              <w:keepLines/>
              <w:rPr>
                <w:rFonts w:cstheme="minorHAnsi"/>
                <w:szCs w:val="24"/>
              </w:rPr>
            </w:pP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FC2FFC" w14:textId="77777777" w:rsidR="001837F8" w:rsidRPr="00927D8E" w:rsidRDefault="001837F8" w:rsidP="00CD2394">
            <w:pPr>
              <w:pStyle w:val="NoSpacing"/>
              <w:keepLines/>
              <w:rPr>
                <w:rFonts w:cstheme="minorHAnsi"/>
                <w:szCs w:val="24"/>
              </w:rPr>
            </w:pP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5C9C284" w14:textId="77777777" w:rsidR="001837F8" w:rsidRPr="00927D8E" w:rsidRDefault="001837F8" w:rsidP="00CD2394">
            <w:pPr>
              <w:pStyle w:val="NoSpacing"/>
              <w:keepLines/>
              <w:rPr>
                <w:rFonts w:cstheme="minorHAnsi"/>
                <w:szCs w:val="24"/>
              </w:rPr>
            </w:pP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383857" w14:textId="77777777" w:rsidR="001837F8" w:rsidRPr="00927D8E" w:rsidRDefault="001837F8" w:rsidP="00CD2394">
            <w:pPr>
              <w:pStyle w:val="NoSpacing"/>
              <w:keepLines/>
              <w:rPr>
                <w:rFonts w:cstheme="minorHAnsi"/>
                <w:szCs w:val="24"/>
              </w:rPr>
            </w:pPr>
          </w:p>
        </w:tc>
      </w:tr>
      <w:tr w:rsidR="001837F8" w:rsidRPr="00927D8E" w14:paraId="26929071" w14:textId="77777777" w:rsidTr="008758E5">
        <w:trPr>
          <w:trHeight w:val="293"/>
        </w:trPr>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A7D69A" w14:textId="77777777" w:rsidR="001837F8" w:rsidRPr="00927D8E" w:rsidRDefault="001837F8" w:rsidP="00CD2394">
            <w:pPr>
              <w:pStyle w:val="NoSpacing"/>
              <w:keepLines/>
              <w:rPr>
                <w:rFonts w:cstheme="minorHAnsi"/>
                <w:szCs w:val="24"/>
              </w:rPr>
            </w:pP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E0BBF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-que</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D97F3C1" w14:textId="77777777" w:rsidR="001837F8" w:rsidRPr="00927D8E" w:rsidRDefault="001837F8" w:rsidP="00CD2394">
            <w:pPr>
              <w:pStyle w:val="NoSpacing"/>
              <w:keepLines/>
              <w:rPr>
                <w:rFonts w:cstheme="minorHAnsi"/>
                <w:szCs w:val="24"/>
              </w:rPr>
            </w:pP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6F2B13" w14:textId="77777777" w:rsidR="001837F8" w:rsidRPr="00927D8E" w:rsidRDefault="001837F8" w:rsidP="00CD2394">
            <w:pPr>
              <w:pStyle w:val="NoSpacing"/>
              <w:keepLines/>
              <w:rPr>
                <w:rFonts w:cstheme="minorHAnsi"/>
                <w:szCs w:val="24"/>
              </w:rPr>
            </w:pP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D44A66" w14:textId="77777777" w:rsidR="001837F8" w:rsidRPr="00927D8E" w:rsidRDefault="001837F8" w:rsidP="00CD2394">
            <w:pPr>
              <w:pStyle w:val="NoSpacing"/>
              <w:keepLines/>
              <w:rPr>
                <w:rFonts w:cstheme="minorHAnsi"/>
                <w:szCs w:val="24"/>
              </w:rPr>
            </w:pP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337045F" w14:textId="77777777" w:rsidR="001837F8" w:rsidRPr="00927D8E" w:rsidRDefault="001837F8" w:rsidP="00CD2394">
            <w:pPr>
              <w:pStyle w:val="NoSpacing"/>
              <w:keepLines/>
              <w:rPr>
                <w:rFonts w:cstheme="minorHAnsi"/>
                <w:szCs w:val="24"/>
              </w:rPr>
            </w:pP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AF77C5" w14:textId="77777777" w:rsidR="001837F8" w:rsidRPr="00927D8E" w:rsidRDefault="001837F8" w:rsidP="00CD2394">
            <w:pPr>
              <w:pStyle w:val="NoSpacing"/>
              <w:keepLines/>
              <w:rPr>
                <w:rFonts w:cstheme="minorHAnsi"/>
                <w:szCs w:val="24"/>
              </w:rPr>
            </w:pPr>
          </w:p>
        </w:tc>
      </w:tr>
      <w:tr w:rsidR="001837F8" w:rsidRPr="00927D8E" w14:paraId="006A3CB9" w14:textId="77777777" w:rsidTr="008758E5">
        <w:trPr>
          <w:trHeight w:val="293"/>
        </w:trPr>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BC0AA7" w14:textId="77777777" w:rsidR="001837F8" w:rsidRPr="00927D8E" w:rsidRDefault="001837F8" w:rsidP="00CD2394">
            <w:pPr>
              <w:pStyle w:val="NoSpacing"/>
              <w:keepLines/>
              <w:rPr>
                <w:rFonts w:cstheme="minorHAnsi"/>
                <w:szCs w:val="24"/>
              </w:rPr>
            </w:pP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F18D12" w14:textId="51DFBA93" w:rsidR="001837F8" w:rsidRPr="00927D8E" w:rsidRDefault="003F7A21" w:rsidP="00CD2394">
            <w:pPr>
              <w:pStyle w:val="NoSpacing"/>
              <w:keepLines/>
              <w:rPr>
                <w:rFonts w:cstheme="minorHAnsi"/>
                <w:color w:val="000000"/>
                <w:szCs w:val="24"/>
              </w:rPr>
            </w:pPr>
            <w:r>
              <w:rPr>
                <w:rFonts w:cstheme="minorHAnsi"/>
                <w:color w:val="000000"/>
                <w:szCs w:val="24"/>
              </w:rPr>
              <w:t>quoque (*also)</w:t>
            </w: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BDD4AB" w14:textId="77777777" w:rsidR="001837F8" w:rsidRPr="00927D8E" w:rsidRDefault="001837F8" w:rsidP="00CD2394">
            <w:pPr>
              <w:pStyle w:val="NoSpacing"/>
              <w:keepLines/>
              <w:rPr>
                <w:rFonts w:cstheme="minorHAnsi"/>
                <w:szCs w:val="24"/>
              </w:rPr>
            </w:pP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9945187" w14:textId="77777777" w:rsidR="001837F8" w:rsidRPr="00927D8E" w:rsidRDefault="001837F8" w:rsidP="00CD2394">
            <w:pPr>
              <w:pStyle w:val="NoSpacing"/>
              <w:keepLines/>
              <w:rPr>
                <w:rFonts w:cstheme="minorHAnsi"/>
                <w:szCs w:val="24"/>
              </w:rPr>
            </w:pP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A0884BA" w14:textId="77777777" w:rsidR="001837F8" w:rsidRPr="00927D8E" w:rsidRDefault="001837F8" w:rsidP="00CD2394">
            <w:pPr>
              <w:pStyle w:val="NoSpacing"/>
              <w:keepLines/>
              <w:rPr>
                <w:rFonts w:cstheme="minorHAnsi"/>
                <w:szCs w:val="24"/>
              </w:rPr>
            </w:pPr>
          </w:p>
        </w:tc>
        <w:tc>
          <w:tcPr>
            <w:tcW w:w="714"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D8C7DC" w14:textId="77777777" w:rsidR="001837F8" w:rsidRPr="00927D8E" w:rsidRDefault="001837F8" w:rsidP="00CD2394">
            <w:pPr>
              <w:pStyle w:val="NoSpacing"/>
              <w:keepLines/>
              <w:rPr>
                <w:rFonts w:cstheme="minorHAnsi"/>
                <w:szCs w:val="24"/>
              </w:rPr>
            </w:pPr>
          </w:p>
        </w:tc>
        <w:tc>
          <w:tcPr>
            <w:tcW w:w="715"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78192B" w14:textId="77777777" w:rsidR="001837F8" w:rsidRPr="00927D8E" w:rsidRDefault="001837F8" w:rsidP="00CD2394">
            <w:pPr>
              <w:pStyle w:val="NoSpacing"/>
              <w:keepLines/>
              <w:rPr>
                <w:rFonts w:cstheme="minorHAnsi"/>
                <w:szCs w:val="24"/>
              </w:rPr>
            </w:pPr>
          </w:p>
        </w:tc>
      </w:tr>
    </w:tbl>
    <w:p w14:paraId="06A83E3B" w14:textId="77777777" w:rsidR="001837F8" w:rsidRPr="00927D8E" w:rsidRDefault="001837F8" w:rsidP="00CD2394">
      <w:pPr>
        <w:pStyle w:val="NoSpacing"/>
        <w:keepLines/>
        <w:rPr>
          <w:rFonts w:cstheme="minorHAnsi"/>
          <w:color w:val="000000"/>
          <w:szCs w:val="24"/>
        </w:rPr>
      </w:pPr>
    </w:p>
    <w:p w14:paraId="7F6819AC" w14:textId="77777777" w:rsidR="001837F8" w:rsidRPr="00927D8E" w:rsidRDefault="001837F8" w:rsidP="00CD2394">
      <w:pPr>
        <w:pStyle w:val="NoSpacing"/>
        <w:keepLines/>
        <w:rPr>
          <w:rFonts w:cstheme="minorHAnsi"/>
          <w:color w:val="000000"/>
          <w:szCs w:val="24"/>
        </w:rPr>
      </w:pPr>
    </w:p>
    <w:p w14:paraId="57ADE8AE" w14:textId="790124D9" w:rsidR="001837F8" w:rsidRDefault="001837F8" w:rsidP="00CD2394">
      <w:pPr>
        <w:pStyle w:val="NoSpacing"/>
        <w:keepLines/>
        <w:rPr>
          <w:rFonts w:cstheme="minorHAnsi"/>
          <w:color w:val="000000"/>
          <w:szCs w:val="24"/>
        </w:rPr>
      </w:pPr>
      <w:r w:rsidRPr="00927D8E">
        <w:rPr>
          <w:rFonts w:cstheme="minorHAnsi"/>
          <w:color w:val="000000"/>
          <w:szCs w:val="24"/>
        </w:rPr>
        <w:t>*</w:t>
      </w:r>
      <w:r w:rsidRPr="002B36AC">
        <w:rPr>
          <w:rFonts w:cstheme="minorHAnsi"/>
          <w:i/>
          <w:color w:val="000000"/>
          <w:szCs w:val="24"/>
        </w:rPr>
        <w:t>-que</w:t>
      </w:r>
      <w:r w:rsidRPr="00927D8E">
        <w:rPr>
          <w:rFonts w:cstheme="minorHAnsi"/>
          <w:color w:val="000000"/>
          <w:szCs w:val="24"/>
        </w:rPr>
        <w:t xml:space="preserve"> and </w:t>
      </w:r>
      <w:r w:rsidRPr="002B36AC">
        <w:rPr>
          <w:rFonts w:cstheme="minorHAnsi"/>
          <w:i/>
          <w:color w:val="000000"/>
          <w:szCs w:val="24"/>
        </w:rPr>
        <w:t>-ve</w:t>
      </w:r>
      <w:r w:rsidRPr="00927D8E">
        <w:rPr>
          <w:rFonts w:cstheme="minorHAnsi"/>
          <w:color w:val="000000"/>
          <w:szCs w:val="24"/>
        </w:rPr>
        <w:t xml:space="preserve"> are attached to the end of a word instead of sitting on the</w:t>
      </w:r>
      <w:r>
        <w:rPr>
          <w:rFonts w:cstheme="minorHAnsi"/>
          <w:color w:val="000000"/>
          <w:szCs w:val="24"/>
        </w:rPr>
        <w:t>ir own (much the same way that –’s</w:t>
      </w:r>
      <w:r w:rsidRPr="00927D8E">
        <w:rPr>
          <w:rFonts w:cstheme="minorHAnsi"/>
          <w:color w:val="000000"/>
          <w:szCs w:val="24"/>
        </w:rPr>
        <w:t xml:space="preserve"> can be added to a word in English). In Latin, </w:t>
      </w:r>
      <w:r w:rsidR="004124D3">
        <w:rPr>
          <w:rFonts w:cstheme="minorHAnsi"/>
          <w:color w:val="000000"/>
          <w:szCs w:val="24"/>
        </w:rPr>
        <w:t xml:space="preserve">words like these (called </w:t>
      </w:r>
      <w:r w:rsidRPr="004124D3">
        <w:rPr>
          <w:rFonts w:cstheme="minorHAnsi"/>
          <w:b/>
          <w:bCs/>
          <w:color w:val="000000"/>
          <w:szCs w:val="24"/>
        </w:rPr>
        <w:t>enclitics</w:t>
      </w:r>
      <w:r w:rsidR="004124D3">
        <w:rPr>
          <w:rFonts w:cstheme="minorHAnsi"/>
          <w:color w:val="000000"/>
          <w:szCs w:val="24"/>
        </w:rPr>
        <w:t>)</w:t>
      </w:r>
      <w:r w:rsidRPr="00927D8E">
        <w:rPr>
          <w:rFonts w:cstheme="minorHAnsi"/>
          <w:color w:val="000000"/>
          <w:szCs w:val="24"/>
        </w:rPr>
        <w:t xml:space="preserve"> are always attached to the second word or clause that they are joining to a previous word or clause. For example, </w:t>
      </w:r>
      <w:r w:rsidRPr="00927D8E">
        <w:rPr>
          <w:rFonts w:cstheme="minorHAnsi"/>
          <w:i/>
          <w:iCs/>
          <w:color w:val="000000"/>
          <w:szCs w:val="24"/>
        </w:rPr>
        <w:t xml:space="preserve">mater et pater </w:t>
      </w:r>
      <w:r w:rsidRPr="00927D8E">
        <w:rPr>
          <w:rFonts w:cstheme="minorHAnsi"/>
          <w:color w:val="000000"/>
          <w:szCs w:val="24"/>
        </w:rPr>
        <w:t xml:space="preserve">(mother and father) is the same as </w:t>
      </w:r>
      <w:r w:rsidRPr="00927D8E">
        <w:rPr>
          <w:rFonts w:cstheme="minorHAnsi"/>
          <w:i/>
          <w:iCs/>
          <w:color w:val="000000"/>
          <w:szCs w:val="24"/>
        </w:rPr>
        <w:t>mater paterque</w:t>
      </w:r>
      <w:r w:rsidRPr="00927D8E">
        <w:rPr>
          <w:rFonts w:cstheme="minorHAnsi"/>
          <w:color w:val="000000"/>
          <w:szCs w:val="24"/>
        </w:rPr>
        <w:t xml:space="preserve">. </w:t>
      </w:r>
      <w:r>
        <w:rPr>
          <w:rFonts w:cstheme="minorHAnsi"/>
          <w:color w:val="000000"/>
          <w:szCs w:val="24"/>
        </w:rPr>
        <w:t>As you observe patterns, you’ll note that there is</w:t>
      </w:r>
      <w:r w:rsidRPr="00927D8E">
        <w:rPr>
          <w:rFonts w:cstheme="minorHAnsi"/>
          <w:color w:val="000000"/>
          <w:szCs w:val="24"/>
        </w:rPr>
        <w:t xml:space="preserve"> tendency (not a rule) in Latin that </w:t>
      </w:r>
      <w:r w:rsidRPr="00927D8E">
        <w:rPr>
          <w:rFonts w:cstheme="minorHAnsi"/>
          <w:i/>
          <w:iCs/>
          <w:color w:val="000000"/>
          <w:szCs w:val="24"/>
        </w:rPr>
        <w:t>et</w:t>
      </w:r>
      <w:r w:rsidRPr="00927D8E">
        <w:rPr>
          <w:rFonts w:cstheme="minorHAnsi"/>
          <w:color w:val="000000"/>
          <w:szCs w:val="24"/>
        </w:rPr>
        <w:t xml:space="preserve"> will join clauses and -</w:t>
      </w:r>
      <w:r w:rsidRPr="00927D8E">
        <w:rPr>
          <w:rFonts w:cstheme="minorHAnsi"/>
          <w:i/>
          <w:iCs/>
          <w:color w:val="000000"/>
          <w:szCs w:val="24"/>
        </w:rPr>
        <w:t>que</w:t>
      </w:r>
      <w:r w:rsidRPr="00927D8E">
        <w:rPr>
          <w:rFonts w:cstheme="minorHAnsi"/>
          <w:color w:val="000000"/>
          <w:szCs w:val="24"/>
        </w:rPr>
        <w:t xml:space="preserve"> will join words.</w:t>
      </w:r>
    </w:p>
    <w:p w14:paraId="45C44C47" w14:textId="77777777" w:rsidR="001837F8" w:rsidRDefault="001837F8" w:rsidP="00CD2394">
      <w:pPr>
        <w:pStyle w:val="NoSpacing"/>
        <w:keepLines/>
        <w:rPr>
          <w:rFonts w:cstheme="minorHAnsi"/>
          <w:color w:val="000000"/>
          <w:szCs w:val="24"/>
        </w:rPr>
      </w:pPr>
    </w:p>
    <w:p w14:paraId="16AF1D4E" w14:textId="77777777" w:rsidR="001837F8" w:rsidRDefault="001837F8" w:rsidP="00CD2394">
      <w:pPr>
        <w:pStyle w:val="NoSpacing"/>
        <w:keepLines/>
        <w:rPr>
          <w:rFonts w:cstheme="minorHAnsi"/>
          <w:color w:val="000000"/>
          <w:szCs w:val="24"/>
        </w:rPr>
      </w:pPr>
      <w:r>
        <w:rPr>
          <w:rFonts w:cstheme="minorHAnsi"/>
          <w:color w:val="000000"/>
          <w:szCs w:val="24"/>
        </w:rPr>
        <w:t>*</w:t>
      </w:r>
      <w:r w:rsidRPr="002B36AC">
        <w:rPr>
          <w:rFonts w:cstheme="minorHAnsi"/>
          <w:i/>
          <w:color w:val="000000"/>
          <w:szCs w:val="24"/>
        </w:rPr>
        <w:t>nec</w:t>
      </w:r>
      <w:r>
        <w:rPr>
          <w:rFonts w:cstheme="minorHAnsi"/>
          <w:color w:val="000000"/>
          <w:szCs w:val="24"/>
        </w:rPr>
        <w:t xml:space="preserve"> and </w:t>
      </w:r>
      <w:r>
        <w:rPr>
          <w:rFonts w:cstheme="minorHAnsi"/>
          <w:i/>
          <w:color w:val="000000"/>
          <w:szCs w:val="24"/>
        </w:rPr>
        <w:t>ne</w:t>
      </w:r>
      <w:r w:rsidRPr="002B36AC">
        <w:rPr>
          <w:rFonts w:cstheme="minorHAnsi"/>
          <w:i/>
          <w:color w:val="000000"/>
          <w:szCs w:val="24"/>
        </w:rPr>
        <w:t>que</w:t>
      </w:r>
      <w:r>
        <w:rPr>
          <w:rFonts w:cstheme="minorHAnsi"/>
          <w:color w:val="000000"/>
          <w:szCs w:val="24"/>
        </w:rPr>
        <w:t xml:space="preserve"> are best translated into English as “and…not.” For example, “we arrive, and they do not see us” is more natural than “we arrive, nor do they see us.”</w:t>
      </w:r>
    </w:p>
    <w:p w14:paraId="5704072F" w14:textId="77777777" w:rsidR="001837F8" w:rsidRDefault="001837F8" w:rsidP="00CD2394">
      <w:pPr>
        <w:pStyle w:val="NoSpacing"/>
        <w:keepLines/>
        <w:rPr>
          <w:rFonts w:cstheme="minorHAnsi"/>
          <w:color w:val="000000"/>
          <w:szCs w:val="24"/>
        </w:rPr>
      </w:pPr>
    </w:p>
    <w:p w14:paraId="50948BB6" w14:textId="77777777" w:rsidR="001837F8" w:rsidRPr="007065F0" w:rsidRDefault="001837F8" w:rsidP="00CD2394">
      <w:pPr>
        <w:pStyle w:val="NoSpacing"/>
        <w:keepLines/>
        <w:rPr>
          <w:rFonts w:cstheme="minorHAnsi"/>
          <w:color w:val="000000"/>
          <w:szCs w:val="24"/>
        </w:rPr>
      </w:pPr>
      <w:r>
        <w:rPr>
          <w:rFonts w:cstheme="minorHAnsi"/>
          <w:color w:val="000000"/>
          <w:szCs w:val="24"/>
        </w:rPr>
        <w:t xml:space="preserve">*Prepositions are often repeated to give a multiplying effect: </w:t>
      </w:r>
      <w:r>
        <w:rPr>
          <w:rFonts w:cstheme="minorHAnsi"/>
          <w:i/>
          <w:color w:val="000000"/>
          <w:szCs w:val="24"/>
        </w:rPr>
        <w:t>et….et</w:t>
      </w:r>
      <w:r>
        <w:rPr>
          <w:rFonts w:cstheme="minorHAnsi"/>
          <w:color w:val="000000"/>
          <w:szCs w:val="24"/>
        </w:rPr>
        <w:t xml:space="preserve"> (both….and); </w:t>
      </w:r>
      <w:r>
        <w:rPr>
          <w:rFonts w:cstheme="minorHAnsi"/>
          <w:i/>
          <w:color w:val="000000"/>
          <w:szCs w:val="24"/>
        </w:rPr>
        <w:t>nec….nec</w:t>
      </w:r>
      <w:r>
        <w:rPr>
          <w:rFonts w:cstheme="minorHAnsi"/>
          <w:color w:val="000000"/>
          <w:szCs w:val="24"/>
        </w:rPr>
        <w:t xml:space="preserve"> (neither….nor); </w:t>
      </w:r>
      <w:r>
        <w:rPr>
          <w:rFonts w:cstheme="minorHAnsi"/>
          <w:i/>
          <w:color w:val="000000"/>
          <w:szCs w:val="24"/>
        </w:rPr>
        <w:t>aut….aut</w:t>
      </w:r>
      <w:r>
        <w:rPr>
          <w:rFonts w:cstheme="minorHAnsi"/>
          <w:color w:val="000000"/>
          <w:szCs w:val="24"/>
        </w:rPr>
        <w:t xml:space="preserve"> (either….or). </w:t>
      </w:r>
      <w:r>
        <w:rPr>
          <w:rFonts w:cstheme="minorHAnsi"/>
          <w:i/>
          <w:color w:val="000000"/>
          <w:szCs w:val="24"/>
        </w:rPr>
        <w:t>et mater et pater vocant</w:t>
      </w:r>
      <w:r>
        <w:rPr>
          <w:rFonts w:cstheme="minorHAnsi"/>
          <w:color w:val="000000"/>
          <w:szCs w:val="24"/>
        </w:rPr>
        <w:t xml:space="preserve"> = both mother and father call.</w:t>
      </w:r>
    </w:p>
    <w:p w14:paraId="6DC0A5B3" w14:textId="77777777" w:rsidR="001837F8" w:rsidRPr="00927D8E" w:rsidRDefault="001837F8" w:rsidP="00CD2394">
      <w:pPr>
        <w:pStyle w:val="NoSpacing"/>
        <w:keepLines/>
        <w:rPr>
          <w:rFonts w:cstheme="minorHAnsi"/>
          <w:color w:val="000000"/>
          <w:szCs w:val="24"/>
        </w:rPr>
      </w:pPr>
    </w:p>
    <w:p w14:paraId="12A1A30A" w14:textId="77777777" w:rsidR="001837F8" w:rsidRPr="00927D8E" w:rsidRDefault="001837F8" w:rsidP="00CD2394">
      <w:pPr>
        <w:pStyle w:val="Heading5"/>
      </w:pPr>
      <w:r w:rsidRPr="00927D8E">
        <w:t>Segments</w:t>
      </w:r>
    </w:p>
    <w:p w14:paraId="5DF8766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Although long Latin sentences can be daunting,</w:t>
      </w:r>
      <w:r>
        <w:rPr>
          <w:rFonts w:cstheme="minorHAnsi"/>
          <w:color w:val="000000"/>
          <w:szCs w:val="24"/>
        </w:rPr>
        <w:t xml:space="preserve"> you can identify clauses, phrases, and strings of words (segments) through pattern recognition. Conjunctions are one of the most common ways to find segment breaks. </w:t>
      </w:r>
      <w:r w:rsidRPr="00927D8E">
        <w:rPr>
          <w:rFonts w:cstheme="minorHAnsi"/>
          <w:color w:val="000000"/>
          <w:szCs w:val="24"/>
        </w:rPr>
        <w:t xml:space="preserve">If you can </w:t>
      </w:r>
      <w:r>
        <w:rPr>
          <w:rFonts w:cstheme="minorHAnsi"/>
          <w:color w:val="000000"/>
          <w:szCs w:val="24"/>
        </w:rPr>
        <w:t>recognize</w:t>
      </w:r>
      <w:r w:rsidRPr="00927D8E">
        <w:rPr>
          <w:rFonts w:cstheme="minorHAnsi"/>
          <w:color w:val="000000"/>
          <w:szCs w:val="24"/>
        </w:rPr>
        <w:t xml:space="preserve"> each of these </w:t>
      </w:r>
      <w:r>
        <w:rPr>
          <w:rFonts w:cstheme="minorHAnsi"/>
          <w:color w:val="000000"/>
          <w:szCs w:val="24"/>
        </w:rPr>
        <w:t>sentence segments</w:t>
      </w:r>
      <w:r w:rsidRPr="00927D8E">
        <w:rPr>
          <w:rFonts w:cstheme="minorHAnsi"/>
          <w:color w:val="000000"/>
          <w:szCs w:val="24"/>
        </w:rPr>
        <w:t>, you’ll have an easier time translating the whole sentence.</w:t>
      </w:r>
      <w:r>
        <w:rPr>
          <w:rFonts w:cstheme="minorHAnsi"/>
          <w:color w:val="000000"/>
          <w:szCs w:val="24"/>
        </w:rPr>
        <w:t xml:space="preserve"> Verbs and punctuation (and more elements that you’ll learn later) often mark the end of a segment as well.</w:t>
      </w:r>
    </w:p>
    <w:p w14:paraId="1FE2F0A3" w14:textId="77777777" w:rsidR="001837F8" w:rsidRPr="00927D8E" w:rsidRDefault="001837F8" w:rsidP="00CD2394">
      <w:pPr>
        <w:pStyle w:val="NoSpacing"/>
        <w:keepLines/>
        <w:rPr>
          <w:rFonts w:cstheme="minorHAnsi"/>
          <w:color w:val="000000"/>
          <w:szCs w:val="24"/>
        </w:rPr>
      </w:pPr>
    </w:p>
    <w:p w14:paraId="60365EED" w14:textId="77777777" w:rsidR="001837F8" w:rsidRDefault="001837F8" w:rsidP="00CD2394">
      <w:pPr>
        <w:pStyle w:val="NoSpacing"/>
        <w:keepLines/>
        <w:rPr>
          <w:rFonts w:cstheme="minorHAnsi"/>
          <w:color w:val="000000"/>
          <w:szCs w:val="24"/>
        </w:rPr>
      </w:pPr>
      <w:r w:rsidRPr="00DF7074">
        <w:rPr>
          <w:rStyle w:val="Heading5Char"/>
        </w:rPr>
        <w:t>Adjectives</w:t>
      </w:r>
    </w:p>
    <w:p w14:paraId="60E67A63" w14:textId="77777777" w:rsidR="00D4756C" w:rsidRDefault="001837F8" w:rsidP="00CD2394">
      <w:pPr>
        <w:pStyle w:val="NoSpacing"/>
        <w:keepLines/>
        <w:rPr>
          <w:rFonts w:cstheme="minorHAnsi"/>
          <w:color w:val="000000"/>
          <w:szCs w:val="24"/>
        </w:rPr>
      </w:pPr>
      <w:r w:rsidRPr="004735F5">
        <w:rPr>
          <w:rFonts w:cstheme="minorHAnsi"/>
          <w:color w:val="000000"/>
          <w:szCs w:val="24"/>
        </w:rPr>
        <w:t>Just like there are families of nouns</w:t>
      </w:r>
      <w:r w:rsidR="00D4756C">
        <w:rPr>
          <w:rFonts w:cstheme="minorHAnsi"/>
          <w:color w:val="000000"/>
          <w:szCs w:val="24"/>
        </w:rPr>
        <w:t xml:space="preserve"> (five)</w:t>
      </w:r>
      <w:r w:rsidRPr="004735F5">
        <w:rPr>
          <w:rFonts w:cstheme="minorHAnsi"/>
          <w:color w:val="000000"/>
          <w:szCs w:val="24"/>
        </w:rPr>
        <w:t>, there are also families of adjectives</w:t>
      </w:r>
      <w:r w:rsidR="00D4756C">
        <w:rPr>
          <w:rFonts w:cstheme="minorHAnsi"/>
          <w:color w:val="000000"/>
          <w:szCs w:val="24"/>
        </w:rPr>
        <w:t xml:space="preserve"> (2)</w:t>
      </w:r>
      <w:r w:rsidRPr="004735F5">
        <w:rPr>
          <w:rFonts w:cstheme="minorHAnsi"/>
          <w:color w:val="000000"/>
          <w:szCs w:val="24"/>
        </w:rPr>
        <w:t xml:space="preserve">. More about those families will be introduced later, but for now there is one major rule that governs adjectives and the nouns they modify, regardless of their family: </w:t>
      </w:r>
    </w:p>
    <w:p w14:paraId="20E48F67" w14:textId="53308E06" w:rsidR="001837F8" w:rsidRPr="004735F5" w:rsidRDefault="00D4756C" w:rsidP="00D4756C">
      <w:pPr>
        <w:pStyle w:val="NoSpacing"/>
        <w:keepLines/>
        <w:ind w:left="900" w:hanging="180"/>
        <w:rPr>
          <w:rFonts w:cstheme="minorHAnsi"/>
          <w:color w:val="000000"/>
          <w:szCs w:val="24"/>
        </w:rPr>
      </w:pPr>
      <w:r>
        <w:rPr>
          <w:rFonts w:cstheme="minorHAnsi"/>
          <w:color w:val="000000"/>
          <w:szCs w:val="24"/>
        </w:rPr>
        <w:t>**</w:t>
      </w:r>
      <w:r w:rsidR="001837F8" w:rsidRPr="007A36C9">
        <w:rPr>
          <w:rFonts w:cstheme="minorHAnsi"/>
          <w:color w:val="000000"/>
          <w:szCs w:val="24"/>
          <w:u w:val="single"/>
        </w:rPr>
        <w:t>an adjective must match the case, gender, and number of the noun it modifies. Unlike nouns (which do not change gender), endings on adjectives will change to match the gender of a noun</w:t>
      </w:r>
      <w:r w:rsidR="001837F8" w:rsidRPr="004735F5">
        <w:rPr>
          <w:rFonts w:cstheme="minorHAnsi"/>
          <w:color w:val="000000"/>
          <w:szCs w:val="24"/>
        </w:rPr>
        <w:t>.</w:t>
      </w:r>
    </w:p>
    <w:p w14:paraId="7B5E2C12" w14:textId="77777777" w:rsidR="001837F8" w:rsidRPr="004735F5" w:rsidRDefault="001837F8" w:rsidP="00CD2394">
      <w:pPr>
        <w:pStyle w:val="NoSpacing"/>
        <w:keepLines/>
        <w:rPr>
          <w:rFonts w:cstheme="minorHAnsi"/>
          <w:color w:val="000000"/>
          <w:szCs w:val="24"/>
        </w:rPr>
      </w:pPr>
    </w:p>
    <w:p w14:paraId="28634C73" w14:textId="1530090E" w:rsidR="001D7698" w:rsidRDefault="0065716A" w:rsidP="001D7698">
      <w:pPr>
        <w:pStyle w:val="NoSpacing"/>
        <w:keepLines/>
        <w:rPr>
          <w:rFonts w:cstheme="minorHAnsi"/>
        </w:rPr>
      </w:pPr>
      <w:r>
        <w:rPr>
          <w:rFonts w:cstheme="minorHAnsi"/>
        </w:rPr>
        <w:t>Remember our sentence from the previous chapter:</w:t>
      </w:r>
      <w:r>
        <w:rPr>
          <w:rFonts w:cstheme="minorHAnsi"/>
        </w:rPr>
        <w:tab/>
        <w:t>“The friends meet the players.”</w:t>
      </w:r>
    </w:p>
    <w:p w14:paraId="024737A2" w14:textId="77777777" w:rsidR="0065716A" w:rsidRDefault="0065716A" w:rsidP="001D7698">
      <w:pPr>
        <w:pStyle w:val="NoSpacing"/>
        <w:keepLines/>
        <w:rPr>
          <w:rFonts w:cstheme="minorHAnsi"/>
        </w:rPr>
      </w:pPr>
    </w:p>
    <w:p w14:paraId="58F322AA" w14:textId="0B38AA46" w:rsidR="0065716A" w:rsidRPr="0065716A" w:rsidRDefault="0065716A" w:rsidP="001D7698">
      <w:pPr>
        <w:pStyle w:val="NoSpacing"/>
        <w:keepLines/>
        <w:rPr>
          <w:rFonts w:cstheme="minorHAnsi"/>
        </w:rPr>
      </w:pPr>
      <w:r>
        <w:rPr>
          <w:rFonts w:cstheme="minorHAnsi"/>
        </w:rPr>
        <w:t>We’ll describe the players:</w:t>
      </w:r>
      <w:r>
        <w:rPr>
          <w:rFonts w:cstheme="minorHAnsi"/>
        </w:rPr>
        <w:tab/>
      </w:r>
      <w:r>
        <w:rPr>
          <w:rFonts w:cstheme="minorHAnsi"/>
        </w:rPr>
        <w:tab/>
      </w:r>
      <w:r>
        <w:rPr>
          <w:rFonts w:cstheme="minorHAnsi"/>
        </w:rPr>
        <w:tab/>
      </w:r>
      <w:r>
        <w:rPr>
          <w:rFonts w:cstheme="minorHAnsi"/>
        </w:rPr>
        <w:tab/>
        <w:t xml:space="preserve">“The friends meet the </w:t>
      </w:r>
      <w:r>
        <w:rPr>
          <w:rFonts w:cstheme="minorHAnsi"/>
          <w:u w:val="single"/>
        </w:rPr>
        <w:t>new</w:t>
      </w:r>
      <w:r>
        <w:rPr>
          <w:rFonts w:cstheme="minorHAnsi"/>
        </w:rPr>
        <w:t xml:space="preserve"> players.”</w:t>
      </w:r>
    </w:p>
    <w:p w14:paraId="0478A52F" w14:textId="77777777" w:rsidR="001D7698" w:rsidRPr="00927D8E" w:rsidRDefault="001D7698" w:rsidP="001D7698">
      <w:pPr>
        <w:pStyle w:val="NoSpacing"/>
        <w:keepLines/>
        <w:rPr>
          <w:rFonts w:cstheme="minorHAnsi"/>
        </w:rPr>
      </w:pPr>
      <w:r w:rsidRPr="00927D8E">
        <w:rPr>
          <w:rFonts w:cstheme="minorHAnsi"/>
        </w:rPr>
        <w:t> </w:t>
      </w:r>
    </w:p>
    <w:p w14:paraId="2365A18A" w14:textId="59CA22ED" w:rsidR="001D7698" w:rsidRPr="00927D8E" w:rsidRDefault="0065716A" w:rsidP="001D7698">
      <w:pPr>
        <w:pStyle w:val="NoSpacing"/>
        <w:keepLines/>
        <w:rPr>
          <w:rFonts w:cstheme="minorHAnsi"/>
        </w:rPr>
      </w:pPr>
      <w:r>
        <w:rPr>
          <w:rFonts w:cstheme="minorHAnsi"/>
        </w:rPr>
        <w:t>Adjectives that describe the friends and the players show agreement by word order in English. We know the players are new (not the friends) because the words are next to each other.</w:t>
      </w:r>
    </w:p>
    <w:p w14:paraId="0CF2FE15" w14:textId="77777777" w:rsidR="001D7698" w:rsidRPr="00927D8E" w:rsidRDefault="001D7698" w:rsidP="001D7698">
      <w:pPr>
        <w:pStyle w:val="NoSpacing"/>
        <w:keepLines/>
        <w:rPr>
          <w:rFonts w:cstheme="minorHAnsi"/>
        </w:rPr>
      </w:pPr>
      <w:r w:rsidRPr="00927D8E">
        <w:rPr>
          <w:rFonts w:cstheme="minorHAnsi"/>
        </w:rPr>
        <w:t> </w:t>
      </w:r>
    </w:p>
    <w:p w14:paraId="610A2206" w14:textId="27C4112C" w:rsidR="001D7698" w:rsidRPr="00927D8E" w:rsidRDefault="007A36C9" w:rsidP="001D7698">
      <w:pPr>
        <w:pStyle w:val="NoSpacing"/>
        <w:keepLines/>
        <w:rPr>
          <w:rFonts w:cstheme="minorHAnsi"/>
        </w:rPr>
      </w:pPr>
      <w:r>
        <w:rPr>
          <w:rFonts w:cstheme="minorHAnsi"/>
        </w:rPr>
        <w:t>In Latin, adjectives show agreement (case, gender, and number) through their endings. In our system:</w:t>
      </w:r>
    </w:p>
    <w:p w14:paraId="5CC83B6F" w14:textId="77777777" w:rsidR="001D7698" w:rsidRDefault="001D7698">
      <w:pPr>
        <w:pStyle w:val="NoSpacing"/>
        <w:keepLines/>
        <w:numPr>
          <w:ilvl w:val="0"/>
          <w:numId w:val="25"/>
        </w:numPr>
        <w:rPr>
          <w:rFonts w:cstheme="minorHAnsi"/>
        </w:rPr>
      </w:pPr>
      <w:r>
        <w:rPr>
          <w:rFonts w:cstheme="minorHAnsi"/>
        </w:rPr>
        <w:t>! means “performs the action” (i.e., Subject)</w:t>
      </w:r>
    </w:p>
    <w:p w14:paraId="089D09D0" w14:textId="77777777" w:rsidR="001D7698" w:rsidRDefault="001D7698">
      <w:pPr>
        <w:pStyle w:val="NoSpacing"/>
        <w:keepLines/>
        <w:numPr>
          <w:ilvl w:val="0"/>
          <w:numId w:val="25"/>
        </w:numPr>
        <w:rPr>
          <w:rFonts w:cstheme="minorHAnsi"/>
        </w:rPr>
      </w:pPr>
      <w:r>
        <w:rPr>
          <w:rFonts w:cstheme="minorHAnsi"/>
        </w:rPr>
        <w:t># means “receives the action” (i.e., Direct Object)</w:t>
      </w:r>
    </w:p>
    <w:p w14:paraId="0B8E270A" w14:textId="77777777" w:rsidR="001D7698" w:rsidRDefault="001D7698" w:rsidP="001D7698">
      <w:pPr>
        <w:pStyle w:val="NoSpacing"/>
        <w:keepLines/>
        <w:rPr>
          <w:rFonts w:cstheme="minorHAnsi"/>
        </w:rPr>
      </w:pPr>
      <w:r>
        <w:rPr>
          <w:rFonts w:cstheme="minorHAnsi"/>
        </w:rPr>
        <w:lastRenderedPageBreak/>
        <w:t>Then we could move the words around to emphasize different parts of the sentence:</w:t>
      </w:r>
    </w:p>
    <w:p w14:paraId="677C6021" w14:textId="79FB0E76" w:rsidR="001D7698" w:rsidRDefault="007A36C9">
      <w:pPr>
        <w:pStyle w:val="NoSpacing"/>
        <w:keepLines/>
        <w:numPr>
          <w:ilvl w:val="0"/>
          <w:numId w:val="82"/>
        </w:numPr>
        <w:rPr>
          <w:rFonts w:cstheme="minorHAnsi"/>
        </w:rPr>
      </w:pPr>
      <w:r>
        <w:rPr>
          <w:rFonts w:cstheme="minorHAnsi"/>
        </w:rPr>
        <w:t>Friends! players# good# meet</w:t>
      </w:r>
      <w:r w:rsidR="001D7698">
        <w:rPr>
          <w:rFonts w:cstheme="minorHAnsi"/>
        </w:rPr>
        <w:tab/>
      </w:r>
      <w:r>
        <w:rPr>
          <w:rFonts w:cstheme="minorHAnsi"/>
        </w:rPr>
        <w:tab/>
      </w:r>
      <w:r w:rsidR="001D7698">
        <w:rPr>
          <w:rFonts w:cstheme="minorHAnsi"/>
        </w:rPr>
        <w:t>“</w:t>
      </w:r>
      <w:r>
        <w:rPr>
          <w:rFonts w:cstheme="minorHAnsi"/>
        </w:rPr>
        <w:t>The friends meet the good players.”</w:t>
      </w:r>
    </w:p>
    <w:p w14:paraId="2980C65B" w14:textId="06966B4D" w:rsidR="001D7698" w:rsidRDefault="007A36C9">
      <w:pPr>
        <w:pStyle w:val="NoSpacing"/>
        <w:keepLines/>
        <w:numPr>
          <w:ilvl w:val="0"/>
          <w:numId w:val="82"/>
        </w:numPr>
        <w:rPr>
          <w:rFonts w:cstheme="minorHAnsi"/>
        </w:rPr>
      </w:pPr>
      <w:r>
        <w:rPr>
          <w:rFonts w:cstheme="minorHAnsi"/>
        </w:rPr>
        <w:t>Meet friends! good# players#</w:t>
      </w:r>
      <w:r w:rsidR="001D7698">
        <w:rPr>
          <w:rFonts w:cstheme="minorHAnsi"/>
        </w:rPr>
        <w:tab/>
      </w:r>
      <w:r>
        <w:rPr>
          <w:rFonts w:cstheme="minorHAnsi"/>
        </w:rPr>
        <w:tab/>
        <w:t>“The friends meet the good players.”</w:t>
      </w:r>
    </w:p>
    <w:p w14:paraId="4C4647E8" w14:textId="7DAC1F4D" w:rsidR="001D7698" w:rsidRDefault="007A36C9">
      <w:pPr>
        <w:pStyle w:val="NoSpacing"/>
        <w:keepLines/>
        <w:numPr>
          <w:ilvl w:val="0"/>
          <w:numId w:val="82"/>
        </w:numPr>
        <w:rPr>
          <w:rFonts w:cstheme="minorHAnsi"/>
        </w:rPr>
      </w:pPr>
      <w:r>
        <w:rPr>
          <w:rFonts w:cstheme="minorHAnsi"/>
        </w:rPr>
        <w:t>Meet friends# good! players!</w:t>
      </w:r>
      <w:r>
        <w:rPr>
          <w:rFonts w:cstheme="minorHAnsi"/>
        </w:rPr>
        <w:tab/>
      </w:r>
      <w:r>
        <w:rPr>
          <w:rFonts w:cstheme="minorHAnsi"/>
        </w:rPr>
        <w:tab/>
        <w:t>“The good players meet the friends.”</w:t>
      </w:r>
    </w:p>
    <w:p w14:paraId="7641F75F" w14:textId="68414D4D" w:rsidR="007A36C9" w:rsidRDefault="007A36C9">
      <w:pPr>
        <w:pStyle w:val="NoSpacing"/>
        <w:keepLines/>
        <w:numPr>
          <w:ilvl w:val="0"/>
          <w:numId w:val="82"/>
        </w:numPr>
        <w:rPr>
          <w:rFonts w:cstheme="minorHAnsi"/>
        </w:rPr>
      </w:pPr>
      <w:r>
        <w:rPr>
          <w:rFonts w:cstheme="minorHAnsi"/>
        </w:rPr>
        <w:t>Meet friends! good! players#</w:t>
      </w:r>
      <w:r>
        <w:rPr>
          <w:rFonts w:cstheme="minorHAnsi"/>
        </w:rPr>
        <w:tab/>
      </w:r>
      <w:r>
        <w:rPr>
          <w:rFonts w:cstheme="minorHAnsi"/>
        </w:rPr>
        <w:tab/>
        <w:t>“The good friends meet the players.”</w:t>
      </w:r>
    </w:p>
    <w:p w14:paraId="171D3AA0" w14:textId="38407E76" w:rsidR="007A36C9" w:rsidRPr="00CB3F2F" w:rsidRDefault="007A36C9" w:rsidP="007A36C9">
      <w:pPr>
        <w:pStyle w:val="NoSpacing"/>
        <w:keepLines/>
        <w:rPr>
          <w:rFonts w:cstheme="minorHAnsi"/>
        </w:rPr>
      </w:pPr>
      <w:r>
        <w:rPr>
          <w:rFonts w:cstheme="minorHAnsi"/>
        </w:rPr>
        <w:t>In the final sentence, the ending of “good” is the same as friends, so the meaning of the sentence changed.</w:t>
      </w:r>
    </w:p>
    <w:p w14:paraId="02B3CB0C" w14:textId="77777777" w:rsidR="00D4756C" w:rsidRPr="0040468C" w:rsidRDefault="00D4756C" w:rsidP="00CD2394">
      <w:pPr>
        <w:pStyle w:val="NoSpacing"/>
        <w:keepLines/>
        <w:rPr>
          <w:rFonts w:cstheme="minorHAnsi"/>
          <w:color w:val="000000"/>
          <w:szCs w:val="24"/>
          <w:highlight w:val="yellow"/>
        </w:rPr>
      </w:pPr>
    </w:p>
    <w:p w14:paraId="3F92EBD9" w14:textId="5EDE4C66" w:rsidR="001837F8" w:rsidRDefault="008113D8" w:rsidP="00D4756C">
      <w:pPr>
        <w:pStyle w:val="SectionandVocabheader"/>
      </w:pPr>
      <w:r w:rsidRPr="008113D8">
        <w:t>Pattern Recognition</w:t>
      </w:r>
    </w:p>
    <w:p w14:paraId="47B4B0FC" w14:textId="5BA76BCA" w:rsidR="008113D8" w:rsidRDefault="008113D8" w:rsidP="00CD2394">
      <w:pPr>
        <w:pStyle w:val="NoSpacing"/>
        <w:keepLines/>
        <w:rPr>
          <w:rFonts w:cstheme="minorHAnsi"/>
          <w:color w:val="000000"/>
          <w:szCs w:val="24"/>
        </w:rPr>
      </w:pPr>
      <w:r>
        <w:rPr>
          <w:rFonts w:cstheme="minorHAnsi"/>
          <w:color w:val="000000"/>
          <w:szCs w:val="24"/>
        </w:rPr>
        <w:t>When you come across a coordinating conjunction, don’t just translate “and” and move on. Find out what is similar on each side of the conjunction. Is it two words in the same case? Two clauses? This practice can even help you deal with one “side” of the conjunction if it’s more difficult than the other.</w:t>
      </w:r>
    </w:p>
    <w:p w14:paraId="614D0104" w14:textId="77777777" w:rsidR="007909C8" w:rsidRDefault="007909C8" w:rsidP="00CD2394">
      <w:pPr>
        <w:pStyle w:val="NoSpacing"/>
        <w:keepLines/>
        <w:rPr>
          <w:rFonts w:cstheme="minorHAnsi"/>
          <w:color w:val="000000"/>
          <w:szCs w:val="24"/>
        </w:rPr>
      </w:pPr>
    </w:p>
    <w:p w14:paraId="6F367CC6" w14:textId="61DD0C83" w:rsidR="007909C8" w:rsidRDefault="007909C8" w:rsidP="00CD2394">
      <w:pPr>
        <w:pStyle w:val="NoSpacing"/>
        <w:keepLines/>
        <w:rPr>
          <w:rFonts w:cstheme="minorHAnsi"/>
          <w:color w:val="000000"/>
          <w:szCs w:val="24"/>
        </w:rPr>
      </w:pPr>
      <w:r>
        <w:rPr>
          <w:rFonts w:cstheme="minorHAnsi"/>
          <w:color w:val="000000"/>
          <w:szCs w:val="24"/>
        </w:rPr>
        <w:t>For each pattern recognition section, translate the Latin into English. The second sentence (in English) has a similar pattern. Translate it into Latin.</w:t>
      </w:r>
    </w:p>
    <w:p w14:paraId="21151F91" w14:textId="77777777" w:rsidR="007909C8" w:rsidRDefault="007909C8" w:rsidP="00CD2394">
      <w:pPr>
        <w:pStyle w:val="NoSpacing"/>
        <w:keepLines/>
        <w:rPr>
          <w:rFonts w:cstheme="minorHAnsi"/>
          <w:color w:val="000000"/>
          <w:szCs w:val="24"/>
        </w:rPr>
      </w:pPr>
    </w:p>
    <w:p w14:paraId="04FDA187" w14:textId="71502AE8" w:rsidR="007909C8" w:rsidRDefault="007909C8">
      <w:pPr>
        <w:pStyle w:val="NoSpacing"/>
        <w:keepLines/>
        <w:numPr>
          <w:ilvl w:val="0"/>
          <w:numId w:val="81"/>
        </w:numPr>
        <w:rPr>
          <w:rFonts w:cstheme="minorHAnsi"/>
          <w:color w:val="000000"/>
          <w:szCs w:val="24"/>
        </w:rPr>
      </w:pPr>
      <w:r>
        <w:rPr>
          <w:rFonts w:cstheme="minorHAnsi"/>
          <w:color w:val="000000"/>
          <w:szCs w:val="24"/>
        </w:rPr>
        <w:t>videt vir</w:t>
      </w:r>
      <w:r w:rsidR="00D4756C">
        <w:rPr>
          <w:rFonts w:cstheme="minorHAnsi"/>
          <w:color w:val="000000"/>
          <w:szCs w:val="24"/>
        </w:rPr>
        <w:t>ō</w:t>
      </w:r>
      <w:r>
        <w:rPr>
          <w:rFonts w:cstheme="minorHAnsi"/>
          <w:color w:val="000000"/>
          <w:szCs w:val="24"/>
        </w:rPr>
        <w:t>s et femin</w:t>
      </w:r>
      <w:r w:rsidR="00D4756C">
        <w:rPr>
          <w:rFonts w:cstheme="minorHAnsi"/>
          <w:color w:val="000000"/>
          <w:szCs w:val="24"/>
        </w:rPr>
        <w:t>ā</w:t>
      </w:r>
      <w:r>
        <w:rPr>
          <w:rFonts w:cstheme="minorHAnsi"/>
          <w:color w:val="000000"/>
          <w:szCs w:val="24"/>
        </w:rPr>
        <w:t>s</w:t>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t>_______________________________________</w:t>
      </w:r>
      <w:r>
        <w:rPr>
          <w:rFonts w:cstheme="minorHAnsi"/>
          <w:color w:val="000000"/>
          <w:szCs w:val="24"/>
        </w:rPr>
        <w:br/>
      </w:r>
      <w:r>
        <w:rPr>
          <w:rFonts w:cstheme="minorHAnsi"/>
          <w:color w:val="000000"/>
          <w:szCs w:val="24"/>
        </w:rPr>
        <w:br/>
        <w:t>they see the horses and forests</w:t>
      </w:r>
      <w:r>
        <w:rPr>
          <w:rFonts w:cstheme="minorHAnsi"/>
          <w:color w:val="000000"/>
          <w:szCs w:val="24"/>
        </w:rPr>
        <w:tab/>
      </w:r>
      <w:r>
        <w:rPr>
          <w:rFonts w:cstheme="minorHAnsi"/>
          <w:color w:val="000000"/>
          <w:szCs w:val="24"/>
        </w:rPr>
        <w:tab/>
      </w:r>
      <w:r>
        <w:rPr>
          <w:rFonts w:cstheme="minorHAnsi"/>
          <w:color w:val="000000"/>
          <w:szCs w:val="24"/>
        </w:rPr>
        <w:tab/>
        <w:t>_______________________________________</w:t>
      </w:r>
      <w:r>
        <w:rPr>
          <w:rFonts w:cstheme="minorHAnsi"/>
          <w:color w:val="000000"/>
          <w:szCs w:val="24"/>
        </w:rPr>
        <w:br/>
      </w:r>
    </w:p>
    <w:p w14:paraId="323A5DAE" w14:textId="7C69F943" w:rsidR="007909C8" w:rsidRDefault="007909C8">
      <w:pPr>
        <w:pStyle w:val="NoSpacing"/>
        <w:keepLines/>
        <w:numPr>
          <w:ilvl w:val="0"/>
          <w:numId w:val="81"/>
        </w:numPr>
        <w:rPr>
          <w:rFonts w:cstheme="minorHAnsi"/>
          <w:color w:val="000000"/>
          <w:szCs w:val="24"/>
        </w:rPr>
      </w:pPr>
      <w:r>
        <w:rPr>
          <w:rFonts w:cstheme="minorHAnsi"/>
          <w:color w:val="000000"/>
          <w:szCs w:val="24"/>
        </w:rPr>
        <w:t>iuvenis fraterque agrum servant</w:t>
      </w:r>
      <w:r>
        <w:rPr>
          <w:rFonts w:cstheme="minorHAnsi"/>
          <w:color w:val="000000"/>
          <w:szCs w:val="24"/>
        </w:rPr>
        <w:tab/>
      </w:r>
      <w:r>
        <w:rPr>
          <w:rFonts w:cstheme="minorHAnsi"/>
          <w:color w:val="000000"/>
          <w:szCs w:val="24"/>
        </w:rPr>
        <w:tab/>
      </w:r>
      <w:r>
        <w:rPr>
          <w:rFonts w:cstheme="minorHAnsi"/>
          <w:color w:val="000000"/>
          <w:szCs w:val="24"/>
        </w:rPr>
        <w:tab/>
        <w:t>_______________________________________</w:t>
      </w:r>
      <w:r>
        <w:rPr>
          <w:rFonts w:cstheme="minorHAnsi"/>
          <w:color w:val="000000"/>
          <w:szCs w:val="24"/>
        </w:rPr>
        <w:br/>
      </w:r>
      <w:r>
        <w:rPr>
          <w:rFonts w:cstheme="minorHAnsi"/>
          <w:color w:val="000000"/>
          <w:szCs w:val="24"/>
        </w:rPr>
        <w:br/>
        <w:t>the boy and the spouse protect the masters</w:t>
      </w:r>
      <w:r>
        <w:rPr>
          <w:rFonts w:cstheme="minorHAnsi"/>
          <w:color w:val="000000"/>
          <w:szCs w:val="24"/>
        </w:rPr>
        <w:tab/>
        <w:t>_______________________________________</w:t>
      </w:r>
      <w:r>
        <w:rPr>
          <w:rFonts w:cstheme="minorHAnsi"/>
          <w:color w:val="000000"/>
          <w:szCs w:val="24"/>
        </w:rPr>
        <w:br/>
      </w:r>
    </w:p>
    <w:p w14:paraId="0E064BB4" w14:textId="20AC31B6" w:rsidR="007909C8" w:rsidRPr="007909C8" w:rsidRDefault="007909C8">
      <w:pPr>
        <w:pStyle w:val="NoSpacing"/>
        <w:keepLines/>
        <w:numPr>
          <w:ilvl w:val="0"/>
          <w:numId w:val="81"/>
        </w:numPr>
        <w:rPr>
          <w:rFonts w:cstheme="minorHAnsi"/>
          <w:color w:val="000000"/>
          <w:szCs w:val="24"/>
        </w:rPr>
      </w:pPr>
      <w:r>
        <w:rPr>
          <w:rFonts w:cstheme="minorHAnsi"/>
          <w:color w:val="000000"/>
          <w:szCs w:val="24"/>
        </w:rPr>
        <w:t>natum dominus habet sed non amat</w:t>
      </w:r>
      <w:r>
        <w:rPr>
          <w:rFonts w:cstheme="minorHAnsi"/>
          <w:color w:val="000000"/>
          <w:szCs w:val="24"/>
        </w:rPr>
        <w:tab/>
      </w:r>
      <w:r>
        <w:rPr>
          <w:rFonts w:cstheme="minorHAnsi"/>
          <w:color w:val="000000"/>
          <w:szCs w:val="24"/>
        </w:rPr>
        <w:tab/>
        <w:t>_______________________________________</w:t>
      </w:r>
      <w:r>
        <w:rPr>
          <w:rFonts w:cstheme="minorHAnsi"/>
          <w:color w:val="000000"/>
          <w:szCs w:val="24"/>
        </w:rPr>
        <w:br/>
      </w:r>
      <w:r>
        <w:rPr>
          <w:rFonts w:cstheme="minorHAnsi"/>
          <w:color w:val="000000"/>
          <w:szCs w:val="24"/>
        </w:rPr>
        <w:br/>
        <w:t>the girl prepares the mind but does not protect it</w:t>
      </w:r>
      <w:r>
        <w:rPr>
          <w:rFonts w:cstheme="minorHAnsi"/>
          <w:color w:val="000000"/>
          <w:szCs w:val="24"/>
        </w:rPr>
        <w:tab/>
        <w:t>________________________________</w:t>
      </w:r>
    </w:p>
    <w:p w14:paraId="24595198" w14:textId="77777777" w:rsidR="008113D8" w:rsidRPr="0040468C" w:rsidRDefault="008113D8" w:rsidP="00CD2394">
      <w:pPr>
        <w:pStyle w:val="NoSpacing"/>
        <w:keepLines/>
        <w:rPr>
          <w:rFonts w:cstheme="minorHAnsi"/>
          <w:color w:val="000000"/>
          <w:szCs w:val="24"/>
          <w:highlight w:val="yellow"/>
        </w:rPr>
      </w:pPr>
    </w:p>
    <w:p w14:paraId="026EBBBA" w14:textId="042F4E7A" w:rsidR="001837F8" w:rsidRDefault="001837F8" w:rsidP="00CD2394">
      <w:pPr>
        <w:pStyle w:val="Heading2"/>
        <w:rPr>
          <w:rFonts w:cstheme="minorHAnsi"/>
        </w:rPr>
      </w:pPr>
      <w:bookmarkStart w:id="16" w:name="_Toc158984952"/>
      <w:r>
        <w:t xml:space="preserve">Chapter </w:t>
      </w:r>
      <w:r w:rsidR="00334E33">
        <w:t>3</w:t>
      </w:r>
      <w:r>
        <w:t xml:space="preserve"> Exercises</w:t>
      </w:r>
      <w:bookmarkEnd w:id="16"/>
    </w:p>
    <w:p w14:paraId="6D248484" w14:textId="77777777" w:rsidR="001837F8" w:rsidRDefault="001837F8" w:rsidP="00CD2394">
      <w:pPr>
        <w:pStyle w:val="NoSpacing"/>
        <w:keepLines/>
        <w:rPr>
          <w:rFonts w:cstheme="minorHAnsi"/>
        </w:rPr>
      </w:pPr>
    </w:p>
    <w:p w14:paraId="2CFCB3C4" w14:textId="77777777" w:rsidR="001837F8" w:rsidRDefault="001837F8" w:rsidP="00CD2394">
      <w:pPr>
        <w:pStyle w:val="NoSpacing"/>
        <w:keepLines/>
        <w:rPr>
          <w:rFonts w:cstheme="minorHAnsi"/>
        </w:rPr>
      </w:pPr>
      <w:r>
        <w:rPr>
          <w:rFonts w:cstheme="minorHAnsi"/>
        </w:rPr>
        <w:t>A) Identify the use (subject/object) and number (singular/plural) of each noun:</w:t>
      </w:r>
    </w:p>
    <w:p w14:paraId="758941B0" w14:textId="77777777" w:rsidR="001837F8" w:rsidRDefault="001837F8" w:rsidP="00CD2394">
      <w:pPr>
        <w:pStyle w:val="NoSpacing"/>
        <w:keepLines/>
        <w:rPr>
          <w:rFonts w:cstheme="minorHAnsi"/>
        </w:rPr>
      </w:pPr>
      <w:r>
        <w:rPr>
          <w:rFonts w:cstheme="minorHAnsi"/>
        </w:rPr>
        <w:tab/>
      </w:r>
      <w:r>
        <w:rPr>
          <w:rFonts w:cstheme="minorHAnsi"/>
        </w:rPr>
        <w:tab/>
      </w:r>
      <w:r>
        <w:rPr>
          <w:rFonts w:cstheme="minorHAnsi"/>
        </w:rPr>
        <w:tab/>
        <w:t>(circle one)</w:t>
      </w:r>
      <w:r>
        <w:rPr>
          <w:rFonts w:cstheme="minorHAnsi"/>
        </w:rPr>
        <w:tab/>
      </w:r>
      <w:r>
        <w:rPr>
          <w:rFonts w:cstheme="minorHAnsi"/>
        </w:rPr>
        <w:tab/>
      </w:r>
      <w:r>
        <w:rPr>
          <w:rFonts w:cstheme="minorHAnsi"/>
        </w:rPr>
        <w:tab/>
        <w:t>(circle one)</w:t>
      </w:r>
    </w:p>
    <w:p w14:paraId="2DA9F4D3" w14:textId="55E4E23F" w:rsidR="001837F8" w:rsidRDefault="002E591F">
      <w:pPr>
        <w:pStyle w:val="NoSpacing"/>
        <w:keepLines/>
        <w:numPr>
          <w:ilvl w:val="0"/>
          <w:numId w:val="29"/>
        </w:numPr>
        <w:spacing w:line="360" w:lineRule="auto"/>
        <w:rPr>
          <w:rFonts w:cstheme="minorHAnsi"/>
        </w:rPr>
      </w:pPr>
      <w:r>
        <w:rPr>
          <w:rFonts w:cstheme="minorHAnsi"/>
        </w:rPr>
        <w:t>regem</w:t>
      </w:r>
      <w:r w:rsidR="001837F8">
        <w:rPr>
          <w:rFonts w:cstheme="minorHAnsi"/>
        </w:rPr>
        <w:tab/>
      </w:r>
      <w:r>
        <w:rPr>
          <w:rFonts w:cstheme="minorHAnsi"/>
        </w:rPr>
        <w:tab/>
      </w:r>
      <w:r w:rsidR="001837F8">
        <w:rPr>
          <w:rFonts w:cstheme="minorHAnsi"/>
        </w:rPr>
        <w:t>subject (or) object</w:t>
      </w:r>
      <w:r w:rsidR="001837F8">
        <w:rPr>
          <w:rFonts w:cstheme="minorHAnsi"/>
        </w:rPr>
        <w:tab/>
      </w:r>
      <w:r w:rsidR="001837F8">
        <w:rPr>
          <w:rFonts w:cstheme="minorHAnsi"/>
        </w:rPr>
        <w:tab/>
        <w:t>singular (or) plural</w:t>
      </w:r>
    </w:p>
    <w:p w14:paraId="6C220E1A" w14:textId="77777777" w:rsidR="001837F8" w:rsidRDefault="001837F8">
      <w:pPr>
        <w:pStyle w:val="NoSpacing"/>
        <w:keepLines/>
        <w:numPr>
          <w:ilvl w:val="0"/>
          <w:numId w:val="29"/>
        </w:numPr>
        <w:spacing w:line="360" w:lineRule="auto"/>
        <w:rPr>
          <w:rFonts w:cstheme="minorHAnsi"/>
        </w:rPr>
      </w:pPr>
      <w:r>
        <w:rPr>
          <w:rFonts w:cstheme="minorHAnsi"/>
        </w:rPr>
        <w:t>virōs</w:t>
      </w:r>
      <w:r>
        <w:rPr>
          <w:rFonts w:cstheme="minorHAnsi"/>
        </w:rPr>
        <w:tab/>
      </w:r>
      <w:r>
        <w:rPr>
          <w:rFonts w:cstheme="minorHAnsi"/>
        </w:rPr>
        <w:tab/>
        <w:t>subject (or) object</w:t>
      </w:r>
      <w:r>
        <w:rPr>
          <w:rFonts w:cstheme="minorHAnsi"/>
        </w:rPr>
        <w:tab/>
      </w:r>
      <w:r>
        <w:rPr>
          <w:rFonts w:cstheme="minorHAnsi"/>
        </w:rPr>
        <w:tab/>
        <w:t>singular (or) plural</w:t>
      </w:r>
    </w:p>
    <w:p w14:paraId="7183F846" w14:textId="77777777" w:rsidR="001837F8" w:rsidRDefault="001837F8">
      <w:pPr>
        <w:pStyle w:val="NoSpacing"/>
        <w:keepLines/>
        <w:numPr>
          <w:ilvl w:val="0"/>
          <w:numId w:val="29"/>
        </w:numPr>
        <w:spacing w:line="360" w:lineRule="auto"/>
        <w:rPr>
          <w:rFonts w:cstheme="minorHAnsi"/>
        </w:rPr>
      </w:pPr>
      <w:r>
        <w:rPr>
          <w:rFonts w:cstheme="minorHAnsi"/>
        </w:rPr>
        <w:t>natus</w:t>
      </w:r>
      <w:r>
        <w:rPr>
          <w:rFonts w:cstheme="minorHAnsi"/>
        </w:rPr>
        <w:tab/>
      </w:r>
      <w:r>
        <w:rPr>
          <w:rFonts w:cstheme="minorHAnsi"/>
        </w:rPr>
        <w:tab/>
        <w:t>subject (or) object</w:t>
      </w:r>
      <w:r>
        <w:rPr>
          <w:rFonts w:cstheme="minorHAnsi"/>
        </w:rPr>
        <w:tab/>
      </w:r>
      <w:r>
        <w:rPr>
          <w:rFonts w:cstheme="minorHAnsi"/>
        </w:rPr>
        <w:tab/>
        <w:t>singular (or) plural</w:t>
      </w:r>
    </w:p>
    <w:p w14:paraId="6ED886F2" w14:textId="77777777" w:rsidR="001837F8" w:rsidRDefault="001837F8">
      <w:pPr>
        <w:pStyle w:val="NoSpacing"/>
        <w:keepLines/>
        <w:numPr>
          <w:ilvl w:val="0"/>
          <w:numId w:val="29"/>
        </w:numPr>
        <w:spacing w:line="360" w:lineRule="auto"/>
        <w:rPr>
          <w:rFonts w:cstheme="minorHAnsi"/>
        </w:rPr>
      </w:pPr>
      <w:r>
        <w:rPr>
          <w:rFonts w:cstheme="minorHAnsi"/>
        </w:rPr>
        <w:t>puerum</w:t>
      </w:r>
      <w:r>
        <w:rPr>
          <w:rFonts w:cstheme="minorHAnsi"/>
        </w:rPr>
        <w:tab/>
      </w:r>
      <w:r>
        <w:rPr>
          <w:rFonts w:cstheme="minorHAnsi"/>
        </w:rPr>
        <w:tab/>
        <w:t>subject (or) object</w:t>
      </w:r>
      <w:r>
        <w:rPr>
          <w:rFonts w:cstheme="minorHAnsi"/>
        </w:rPr>
        <w:tab/>
      </w:r>
      <w:r>
        <w:rPr>
          <w:rFonts w:cstheme="minorHAnsi"/>
        </w:rPr>
        <w:tab/>
        <w:t>singular (or) plural</w:t>
      </w:r>
    </w:p>
    <w:p w14:paraId="03BDD2F3" w14:textId="77777777" w:rsidR="001837F8" w:rsidRDefault="001837F8">
      <w:pPr>
        <w:pStyle w:val="NoSpacing"/>
        <w:keepLines/>
        <w:numPr>
          <w:ilvl w:val="0"/>
          <w:numId w:val="29"/>
        </w:numPr>
        <w:spacing w:line="360" w:lineRule="auto"/>
        <w:rPr>
          <w:rFonts w:cstheme="minorHAnsi"/>
        </w:rPr>
      </w:pPr>
      <w:r>
        <w:rPr>
          <w:rFonts w:cstheme="minorHAnsi"/>
        </w:rPr>
        <w:t>bonae</w:t>
      </w:r>
      <w:r>
        <w:rPr>
          <w:rFonts w:cstheme="minorHAnsi"/>
        </w:rPr>
        <w:tab/>
      </w:r>
      <w:r>
        <w:rPr>
          <w:rFonts w:cstheme="minorHAnsi"/>
        </w:rPr>
        <w:tab/>
        <w:t>subject (or) object</w:t>
      </w:r>
      <w:r>
        <w:rPr>
          <w:rFonts w:cstheme="minorHAnsi"/>
        </w:rPr>
        <w:tab/>
      </w:r>
      <w:r>
        <w:rPr>
          <w:rFonts w:cstheme="minorHAnsi"/>
        </w:rPr>
        <w:tab/>
        <w:t>singular (or) plural</w:t>
      </w:r>
    </w:p>
    <w:p w14:paraId="24527072" w14:textId="77777777" w:rsidR="001837F8" w:rsidRDefault="001837F8">
      <w:pPr>
        <w:pStyle w:val="NoSpacing"/>
        <w:keepLines/>
        <w:numPr>
          <w:ilvl w:val="0"/>
          <w:numId w:val="29"/>
        </w:numPr>
        <w:spacing w:line="360" w:lineRule="auto"/>
        <w:rPr>
          <w:rFonts w:cstheme="minorHAnsi"/>
        </w:rPr>
      </w:pPr>
      <w:r>
        <w:rPr>
          <w:rFonts w:cstheme="minorHAnsi"/>
        </w:rPr>
        <w:t>superī</w:t>
      </w:r>
      <w:r>
        <w:rPr>
          <w:rFonts w:cstheme="minorHAnsi"/>
        </w:rPr>
        <w:tab/>
      </w:r>
      <w:r>
        <w:rPr>
          <w:rFonts w:cstheme="minorHAnsi"/>
        </w:rPr>
        <w:tab/>
        <w:t>subject (or) object</w:t>
      </w:r>
      <w:r>
        <w:rPr>
          <w:rFonts w:cstheme="minorHAnsi"/>
        </w:rPr>
        <w:tab/>
      </w:r>
      <w:r>
        <w:rPr>
          <w:rFonts w:cstheme="minorHAnsi"/>
        </w:rPr>
        <w:tab/>
        <w:t>singular (or) plural</w:t>
      </w:r>
    </w:p>
    <w:p w14:paraId="09B099C9" w14:textId="77777777" w:rsidR="001837F8" w:rsidRDefault="001837F8">
      <w:pPr>
        <w:pStyle w:val="NoSpacing"/>
        <w:keepLines/>
        <w:numPr>
          <w:ilvl w:val="0"/>
          <w:numId w:val="29"/>
        </w:numPr>
        <w:spacing w:line="360" w:lineRule="auto"/>
        <w:rPr>
          <w:rFonts w:cstheme="minorHAnsi"/>
        </w:rPr>
      </w:pPr>
      <w:r>
        <w:rPr>
          <w:rFonts w:cstheme="minorHAnsi"/>
        </w:rPr>
        <w:t>miserās</w:t>
      </w:r>
      <w:r>
        <w:rPr>
          <w:rFonts w:cstheme="minorHAnsi"/>
        </w:rPr>
        <w:tab/>
      </w:r>
      <w:r>
        <w:rPr>
          <w:rFonts w:cstheme="minorHAnsi"/>
        </w:rPr>
        <w:tab/>
        <w:t>subject (or) object</w:t>
      </w:r>
      <w:r>
        <w:rPr>
          <w:rFonts w:cstheme="minorHAnsi"/>
        </w:rPr>
        <w:tab/>
      </w:r>
      <w:r>
        <w:rPr>
          <w:rFonts w:cstheme="minorHAnsi"/>
        </w:rPr>
        <w:tab/>
        <w:t>singular (or) plural</w:t>
      </w:r>
    </w:p>
    <w:p w14:paraId="57087BBA" w14:textId="77777777" w:rsidR="001837F8" w:rsidRDefault="001837F8">
      <w:pPr>
        <w:pStyle w:val="NoSpacing"/>
        <w:keepLines/>
        <w:numPr>
          <w:ilvl w:val="0"/>
          <w:numId w:val="29"/>
        </w:numPr>
        <w:spacing w:line="360" w:lineRule="auto"/>
        <w:rPr>
          <w:rFonts w:cstheme="minorHAnsi"/>
        </w:rPr>
      </w:pPr>
      <w:r>
        <w:rPr>
          <w:rFonts w:cstheme="minorHAnsi"/>
        </w:rPr>
        <w:t>bonam</w:t>
      </w:r>
      <w:r>
        <w:rPr>
          <w:rFonts w:cstheme="minorHAnsi"/>
        </w:rPr>
        <w:tab/>
      </w:r>
      <w:r>
        <w:rPr>
          <w:rFonts w:cstheme="minorHAnsi"/>
        </w:rPr>
        <w:tab/>
        <w:t>subject (or) object</w:t>
      </w:r>
      <w:r>
        <w:rPr>
          <w:rFonts w:cstheme="minorHAnsi"/>
        </w:rPr>
        <w:tab/>
      </w:r>
      <w:r>
        <w:rPr>
          <w:rFonts w:cstheme="minorHAnsi"/>
        </w:rPr>
        <w:tab/>
        <w:t>singular (or) plural</w:t>
      </w:r>
    </w:p>
    <w:p w14:paraId="7B7F61E3" w14:textId="77777777" w:rsidR="001837F8" w:rsidRDefault="001837F8">
      <w:pPr>
        <w:pStyle w:val="NoSpacing"/>
        <w:keepLines/>
        <w:numPr>
          <w:ilvl w:val="0"/>
          <w:numId w:val="29"/>
        </w:numPr>
        <w:spacing w:line="360" w:lineRule="auto"/>
        <w:rPr>
          <w:rFonts w:cstheme="minorHAnsi"/>
        </w:rPr>
      </w:pPr>
      <w:r>
        <w:rPr>
          <w:rFonts w:cstheme="minorHAnsi"/>
        </w:rPr>
        <w:t>parva</w:t>
      </w:r>
      <w:r>
        <w:rPr>
          <w:rFonts w:cstheme="minorHAnsi"/>
        </w:rPr>
        <w:tab/>
      </w:r>
      <w:r>
        <w:rPr>
          <w:rFonts w:cstheme="minorHAnsi"/>
        </w:rPr>
        <w:tab/>
        <w:t>subject (or) object</w:t>
      </w:r>
      <w:r>
        <w:rPr>
          <w:rFonts w:cstheme="minorHAnsi"/>
        </w:rPr>
        <w:tab/>
      </w:r>
      <w:r>
        <w:rPr>
          <w:rFonts w:cstheme="minorHAnsi"/>
        </w:rPr>
        <w:tab/>
        <w:t>singular (or) plural</w:t>
      </w:r>
    </w:p>
    <w:p w14:paraId="60DB4111" w14:textId="77777777" w:rsidR="001837F8" w:rsidRDefault="001837F8">
      <w:pPr>
        <w:pStyle w:val="NoSpacing"/>
        <w:keepLines/>
        <w:numPr>
          <w:ilvl w:val="0"/>
          <w:numId w:val="29"/>
        </w:numPr>
        <w:spacing w:line="360" w:lineRule="auto"/>
        <w:rPr>
          <w:rFonts w:cstheme="minorHAnsi"/>
        </w:rPr>
      </w:pPr>
      <w:r>
        <w:rPr>
          <w:rFonts w:cstheme="minorHAnsi"/>
        </w:rPr>
        <w:t>ager</w:t>
      </w:r>
      <w:r>
        <w:rPr>
          <w:rFonts w:cstheme="minorHAnsi"/>
        </w:rPr>
        <w:tab/>
      </w:r>
      <w:r>
        <w:rPr>
          <w:rFonts w:cstheme="minorHAnsi"/>
        </w:rPr>
        <w:tab/>
        <w:t>subject (or) object</w:t>
      </w:r>
      <w:r>
        <w:rPr>
          <w:rFonts w:cstheme="minorHAnsi"/>
        </w:rPr>
        <w:tab/>
      </w:r>
      <w:r>
        <w:rPr>
          <w:rFonts w:cstheme="minorHAnsi"/>
        </w:rPr>
        <w:tab/>
        <w:t>singular (or) plural</w:t>
      </w:r>
    </w:p>
    <w:p w14:paraId="565C0FE7" w14:textId="77777777" w:rsidR="001837F8" w:rsidRDefault="001837F8" w:rsidP="00CD2394">
      <w:pPr>
        <w:pStyle w:val="NoSpacing"/>
        <w:keepLines/>
        <w:rPr>
          <w:rFonts w:cstheme="minorHAnsi"/>
        </w:rPr>
      </w:pPr>
    </w:p>
    <w:p w14:paraId="24DAEBE2" w14:textId="53F702C7" w:rsidR="001837F8" w:rsidRDefault="001837F8" w:rsidP="00CD2394">
      <w:pPr>
        <w:pStyle w:val="NoSpacing"/>
        <w:keepLines/>
        <w:rPr>
          <w:rFonts w:cstheme="minorHAnsi"/>
        </w:rPr>
      </w:pPr>
      <w:r>
        <w:rPr>
          <w:rFonts w:cstheme="minorHAnsi"/>
        </w:rPr>
        <w:t>B) Adjectives MUST agree with a noun in case, gender, and number. Sometimes they CAN have the same sending, but it’s not necessary. Translate the noun and adjective, then add “(s)” for subject and “(o)” for object.</w:t>
      </w:r>
      <w:r w:rsidR="00E75DCB">
        <w:rPr>
          <w:rFonts w:cstheme="minorHAnsi"/>
        </w:rPr>
        <w:t xml:space="preserve"> You can use the adjective ending chart above if necessary.</w:t>
      </w:r>
    </w:p>
    <w:p w14:paraId="7D980435" w14:textId="77777777" w:rsidR="001837F8" w:rsidRDefault="001837F8" w:rsidP="00CD2394">
      <w:pPr>
        <w:pStyle w:val="NoSpacing"/>
        <w:keepLines/>
        <w:rPr>
          <w:rFonts w:cstheme="minorHAnsi"/>
          <w:color w:val="000000"/>
          <w:szCs w:val="24"/>
        </w:rPr>
      </w:pPr>
    </w:p>
    <w:p w14:paraId="4BE64D8E" w14:textId="77777777" w:rsidR="001837F8" w:rsidRDefault="001837F8" w:rsidP="00CD2394">
      <w:pPr>
        <w:pStyle w:val="NoSpacing"/>
        <w:keepLines/>
        <w:rPr>
          <w:rFonts w:cstheme="minorHAnsi"/>
          <w:color w:val="000000"/>
          <w:szCs w:val="24"/>
        </w:rPr>
      </w:pPr>
      <w:r>
        <w:rPr>
          <w:rFonts w:cstheme="minorHAnsi"/>
          <w:color w:val="000000"/>
          <w:szCs w:val="24"/>
        </w:rPr>
        <w:tab/>
      </w:r>
      <w:r>
        <w:rPr>
          <w:rFonts w:cstheme="minorHAnsi"/>
          <w:color w:val="000000"/>
          <w:szCs w:val="24"/>
        </w:rPr>
        <w:tab/>
      </w:r>
      <w:r>
        <w:rPr>
          <w:rFonts w:cstheme="minorHAnsi"/>
          <w:color w:val="000000"/>
          <w:szCs w:val="24"/>
        </w:rPr>
        <w:tab/>
        <w:t>Circle the correct form</w:t>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t>Translate:</w:t>
      </w:r>
    </w:p>
    <w:p w14:paraId="5D3A146E" w14:textId="77777777" w:rsidR="001837F8" w:rsidRDefault="001837F8" w:rsidP="00CD2394">
      <w:pPr>
        <w:pStyle w:val="NoSpacing"/>
        <w:keepLines/>
        <w:rPr>
          <w:rFonts w:cstheme="minorHAnsi"/>
          <w:color w:val="000000"/>
          <w:szCs w:val="24"/>
        </w:rPr>
      </w:pPr>
    </w:p>
    <w:p w14:paraId="182EA39E" w14:textId="77777777" w:rsidR="001837F8" w:rsidRDefault="001837F8">
      <w:pPr>
        <w:pStyle w:val="NoSpacing"/>
        <w:keepLines/>
        <w:numPr>
          <w:ilvl w:val="0"/>
          <w:numId w:val="30"/>
        </w:numPr>
        <w:spacing w:line="360" w:lineRule="auto"/>
        <w:rPr>
          <w:rFonts w:cstheme="minorHAnsi"/>
        </w:rPr>
      </w:pPr>
      <w:r>
        <w:rPr>
          <w:rFonts w:cstheme="minorHAnsi"/>
        </w:rPr>
        <w:t>hominem:</w:t>
      </w:r>
      <w:r>
        <w:rPr>
          <w:rFonts w:cstheme="minorHAnsi"/>
        </w:rPr>
        <w:tab/>
        <w:t>magnum</w:t>
      </w:r>
      <w:r>
        <w:rPr>
          <w:rFonts w:cstheme="minorHAnsi"/>
        </w:rPr>
        <w:tab/>
        <w:t>magnōs</w:t>
      </w:r>
      <w:r>
        <w:rPr>
          <w:rFonts w:cstheme="minorHAnsi"/>
        </w:rPr>
        <w:tab/>
      </w:r>
      <w:r>
        <w:rPr>
          <w:rFonts w:cstheme="minorHAnsi"/>
        </w:rPr>
        <w:tab/>
        <w:t>magnus</w:t>
      </w:r>
      <w:r>
        <w:rPr>
          <w:rFonts w:cstheme="minorHAnsi"/>
        </w:rPr>
        <w:tab/>
      </w:r>
      <w:r>
        <w:rPr>
          <w:rFonts w:cstheme="minorHAnsi"/>
        </w:rPr>
        <w:tab/>
        <w:t>__________________________</w:t>
      </w:r>
    </w:p>
    <w:p w14:paraId="5047AE34" w14:textId="77777777" w:rsidR="001837F8" w:rsidRDefault="001837F8">
      <w:pPr>
        <w:pStyle w:val="NoSpacing"/>
        <w:keepLines/>
        <w:numPr>
          <w:ilvl w:val="0"/>
          <w:numId w:val="30"/>
        </w:numPr>
        <w:spacing w:line="360" w:lineRule="auto"/>
        <w:rPr>
          <w:rFonts w:cstheme="minorHAnsi"/>
        </w:rPr>
      </w:pPr>
      <w:r>
        <w:rPr>
          <w:rFonts w:cstheme="minorHAnsi"/>
        </w:rPr>
        <w:t>puerōs:</w:t>
      </w:r>
      <w:r>
        <w:rPr>
          <w:rFonts w:cstheme="minorHAnsi"/>
        </w:rPr>
        <w:tab/>
      </w:r>
      <w:r>
        <w:rPr>
          <w:rFonts w:cstheme="minorHAnsi"/>
        </w:rPr>
        <w:tab/>
        <w:t>miserī</w:t>
      </w:r>
      <w:r>
        <w:rPr>
          <w:rFonts w:cstheme="minorHAnsi"/>
        </w:rPr>
        <w:tab/>
      </w:r>
      <w:r>
        <w:rPr>
          <w:rFonts w:cstheme="minorHAnsi"/>
        </w:rPr>
        <w:tab/>
        <w:t>miserum</w:t>
      </w:r>
      <w:r>
        <w:rPr>
          <w:rFonts w:cstheme="minorHAnsi"/>
        </w:rPr>
        <w:tab/>
        <w:t>miserōs</w:t>
      </w:r>
      <w:r>
        <w:rPr>
          <w:rFonts w:cstheme="minorHAnsi"/>
        </w:rPr>
        <w:tab/>
      </w:r>
      <w:r>
        <w:rPr>
          <w:rFonts w:cstheme="minorHAnsi"/>
        </w:rPr>
        <w:tab/>
        <w:t>__________________________</w:t>
      </w:r>
    </w:p>
    <w:p w14:paraId="68F2D781" w14:textId="77777777" w:rsidR="001837F8" w:rsidRDefault="001837F8">
      <w:pPr>
        <w:pStyle w:val="NoSpacing"/>
        <w:keepLines/>
        <w:numPr>
          <w:ilvl w:val="0"/>
          <w:numId w:val="30"/>
        </w:numPr>
        <w:spacing w:line="360" w:lineRule="auto"/>
        <w:rPr>
          <w:rFonts w:cstheme="minorHAnsi"/>
        </w:rPr>
      </w:pPr>
      <w:r>
        <w:rPr>
          <w:rFonts w:cstheme="minorHAnsi"/>
        </w:rPr>
        <w:t>natus:</w:t>
      </w:r>
      <w:r>
        <w:rPr>
          <w:rFonts w:cstheme="minorHAnsi"/>
        </w:rPr>
        <w:tab/>
      </w:r>
      <w:r>
        <w:rPr>
          <w:rFonts w:cstheme="minorHAnsi"/>
        </w:rPr>
        <w:tab/>
        <w:t>magnus</w:t>
      </w:r>
      <w:r>
        <w:rPr>
          <w:rFonts w:cstheme="minorHAnsi"/>
        </w:rPr>
        <w:tab/>
      </w:r>
      <w:r>
        <w:rPr>
          <w:rFonts w:cstheme="minorHAnsi"/>
        </w:rPr>
        <w:tab/>
        <w:t>magna</w:t>
      </w:r>
      <w:r>
        <w:rPr>
          <w:rFonts w:cstheme="minorHAnsi"/>
        </w:rPr>
        <w:tab/>
      </w:r>
      <w:r>
        <w:rPr>
          <w:rFonts w:cstheme="minorHAnsi"/>
        </w:rPr>
        <w:tab/>
        <w:t>magnum</w:t>
      </w:r>
      <w:r>
        <w:rPr>
          <w:rFonts w:cstheme="minorHAnsi"/>
        </w:rPr>
        <w:tab/>
        <w:t>__________________________</w:t>
      </w:r>
    </w:p>
    <w:p w14:paraId="47426F2B" w14:textId="641AFDB3" w:rsidR="001837F8" w:rsidRDefault="002E591F">
      <w:pPr>
        <w:pStyle w:val="NoSpacing"/>
        <w:keepLines/>
        <w:numPr>
          <w:ilvl w:val="0"/>
          <w:numId w:val="30"/>
        </w:numPr>
        <w:spacing w:line="360" w:lineRule="auto"/>
        <w:rPr>
          <w:rFonts w:cstheme="minorHAnsi"/>
        </w:rPr>
      </w:pPr>
      <w:r>
        <w:rPr>
          <w:rFonts w:cstheme="minorHAnsi"/>
        </w:rPr>
        <w:t>rex</w:t>
      </w:r>
      <w:r w:rsidR="001837F8">
        <w:rPr>
          <w:rFonts w:cstheme="minorHAnsi"/>
        </w:rPr>
        <w:t>:</w:t>
      </w:r>
      <w:r w:rsidR="001837F8">
        <w:rPr>
          <w:rFonts w:cstheme="minorHAnsi"/>
        </w:rPr>
        <w:tab/>
      </w:r>
      <w:r w:rsidR="00751851">
        <w:rPr>
          <w:rFonts w:cstheme="minorHAnsi"/>
        </w:rPr>
        <w:tab/>
      </w:r>
      <w:r w:rsidR="001837F8">
        <w:rPr>
          <w:rFonts w:cstheme="minorHAnsi"/>
        </w:rPr>
        <w:t>novus</w:t>
      </w:r>
      <w:r w:rsidR="001837F8">
        <w:rPr>
          <w:rFonts w:cstheme="minorHAnsi"/>
        </w:rPr>
        <w:tab/>
      </w:r>
      <w:r w:rsidR="001837F8">
        <w:rPr>
          <w:rFonts w:cstheme="minorHAnsi"/>
        </w:rPr>
        <w:tab/>
        <w:t>nova</w:t>
      </w:r>
      <w:r w:rsidR="001837F8">
        <w:rPr>
          <w:rFonts w:cstheme="minorHAnsi"/>
        </w:rPr>
        <w:tab/>
      </w:r>
      <w:r w:rsidR="001837F8">
        <w:rPr>
          <w:rFonts w:cstheme="minorHAnsi"/>
        </w:rPr>
        <w:tab/>
        <w:t>novōs</w:t>
      </w:r>
      <w:r w:rsidR="001837F8">
        <w:rPr>
          <w:rFonts w:cstheme="minorHAnsi"/>
        </w:rPr>
        <w:tab/>
      </w:r>
      <w:r w:rsidR="001837F8">
        <w:rPr>
          <w:rFonts w:cstheme="minorHAnsi"/>
        </w:rPr>
        <w:tab/>
        <w:t>__________________________</w:t>
      </w:r>
    </w:p>
    <w:p w14:paraId="5AAF8F66" w14:textId="04B0F5F6" w:rsidR="001837F8" w:rsidRDefault="001837F8">
      <w:pPr>
        <w:pStyle w:val="NoSpacing"/>
        <w:keepLines/>
        <w:numPr>
          <w:ilvl w:val="0"/>
          <w:numId w:val="30"/>
        </w:numPr>
        <w:spacing w:line="360" w:lineRule="auto"/>
        <w:rPr>
          <w:rFonts w:cstheme="minorHAnsi"/>
        </w:rPr>
      </w:pPr>
      <w:r>
        <w:rPr>
          <w:rFonts w:cstheme="minorHAnsi"/>
        </w:rPr>
        <w:t>gent</w:t>
      </w:r>
      <w:r w:rsidR="005E3AD7">
        <w:rPr>
          <w:rFonts w:cstheme="minorHAnsi"/>
        </w:rPr>
        <w:t>ēs</w:t>
      </w:r>
      <w:r>
        <w:rPr>
          <w:rFonts w:cstheme="minorHAnsi"/>
        </w:rPr>
        <w:t>:</w:t>
      </w:r>
      <w:r>
        <w:rPr>
          <w:rFonts w:cstheme="minorHAnsi"/>
        </w:rPr>
        <w:tab/>
      </w:r>
      <w:r w:rsidR="005E3AD7">
        <w:rPr>
          <w:rFonts w:cstheme="minorHAnsi"/>
        </w:rPr>
        <w:tab/>
      </w:r>
      <w:r>
        <w:rPr>
          <w:rFonts w:cstheme="minorHAnsi"/>
        </w:rPr>
        <w:t>mult</w:t>
      </w:r>
      <w:r w:rsidR="005E3AD7">
        <w:rPr>
          <w:rFonts w:cstheme="minorHAnsi"/>
        </w:rPr>
        <w:t>ī</w:t>
      </w:r>
      <w:r>
        <w:rPr>
          <w:rFonts w:cstheme="minorHAnsi"/>
        </w:rPr>
        <w:tab/>
      </w:r>
      <w:r>
        <w:rPr>
          <w:rFonts w:cstheme="minorHAnsi"/>
        </w:rPr>
        <w:tab/>
        <w:t>multās</w:t>
      </w:r>
      <w:r>
        <w:rPr>
          <w:rFonts w:cstheme="minorHAnsi"/>
        </w:rPr>
        <w:tab/>
      </w:r>
      <w:r>
        <w:rPr>
          <w:rFonts w:cstheme="minorHAnsi"/>
        </w:rPr>
        <w:tab/>
        <w:t>multam</w:t>
      </w:r>
      <w:r>
        <w:rPr>
          <w:rFonts w:cstheme="minorHAnsi"/>
        </w:rPr>
        <w:tab/>
      </w:r>
      <w:r>
        <w:rPr>
          <w:rFonts w:cstheme="minorHAnsi"/>
        </w:rPr>
        <w:tab/>
        <w:t>__________________________</w:t>
      </w:r>
    </w:p>
    <w:p w14:paraId="1C1D2089" w14:textId="77777777" w:rsidR="001837F8" w:rsidRDefault="001837F8">
      <w:pPr>
        <w:pStyle w:val="NoSpacing"/>
        <w:keepLines/>
        <w:numPr>
          <w:ilvl w:val="0"/>
          <w:numId w:val="30"/>
        </w:numPr>
        <w:spacing w:line="360" w:lineRule="auto"/>
        <w:rPr>
          <w:rFonts w:cstheme="minorHAnsi"/>
        </w:rPr>
      </w:pPr>
      <w:r>
        <w:rPr>
          <w:rFonts w:cstheme="minorHAnsi"/>
        </w:rPr>
        <w:t>mēns:</w:t>
      </w:r>
      <w:r>
        <w:rPr>
          <w:rFonts w:cstheme="minorHAnsi"/>
        </w:rPr>
        <w:tab/>
      </w:r>
      <w:r>
        <w:rPr>
          <w:rFonts w:cstheme="minorHAnsi"/>
        </w:rPr>
        <w:tab/>
        <w:t>parva</w:t>
      </w:r>
      <w:r>
        <w:rPr>
          <w:rFonts w:cstheme="minorHAnsi"/>
        </w:rPr>
        <w:tab/>
      </w:r>
      <w:r>
        <w:rPr>
          <w:rFonts w:cstheme="minorHAnsi"/>
        </w:rPr>
        <w:tab/>
        <w:t>parvās</w:t>
      </w:r>
      <w:r>
        <w:rPr>
          <w:rFonts w:cstheme="minorHAnsi"/>
        </w:rPr>
        <w:tab/>
      </w:r>
      <w:r>
        <w:rPr>
          <w:rFonts w:cstheme="minorHAnsi"/>
        </w:rPr>
        <w:tab/>
        <w:t>parvōs</w:t>
      </w:r>
      <w:r>
        <w:rPr>
          <w:rFonts w:cstheme="minorHAnsi"/>
        </w:rPr>
        <w:tab/>
      </w:r>
      <w:r>
        <w:rPr>
          <w:rFonts w:cstheme="minorHAnsi"/>
        </w:rPr>
        <w:tab/>
        <w:t>__________________________</w:t>
      </w:r>
    </w:p>
    <w:p w14:paraId="2475F180" w14:textId="77777777" w:rsidR="001837F8" w:rsidRDefault="001837F8">
      <w:pPr>
        <w:pStyle w:val="NoSpacing"/>
        <w:keepLines/>
        <w:numPr>
          <w:ilvl w:val="0"/>
          <w:numId w:val="30"/>
        </w:numPr>
        <w:spacing w:line="360" w:lineRule="auto"/>
        <w:rPr>
          <w:rFonts w:cstheme="minorHAnsi"/>
        </w:rPr>
      </w:pPr>
      <w:r>
        <w:rPr>
          <w:rFonts w:cstheme="minorHAnsi"/>
        </w:rPr>
        <w:t>parentēs:</w:t>
      </w:r>
      <w:r>
        <w:rPr>
          <w:rFonts w:cstheme="minorHAnsi"/>
        </w:rPr>
        <w:tab/>
        <w:t>miserām</w:t>
      </w:r>
      <w:r>
        <w:rPr>
          <w:rFonts w:cstheme="minorHAnsi"/>
        </w:rPr>
        <w:tab/>
        <w:t>novus</w:t>
      </w:r>
      <w:r>
        <w:rPr>
          <w:rFonts w:cstheme="minorHAnsi"/>
        </w:rPr>
        <w:tab/>
      </w:r>
      <w:r>
        <w:rPr>
          <w:rFonts w:cstheme="minorHAnsi"/>
        </w:rPr>
        <w:tab/>
        <w:t>multae</w:t>
      </w:r>
      <w:r>
        <w:rPr>
          <w:rFonts w:cstheme="minorHAnsi"/>
        </w:rPr>
        <w:tab/>
      </w:r>
      <w:r>
        <w:rPr>
          <w:rFonts w:cstheme="minorHAnsi"/>
        </w:rPr>
        <w:tab/>
        <w:t>__________________________</w:t>
      </w:r>
      <w:r>
        <w:rPr>
          <w:rFonts w:cstheme="minorHAnsi"/>
        </w:rPr>
        <w:tab/>
      </w:r>
    </w:p>
    <w:p w14:paraId="5BBE8B26" w14:textId="77777777" w:rsidR="001837F8" w:rsidRDefault="001837F8">
      <w:pPr>
        <w:pStyle w:val="NoSpacing"/>
        <w:keepLines/>
        <w:numPr>
          <w:ilvl w:val="0"/>
          <w:numId w:val="30"/>
        </w:numPr>
        <w:spacing w:line="360" w:lineRule="auto"/>
        <w:rPr>
          <w:rFonts w:cstheme="minorHAnsi"/>
        </w:rPr>
      </w:pPr>
      <w:r>
        <w:rPr>
          <w:rFonts w:cstheme="minorHAnsi"/>
        </w:rPr>
        <w:t>pedem:</w:t>
      </w:r>
      <w:r>
        <w:rPr>
          <w:rFonts w:cstheme="minorHAnsi"/>
        </w:rPr>
        <w:tab/>
      </w:r>
      <w:r>
        <w:rPr>
          <w:rFonts w:cstheme="minorHAnsi"/>
        </w:rPr>
        <w:tab/>
        <w:t>miserēs</w:t>
      </w:r>
      <w:r>
        <w:rPr>
          <w:rFonts w:cstheme="minorHAnsi"/>
        </w:rPr>
        <w:tab/>
      </w:r>
      <w:r>
        <w:rPr>
          <w:rFonts w:cstheme="minorHAnsi"/>
        </w:rPr>
        <w:tab/>
        <w:t>longum</w:t>
      </w:r>
      <w:r>
        <w:rPr>
          <w:rFonts w:cstheme="minorHAnsi"/>
        </w:rPr>
        <w:tab/>
      </w:r>
      <w:r>
        <w:rPr>
          <w:rFonts w:cstheme="minorHAnsi"/>
        </w:rPr>
        <w:tab/>
        <w:t>longa</w:t>
      </w:r>
      <w:r>
        <w:rPr>
          <w:rFonts w:cstheme="minorHAnsi"/>
        </w:rPr>
        <w:tab/>
      </w:r>
      <w:r>
        <w:rPr>
          <w:rFonts w:cstheme="minorHAnsi"/>
        </w:rPr>
        <w:tab/>
        <w:t>__________________________</w:t>
      </w:r>
    </w:p>
    <w:p w14:paraId="37ED0DDE" w14:textId="77777777" w:rsidR="001837F8" w:rsidRDefault="001837F8">
      <w:pPr>
        <w:pStyle w:val="NoSpacing"/>
        <w:keepLines/>
        <w:numPr>
          <w:ilvl w:val="0"/>
          <w:numId w:val="30"/>
        </w:numPr>
        <w:spacing w:line="360" w:lineRule="auto"/>
        <w:rPr>
          <w:rFonts w:cstheme="minorHAnsi"/>
        </w:rPr>
      </w:pPr>
      <w:r>
        <w:rPr>
          <w:rFonts w:cstheme="minorHAnsi"/>
        </w:rPr>
        <w:t>oculus:</w:t>
      </w:r>
      <w:r>
        <w:rPr>
          <w:rFonts w:cstheme="minorHAnsi"/>
        </w:rPr>
        <w:tab/>
      </w:r>
      <w:r>
        <w:rPr>
          <w:rFonts w:cstheme="minorHAnsi"/>
        </w:rPr>
        <w:tab/>
        <w:t>magnus</w:t>
      </w:r>
      <w:r>
        <w:rPr>
          <w:rFonts w:cstheme="minorHAnsi"/>
        </w:rPr>
        <w:tab/>
      </w:r>
      <w:r>
        <w:rPr>
          <w:rFonts w:cstheme="minorHAnsi"/>
        </w:rPr>
        <w:tab/>
        <w:t>nova</w:t>
      </w:r>
      <w:r>
        <w:rPr>
          <w:rFonts w:cstheme="minorHAnsi"/>
        </w:rPr>
        <w:tab/>
      </w:r>
      <w:r>
        <w:rPr>
          <w:rFonts w:cstheme="minorHAnsi"/>
        </w:rPr>
        <w:tab/>
        <w:t>parvum</w:t>
      </w:r>
      <w:r>
        <w:rPr>
          <w:rFonts w:cstheme="minorHAnsi"/>
        </w:rPr>
        <w:tab/>
      </w:r>
      <w:r>
        <w:rPr>
          <w:rFonts w:cstheme="minorHAnsi"/>
        </w:rPr>
        <w:tab/>
        <w:t>__________________________</w:t>
      </w:r>
    </w:p>
    <w:p w14:paraId="1C39C80E" w14:textId="77777777" w:rsidR="001837F8" w:rsidRDefault="001837F8">
      <w:pPr>
        <w:pStyle w:val="NoSpacing"/>
        <w:keepLines/>
        <w:numPr>
          <w:ilvl w:val="0"/>
          <w:numId w:val="30"/>
        </w:numPr>
        <w:spacing w:line="360" w:lineRule="auto"/>
        <w:rPr>
          <w:rFonts w:cstheme="minorHAnsi"/>
          <w:color w:val="000000"/>
          <w:szCs w:val="24"/>
        </w:rPr>
      </w:pPr>
      <w:r>
        <w:rPr>
          <w:rFonts w:cstheme="minorHAnsi"/>
        </w:rPr>
        <w:t>pater:</w:t>
      </w:r>
      <w:r>
        <w:rPr>
          <w:rFonts w:cstheme="minorHAnsi"/>
        </w:rPr>
        <w:tab/>
      </w:r>
      <w:r>
        <w:rPr>
          <w:rFonts w:cstheme="minorHAnsi"/>
        </w:rPr>
        <w:tab/>
        <w:t>super</w:t>
      </w:r>
      <w:r>
        <w:rPr>
          <w:rFonts w:cstheme="minorHAnsi"/>
        </w:rPr>
        <w:tab/>
      </w:r>
      <w:r>
        <w:rPr>
          <w:rFonts w:cstheme="minorHAnsi"/>
        </w:rPr>
        <w:tab/>
        <w:t>mater</w:t>
      </w:r>
      <w:r>
        <w:rPr>
          <w:rFonts w:cstheme="minorHAnsi"/>
        </w:rPr>
        <w:tab/>
      </w:r>
      <w:r>
        <w:rPr>
          <w:rFonts w:cstheme="minorHAnsi"/>
        </w:rPr>
        <w:tab/>
        <w:t>longus</w:t>
      </w:r>
      <w:r>
        <w:rPr>
          <w:rFonts w:cstheme="minorHAnsi"/>
        </w:rPr>
        <w:tab/>
      </w:r>
      <w:r>
        <w:rPr>
          <w:rFonts w:cstheme="minorHAnsi"/>
        </w:rPr>
        <w:tab/>
        <w:t>__________________________</w:t>
      </w:r>
    </w:p>
    <w:p w14:paraId="6FBC82B8" w14:textId="77777777" w:rsidR="001837F8" w:rsidRDefault="001837F8" w:rsidP="00CD2394">
      <w:pPr>
        <w:pStyle w:val="NoSpacing"/>
        <w:keepLines/>
        <w:rPr>
          <w:rFonts w:cstheme="minorHAnsi"/>
          <w:color w:val="000000"/>
          <w:szCs w:val="24"/>
        </w:rPr>
      </w:pPr>
    </w:p>
    <w:p w14:paraId="2DEFD18B" w14:textId="77777777" w:rsidR="001837F8" w:rsidRPr="00927D8E" w:rsidRDefault="001837F8" w:rsidP="00CD2394">
      <w:pPr>
        <w:pStyle w:val="NoSpacing"/>
        <w:keepLines/>
        <w:rPr>
          <w:rFonts w:cstheme="minorHAnsi"/>
          <w:color w:val="000000"/>
          <w:szCs w:val="24"/>
        </w:rPr>
      </w:pPr>
      <w:r>
        <w:rPr>
          <w:rFonts w:cstheme="minorHAnsi"/>
          <w:color w:val="000000"/>
          <w:szCs w:val="24"/>
        </w:rPr>
        <w:t xml:space="preserve">C) </w:t>
      </w:r>
      <w:r w:rsidRPr="00927D8E">
        <w:rPr>
          <w:rFonts w:cstheme="minorHAnsi"/>
          <w:color w:val="000000"/>
          <w:szCs w:val="24"/>
        </w:rPr>
        <w:t>After you are familiar with endings and you have studied your vocabulary, try the following exercises</w:t>
      </w:r>
      <w:r>
        <w:rPr>
          <w:rFonts w:cstheme="minorHAnsi"/>
          <w:color w:val="000000"/>
          <w:szCs w:val="24"/>
        </w:rPr>
        <w:t>. Pay close attention to endings and identify the pattern (transitive/intransitive)</w:t>
      </w:r>
      <w:r w:rsidRPr="00927D8E">
        <w:rPr>
          <w:rFonts w:cstheme="minorHAnsi"/>
          <w:color w:val="000000"/>
          <w:szCs w:val="24"/>
        </w:rPr>
        <w:t xml:space="preserve">. For numbers </w:t>
      </w:r>
      <w:r>
        <w:rPr>
          <w:rFonts w:cstheme="minorHAnsi"/>
          <w:color w:val="000000"/>
          <w:szCs w:val="24"/>
        </w:rPr>
        <w:t xml:space="preserve">8-12, </w:t>
      </w:r>
      <w:r w:rsidRPr="00927D8E">
        <w:rPr>
          <w:rFonts w:cstheme="minorHAnsi"/>
          <w:color w:val="000000"/>
          <w:szCs w:val="24"/>
        </w:rPr>
        <w:t>segment the sentence before you translate:</w:t>
      </w:r>
    </w:p>
    <w:p w14:paraId="64468F58" w14:textId="77777777" w:rsidR="001837F8" w:rsidRPr="00927D8E" w:rsidRDefault="001837F8" w:rsidP="00CD2394">
      <w:pPr>
        <w:pStyle w:val="NoSpacing"/>
        <w:keepLines/>
        <w:rPr>
          <w:rFonts w:cstheme="minorHAnsi"/>
          <w:color w:val="000000"/>
          <w:szCs w:val="24"/>
        </w:rPr>
      </w:pPr>
    </w:p>
    <w:p w14:paraId="01F6189C" w14:textId="77777777" w:rsidR="001837F8" w:rsidRPr="00927D8E" w:rsidRDefault="001837F8">
      <w:pPr>
        <w:pStyle w:val="NoSpacing"/>
        <w:keepLines/>
        <w:numPr>
          <w:ilvl w:val="0"/>
          <w:numId w:val="37"/>
        </w:numPr>
        <w:rPr>
          <w:rFonts w:cstheme="minorHAnsi"/>
          <w:color w:val="000000"/>
          <w:szCs w:val="24"/>
        </w:rPr>
      </w:pPr>
      <w:r w:rsidRPr="00927D8E">
        <w:rPr>
          <w:rFonts w:cstheme="minorHAnsi"/>
          <w:color w:val="000000"/>
          <w:szCs w:val="24"/>
        </w:rPr>
        <w:t>mater silvam videt</w:t>
      </w:r>
    </w:p>
    <w:p w14:paraId="591AD2E4" w14:textId="77777777" w:rsidR="001837F8" w:rsidRPr="00927D8E" w:rsidRDefault="001837F8" w:rsidP="00CD2394">
      <w:pPr>
        <w:pStyle w:val="NoSpacing"/>
        <w:keepLines/>
        <w:rPr>
          <w:rFonts w:cstheme="minorHAnsi"/>
          <w:color w:val="000000"/>
          <w:szCs w:val="24"/>
        </w:rPr>
      </w:pPr>
    </w:p>
    <w:p w14:paraId="751953D6" w14:textId="01A22094" w:rsidR="001837F8" w:rsidRPr="00927D8E" w:rsidRDefault="001837F8">
      <w:pPr>
        <w:pStyle w:val="NoSpacing"/>
        <w:keepLines/>
        <w:numPr>
          <w:ilvl w:val="0"/>
          <w:numId w:val="37"/>
        </w:numPr>
        <w:rPr>
          <w:rFonts w:cstheme="minorHAnsi"/>
          <w:color w:val="000000"/>
          <w:szCs w:val="24"/>
        </w:rPr>
      </w:pPr>
      <w:r w:rsidRPr="00927D8E">
        <w:rPr>
          <w:rFonts w:cstheme="minorHAnsi"/>
          <w:color w:val="000000"/>
          <w:szCs w:val="24"/>
        </w:rPr>
        <w:t xml:space="preserve">agrum </w:t>
      </w:r>
      <w:r w:rsidR="006A0226">
        <w:rPr>
          <w:rFonts w:cstheme="minorHAnsi"/>
          <w:color w:val="000000"/>
          <w:szCs w:val="24"/>
        </w:rPr>
        <w:t>super</w:t>
      </w:r>
      <w:r w:rsidR="004D5A83">
        <w:rPr>
          <w:rFonts w:cstheme="minorHAnsi"/>
          <w:color w:val="000000"/>
          <w:szCs w:val="24"/>
        </w:rPr>
        <w:t>ī</w:t>
      </w:r>
      <w:r w:rsidRPr="00927D8E">
        <w:rPr>
          <w:rFonts w:cstheme="minorHAnsi"/>
          <w:color w:val="000000"/>
          <w:szCs w:val="24"/>
        </w:rPr>
        <w:t xml:space="preserve"> serva</w:t>
      </w:r>
      <w:r w:rsidR="006A0226">
        <w:rPr>
          <w:rFonts w:cstheme="minorHAnsi"/>
          <w:color w:val="000000"/>
          <w:szCs w:val="24"/>
        </w:rPr>
        <w:t>n</w:t>
      </w:r>
      <w:r w:rsidRPr="00927D8E">
        <w:rPr>
          <w:rFonts w:cstheme="minorHAnsi"/>
          <w:color w:val="000000"/>
          <w:szCs w:val="24"/>
        </w:rPr>
        <w:t>t</w:t>
      </w:r>
    </w:p>
    <w:p w14:paraId="67B235DF" w14:textId="77777777" w:rsidR="001837F8" w:rsidRPr="00927D8E" w:rsidRDefault="001837F8" w:rsidP="00CD2394">
      <w:pPr>
        <w:pStyle w:val="NoSpacing"/>
        <w:keepLines/>
        <w:rPr>
          <w:rFonts w:cstheme="minorHAnsi"/>
          <w:color w:val="000000"/>
          <w:szCs w:val="24"/>
        </w:rPr>
      </w:pPr>
    </w:p>
    <w:p w14:paraId="3AC9930A" w14:textId="77777777" w:rsidR="001837F8" w:rsidRPr="00927D8E" w:rsidRDefault="001837F8">
      <w:pPr>
        <w:pStyle w:val="NoSpacing"/>
        <w:keepLines/>
        <w:numPr>
          <w:ilvl w:val="0"/>
          <w:numId w:val="37"/>
        </w:numPr>
        <w:rPr>
          <w:rFonts w:cstheme="minorHAnsi"/>
          <w:color w:val="000000"/>
          <w:szCs w:val="24"/>
        </w:rPr>
      </w:pPr>
      <w:r w:rsidRPr="00927D8E">
        <w:rPr>
          <w:rFonts w:cstheme="minorHAnsi"/>
          <w:color w:val="000000"/>
          <w:szCs w:val="24"/>
        </w:rPr>
        <w:t>iacent equ</w:t>
      </w:r>
      <w:r>
        <w:rPr>
          <w:rFonts w:cstheme="minorHAnsi"/>
          <w:color w:val="000000"/>
          <w:szCs w:val="24"/>
        </w:rPr>
        <w:t>ī</w:t>
      </w:r>
      <w:r w:rsidRPr="00927D8E">
        <w:rPr>
          <w:rFonts w:cstheme="minorHAnsi"/>
          <w:color w:val="000000"/>
          <w:szCs w:val="24"/>
        </w:rPr>
        <w:t xml:space="preserve"> mult</w:t>
      </w:r>
      <w:r>
        <w:rPr>
          <w:rFonts w:cstheme="minorHAnsi"/>
          <w:color w:val="000000"/>
          <w:szCs w:val="24"/>
        </w:rPr>
        <w:t>ī</w:t>
      </w:r>
    </w:p>
    <w:p w14:paraId="621AB71B" w14:textId="77777777" w:rsidR="001837F8" w:rsidRPr="00927D8E" w:rsidRDefault="001837F8" w:rsidP="00CD2394">
      <w:pPr>
        <w:pStyle w:val="NoSpacing"/>
        <w:keepLines/>
        <w:rPr>
          <w:rFonts w:cstheme="minorHAnsi"/>
          <w:color w:val="000000"/>
          <w:szCs w:val="24"/>
        </w:rPr>
      </w:pPr>
    </w:p>
    <w:p w14:paraId="35EF63CC" w14:textId="77777777" w:rsidR="001837F8" w:rsidRPr="00927D8E" w:rsidRDefault="001837F8">
      <w:pPr>
        <w:pStyle w:val="NoSpacing"/>
        <w:keepLines/>
        <w:numPr>
          <w:ilvl w:val="0"/>
          <w:numId w:val="37"/>
        </w:numPr>
        <w:rPr>
          <w:rFonts w:cstheme="minorHAnsi"/>
          <w:color w:val="000000"/>
          <w:szCs w:val="24"/>
        </w:rPr>
      </w:pPr>
      <w:r w:rsidRPr="00927D8E">
        <w:rPr>
          <w:rFonts w:cstheme="minorHAnsi"/>
          <w:color w:val="000000"/>
          <w:szCs w:val="24"/>
        </w:rPr>
        <w:t>nunc iuven</w:t>
      </w:r>
      <w:r>
        <w:rPr>
          <w:rFonts w:cstheme="minorHAnsi"/>
          <w:color w:val="000000"/>
          <w:szCs w:val="24"/>
        </w:rPr>
        <w:t>ē</w:t>
      </w:r>
      <w:r w:rsidRPr="00927D8E">
        <w:rPr>
          <w:rFonts w:cstheme="minorHAnsi"/>
          <w:color w:val="000000"/>
          <w:szCs w:val="24"/>
        </w:rPr>
        <w:t>s misera domina v</w:t>
      </w:r>
      <w:r>
        <w:rPr>
          <w:rFonts w:cstheme="minorHAnsi"/>
          <w:color w:val="000000"/>
          <w:szCs w:val="24"/>
        </w:rPr>
        <w:t>ō</w:t>
      </w:r>
      <w:r w:rsidRPr="00927D8E">
        <w:rPr>
          <w:rFonts w:cstheme="minorHAnsi"/>
          <w:color w:val="000000"/>
          <w:szCs w:val="24"/>
        </w:rPr>
        <w:t>cat</w:t>
      </w:r>
    </w:p>
    <w:p w14:paraId="3BD44C8C" w14:textId="77777777" w:rsidR="001837F8" w:rsidRPr="00927D8E" w:rsidRDefault="001837F8" w:rsidP="00CD2394">
      <w:pPr>
        <w:pStyle w:val="NoSpacing"/>
        <w:keepLines/>
        <w:rPr>
          <w:rFonts w:cstheme="minorHAnsi"/>
          <w:color w:val="000000"/>
          <w:szCs w:val="24"/>
        </w:rPr>
      </w:pPr>
    </w:p>
    <w:p w14:paraId="5A895C9E" w14:textId="77777777" w:rsidR="001837F8" w:rsidRPr="00927D8E" w:rsidRDefault="001837F8">
      <w:pPr>
        <w:pStyle w:val="NoSpacing"/>
        <w:keepLines/>
        <w:numPr>
          <w:ilvl w:val="0"/>
          <w:numId w:val="37"/>
        </w:numPr>
        <w:rPr>
          <w:rFonts w:cstheme="minorHAnsi"/>
          <w:color w:val="000000"/>
          <w:szCs w:val="24"/>
        </w:rPr>
      </w:pPr>
      <w:r w:rsidRPr="00927D8E">
        <w:rPr>
          <w:rFonts w:cstheme="minorHAnsi"/>
          <w:color w:val="000000"/>
          <w:szCs w:val="24"/>
        </w:rPr>
        <w:t>ea agr</w:t>
      </w:r>
      <w:r>
        <w:rPr>
          <w:rFonts w:cstheme="minorHAnsi"/>
          <w:color w:val="000000"/>
          <w:szCs w:val="24"/>
        </w:rPr>
        <w:t>ō</w:t>
      </w:r>
      <w:r w:rsidRPr="00927D8E">
        <w:rPr>
          <w:rFonts w:cstheme="minorHAnsi"/>
          <w:color w:val="000000"/>
          <w:szCs w:val="24"/>
        </w:rPr>
        <w:t>s</w:t>
      </w:r>
      <w:r>
        <w:rPr>
          <w:rFonts w:cstheme="minorHAnsi"/>
          <w:color w:val="000000"/>
          <w:szCs w:val="24"/>
        </w:rPr>
        <w:t xml:space="preserve"> omnēs para</w:t>
      </w:r>
      <w:r w:rsidRPr="00927D8E">
        <w:rPr>
          <w:rFonts w:cstheme="minorHAnsi"/>
          <w:color w:val="000000"/>
          <w:szCs w:val="24"/>
        </w:rPr>
        <w:t>t</w:t>
      </w:r>
    </w:p>
    <w:p w14:paraId="62B2F75B" w14:textId="77777777" w:rsidR="001837F8" w:rsidRPr="00927D8E" w:rsidRDefault="001837F8" w:rsidP="00CD2394">
      <w:pPr>
        <w:pStyle w:val="NoSpacing"/>
        <w:keepLines/>
        <w:rPr>
          <w:rFonts w:cstheme="minorHAnsi"/>
          <w:color w:val="000000"/>
          <w:szCs w:val="24"/>
        </w:rPr>
      </w:pPr>
    </w:p>
    <w:p w14:paraId="06C855B9" w14:textId="77777777" w:rsidR="001837F8" w:rsidRPr="00927D8E" w:rsidRDefault="001837F8">
      <w:pPr>
        <w:pStyle w:val="NoSpacing"/>
        <w:keepLines/>
        <w:numPr>
          <w:ilvl w:val="0"/>
          <w:numId w:val="37"/>
        </w:numPr>
        <w:rPr>
          <w:rFonts w:cstheme="minorHAnsi"/>
          <w:color w:val="000000"/>
          <w:szCs w:val="24"/>
        </w:rPr>
      </w:pPr>
      <w:r w:rsidRPr="00927D8E">
        <w:rPr>
          <w:rFonts w:cstheme="minorHAnsi"/>
          <w:color w:val="000000"/>
          <w:szCs w:val="24"/>
        </w:rPr>
        <w:t>n</w:t>
      </w:r>
      <w:r>
        <w:rPr>
          <w:rFonts w:cstheme="minorHAnsi"/>
          <w:color w:val="000000"/>
          <w:szCs w:val="24"/>
        </w:rPr>
        <w:t>ō</w:t>
      </w:r>
      <w:r w:rsidRPr="00927D8E">
        <w:rPr>
          <w:rFonts w:cstheme="minorHAnsi"/>
          <w:color w:val="000000"/>
          <w:szCs w:val="24"/>
        </w:rPr>
        <w:t>vus oculus mult</w:t>
      </w:r>
      <w:r>
        <w:rPr>
          <w:rFonts w:cstheme="minorHAnsi"/>
          <w:color w:val="000000"/>
          <w:szCs w:val="24"/>
        </w:rPr>
        <w:t>ā</w:t>
      </w:r>
      <w:r w:rsidRPr="00927D8E">
        <w:rPr>
          <w:rFonts w:cstheme="minorHAnsi"/>
          <w:color w:val="000000"/>
          <w:szCs w:val="24"/>
        </w:rPr>
        <w:t>s gent</w:t>
      </w:r>
      <w:r>
        <w:rPr>
          <w:rFonts w:cstheme="minorHAnsi"/>
          <w:color w:val="000000"/>
          <w:szCs w:val="24"/>
        </w:rPr>
        <w:t>ē</w:t>
      </w:r>
      <w:r w:rsidRPr="00927D8E">
        <w:rPr>
          <w:rFonts w:cstheme="minorHAnsi"/>
          <w:color w:val="000000"/>
          <w:szCs w:val="24"/>
        </w:rPr>
        <w:t>s videt</w:t>
      </w:r>
    </w:p>
    <w:p w14:paraId="4E8D50C1" w14:textId="77777777" w:rsidR="001837F8" w:rsidRPr="00927D8E" w:rsidRDefault="001837F8" w:rsidP="00CD2394">
      <w:pPr>
        <w:pStyle w:val="NoSpacing"/>
        <w:keepLines/>
        <w:rPr>
          <w:rFonts w:cstheme="minorHAnsi"/>
          <w:color w:val="000000"/>
          <w:szCs w:val="24"/>
        </w:rPr>
      </w:pPr>
    </w:p>
    <w:p w14:paraId="1E5FDEF2" w14:textId="771C58DE" w:rsidR="001837F8" w:rsidRPr="00927D8E" w:rsidRDefault="004D5A83">
      <w:pPr>
        <w:pStyle w:val="NoSpacing"/>
        <w:keepLines/>
        <w:numPr>
          <w:ilvl w:val="0"/>
          <w:numId w:val="37"/>
        </w:numPr>
        <w:rPr>
          <w:rFonts w:cstheme="minorHAnsi"/>
          <w:color w:val="000000"/>
          <w:szCs w:val="24"/>
        </w:rPr>
      </w:pPr>
      <w:r>
        <w:rPr>
          <w:rFonts w:cstheme="minorHAnsi"/>
          <w:color w:val="000000"/>
          <w:szCs w:val="24"/>
        </w:rPr>
        <w:t>cert</w:t>
      </w:r>
      <w:r w:rsidR="006771C3">
        <w:rPr>
          <w:rFonts w:cstheme="minorHAnsi"/>
          <w:color w:val="000000"/>
          <w:szCs w:val="24"/>
        </w:rPr>
        <w:t>ē</w:t>
      </w:r>
      <w:r>
        <w:rPr>
          <w:rFonts w:cstheme="minorHAnsi"/>
          <w:color w:val="000000"/>
          <w:szCs w:val="24"/>
        </w:rPr>
        <w:t xml:space="preserve"> </w:t>
      </w:r>
      <w:r w:rsidR="001837F8" w:rsidRPr="00927D8E">
        <w:rPr>
          <w:rFonts w:cstheme="minorHAnsi"/>
          <w:color w:val="000000"/>
          <w:szCs w:val="24"/>
        </w:rPr>
        <w:t>bon</w:t>
      </w:r>
      <w:r w:rsidR="001837F8">
        <w:rPr>
          <w:rFonts w:cstheme="minorHAnsi"/>
          <w:color w:val="000000"/>
          <w:szCs w:val="24"/>
        </w:rPr>
        <w:t>ā</w:t>
      </w:r>
      <w:r w:rsidR="001837F8" w:rsidRPr="00927D8E">
        <w:rPr>
          <w:rFonts w:cstheme="minorHAnsi"/>
          <w:color w:val="000000"/>
          <w:szCs w:val="24"/>
        </w:rPr>
        <w:t>s domin</w:t>
      </w:r>
      <w:r w:rsidR="001837F8">
        <w:rPr>
          <w:rFonts w:cstheme="minorHAnsi"/>
          <w:color w:val="000000"/>
          <w:szCs w:val="24"/>
        </w:rPr>
        <w:t>ā</w:t>
      </w:r>
      <w:r w:rsidR="001837F8" w:rsidRPr="00927D8E">
        <w:rPr>
          <w:rFonts w:cstheme="minorHAnsi"/>
          <w:color w:val="000000"/>
          <w:szCs w:val="24"/>
        </w:rPr>
        <w:t>s is amat</w:t>
      </w:r>
    </w:p>
    <w:p w14:paraId="5EF8B3CB" w14:textId="77777777" w:rsidR="001837F8" w:rsidRPr="00927D8E" w:rsidRDefault="001837F8" w:rsidP="00CD2394">
      <w:pPr>
        <w:pStyle w:val="NoSpacing"/>
        <w:keepLines/>
        <w:rPr>
          <w:rFonts w:cstheme="minorHAnsi"/>
          <w:color w:val="000000"/>
          <w:szCs w:val="24"/>
        </w:rPr>
      </w:pPr>
    </w:p>
    <w:p w14:paraId="06165056" w14:textId="65751B09" w:rsidR="001837F8" w:rsidRPr="00927D8E" w:rsidRDefault="001837F8">
      <w:pPr>
        <w:pStyle w:val="NoSpacing"/>
        <w:keepLines/>
        <w:numPr>
          <w:ilvl w:val="0"/>
          <w:numId w:val="37"/>
        </w:numPr>
        <w:rPr>
          <w:rFonts w:cstheme="minorHAnsi"/>
          <w:color w:val="000000"/>
          <w:szCs w:val="24"/>
        </w:rPr>
      </w:pPr>
      <w:r w:rsidRPr="00927D8E">
        <w:rPr>
          <w:rFonts w:cstheme="minorHAnsi"/>
          <w:color w:val="000000"/>
          <w:szCs w:val="24"/>
        </w:rPr>
        <w:t>puellae</w:t>
      </w:r>
      <w:r w:rsidR="004D5A83">
        <w:rPr>
          <w:rFonts w:cstheme="minorHAnsi"/>
          <w:color w:val="000000"/>
          <w:szCs w:val="24"/>
        </w:rPr>
        <w:t xml:space="preserve"> nunc</w:t>
      </w:r>
      <w:r w:rsidRPr="00927D8E">
        <w:rPr>
          <w:rFonts w:cstheme="minorHAnsi"/>
          <w:color w:val="000000"/>
          <w:szCs w:val="24"/>
        </w:rPr>
        <w:t xml:space="preserve"> super</w:t>
      </w:r>
      <w:r w:rsidR="004D5A83">
        <w:rPr>
          <w:rFonts w:cstheme="minorHAnsi"/>
          <w:color w:val="000000"/>
          <w:szCs w:val="24"/>
        </w:rPr>
        <w:t>ō</w:t>
      </w:r>
      <w:r w:rsidR="00925881">
        <w:rPr>
          <w:rFonts w:cstheme="minorHAnsi"/>
          <w:color w:val="000000"/>
          <w:szCs w:val="24"/>
        </w:rPr>
        <w:t>s</w:t>
      </w:r>
      <w:r w:rsidRPr="00927D8E">
        <w:rPr>
          <w:rFonts w:cstheme="minorHAnsi"/>
          <w:color w:val="000000"/>
          <w:szCs w:val="24"/>
        </w:rPr>
        <w:t xml:space="preserve"> vident sed </w:t>
      </w:r>
      <w:r>
        <w:rPr>
          <w:rFonts w:cstheme="minorHAnsi"/>
          <w:color w:val="000000"/>
          <w:szCs w:val="24"/>
        </w:rPr>
        <w:t xml:space="preserve">miserae </w:t>
      </w:r>
      <w:r w:rsidRPr="00927D8E">
        <w:rPr>
          <w:rFonts w:cstheme="minorHAnsi"/>
          <w:color w:val="000000"/>
          <w:szCs w:val="24"/>
        </w:rPr>
        <w:t>matr</w:t>
      </w:r>
      <w:r>
        <w:rPr>
          <w:rFonts w:cstheme="minorHAnsi"/>
          <w:color w:val="000000"/>
          <w:szCs w:val="24"/>
        </w:rPr>
        <w:t>ē</w:t>
      </w:r>
      <w:r w:rsidRPr="00927D8E">
        <w:rPr>
          <w:rFonts w:cstheme="minorHAnsi"/>
          <w:color w:val="000000"/>
          <w:szCs w:val="24"/>
        </w:rPr>
        <w:t>s e</w:t>
      </w:r>
      <w:r>
        <w:rPr>
          <w:rFonts w:cstheme="minorHAnsi"/>
          <w:color w:val="000000"/>
          <w:szCs w:val="24"/>
        </w:rPr>
        <w:t>ā</w:t>
      </w:r>
      <w:r w:rsidRPr="00927D8E">
        <w:rPr>
          <w:rFonts w:cstheme="minorHAnsi"/>
          <w:color w:val="000000"/>
          <w:szCs w:val="24"/>
        </w:rPr>
        <w:t>s v</w:t>
      </w:r>
      <w:r>
        <w:rPr>
          <w:rFonts w:cstheme="minorHAnsi"/>
          <w:color w:val="000000"/>
          <w:szCs w:val="24"/>
        </w:rPr>
        <w:t>ō</w:t>
      </w:r>
      <w:r w:rsidRPr="00927D8E">
        <w:rPr>
          <w:rFonts w:cstheme="minorHAnsi"/>
          <w:color w:val="000000"/>
          <w:szCs w:val="24"/>
        </w:rPr>
        <w:t>cant</w:t>
      </w:r>
    </w:p>
    <w:p w14:paraId="2114A1B3" w14:textId="77777777" w:rsidR="001837F8" w:rsidRPr="00927D8E" w:rsidRDefault="001837F8" w:rsidP="00CD2394">
      <w:pPr>
        <w:pStyle w:val="NoSpacing"/>
        <w:keepLines/>
        <w:rPr>
          <w:rFonts w:cstheme="minorHAnsi"/>
          <w:color w:val="000000"/>
          <w:szCs w:val="24"/>
        </w:rPr>
      </w:pPr>
    </w:p>
    <w:p w14:paraId="2F8C1B2F" w14:textId="4B87BF5A" w:rsidR="001837F8" w:rsidRPr="00927D8E" w:rsidRDefault="001837F8">
      <w:pPr>
        <w:pStyle w:val="NoSpacing"/>
        <w:keepLines/>
        <w:numPr>
          <w:ilvl w:val="0"/>
          <w:numId w:val="37"/>
        </w:numPr>
        <w:rPr>
          <w:rFonts w:cstheme="minorHAnsi"/>
          <w:color w:val="000000"/>
          <w:szCs w:val="24"/>
        </w:rPr>
      </w:pPr>
      <w:r w:rsidRPr="00927D8E">
        <w:rPr>
          <w:rFonts w:cstheme="minorHAnsi"/>
          <w:color w:val="000000"/>
          <w:szCs w:val="24"/>
        </w:rPr>
        <w:t xml:space="preserve">servant </w:t>
      </w:r>
      <w:r>
        <w:rPr>
          <w:rFonts w:cstheme="minorHAnsi"/>
          <w:color w:val="000000"/>
          <w:szCs w:val="24"/>
        </w:rPr>
        <w:t>magnī</w:t>
      </w:r>
      <w:r w:rsidRPr="00927D8E">
        <w:rPr>
          <w:rFonts w:cstheme="minorHAnsi"/>
          <w:color w:val="000000"/>
          <w:szCs w:val="24"/>
        </w:rPr>
        <w:t xml:space="preserve"> puer</w:t>
      </w:r>
      <w:r>
        <w:rPr>
          <w:rFonts w:cstheme="minorHAnsi"/>
          <w:color w:val="000000"/>
          <w:szCs w:val="24"/>
        </w:rPr>
        <w:t>ī</w:t>
      </w:r>
      <w:r w:rsidRPr="00927D8E">
        <w:rPr>
          <w:rFonts w:cstheme="minorHAnsi"/>
          <w:color w:val="000000"/>
          <w:szCs w:val="24"/>
        </w:rPr>
        <w:t xml:space="preserve"> puellaeque </w:t>
      </w:r>
      <w:r w:rsidR="00925881">
        <w:rPr>
          <w:rFonts w:cstheme="minorHAnsi"/>
          <w:color w:val="000000"/>
          <w:szCs w:val="24"/>
        </w:rPr>
        <w:t>magn</w:t>
      </w:r>
      <w:r>
        <w:rPr>
          <w:rFonts w:cstheme="minorHAnsi"/>
          <w:color w:val="000000"/>
          <w:szCs w:val="24"/>
        </w:rPr>
        <w:t xml:space="preserve">ōs </w:t>
      </w:r>
      <w:r w:rsidRPr="00927D8E">
        <w:rPr>
          <w:rFonts w:cstheme="minorHAnsi"/>
          <w:color w:val="000000"/>
          <w:szCs w:val="24"/>
        </w:rPr>
        <w:t>equ</w:t>
      </w:r>
      <w:r>
        <w:rPr>
          <w:rFonts w:cstheme="minorHAnsi"/>
          <w:color w:val="000000"/>
          <w:szCs w:val="24"/>
        </w:rPr>
        <w:t>ō</w:t>
      </w:r>
      <w:r w:rsidRPr="00927D8E">
        <w:rPr>
          <w:rFonts w:cstheme="minorHAnsi"/>
          <w:color w:val="000000"/>
          <w:szCs w:val="24"/>
        </w:rPr>
        <w:t>s</w:t>
      </w:r>
    </w:p>
    <w:p w14:paraId="2CFB94AB" w14:textId="77777777" w:rsidR="001837F8" w:rsidRPr="00927D8E" w:rsidRDefault="001837F8" w:rsidP="00CD2394">
      <w:pPr>
        <w:pStyle w:val="NoSpacing"/>
        <w:keepLines/>
        <w:rPr>
          <w:rFonts w:cstheme="minorHAnsi"/>
          <w:color w:val="000000"/>
          <w:szCs w:val="24"/>
        </w:rPr>
      </w:pPr>
    </w:p>
    <w:p w14:paraId="4A833F9C" w14:textId="77777777" w:rsidR="001837F8" w:rsidRPr="00927D8E" w:rsidRDefault="001837F8">
      <w:pPr>
        <w:pStyle w:val="NoSpacing"/>
        <w:keepLines/>
        <w:numPr>
          <w:ilvl w:val="0"/>
          <w:numId w:val="37"/>
        </w:numPr>
        <w:rPr>
          <w:rFonts w:cstheme="minorHAnsi"/>
          <w:color w:val="000000"/>
          <w:szCs w:val="24"/>
        </w:rPr>
      </w:pPr>
      <w:r w:rsidRPr="00927D8E">
        <w:rPr>
          <w:rFonts w:cstheme="minorHAnsi"/>
          <w:color w:val="000000"/>
          <w:szCs w:val="24"/>
        </w:rPr>
        <w:t>certē matr</w:t>
      </w:r>
      <w:r>
        <w:rPr>
          <w:rFonts w:cstheme="minorHAnsi"/>
          <w:color w:val="000000"/>
          <w:szCs w:val="24"/>
        </w:rPr>
        <w:t>ē</w:t>
      </w:r>
      <w:r w:rsidRPr="00927D8E">
        <w:rPr>
          <w:rFonts w:cstheme="minorHAnsi"/>
          <w:color w:val="000000"/>
          <w:szCs w:val="24"/>
        </w:rPr>
        <w:t>s e</w:t>
      </w:r>
      <w:r>
        <w:rPr>
          <w:rFonts w:cstheme="minorHAnsi"/>
          <w:color w:val="000000"/>
          <w:szCs w:val="24"/>
        </w:rPr>
        <w:t>ō</w:t>
      </w:r>
      <w:r w:rsidRPr="00927D8E">
        <w:rPr>
          <w:rFonts w:cstheme="minorHAnsi"/>
          <w:color w:val="000000"/>
          <w:szCs w:val="24"/>
        </w:rPr>
        <w:t>s amant et vocant n</w:t>
      </w:r>
      <w:r>
        <w:rPr>
          <w:rFonts w:cstheme="minorHAnsi"/>
          <w:color w:val="000000"/>
          <w:szCs w:val="24"/>
        </w:rPr>
        <w:t>ā</w:t>
      </w:r>
      <w:r w:rsidRPr="00927D8E">
        <w:rPr>
          <w:rFonts w:cstheme="minorHAnsi"/>
          <w:color w:val="000000"/>
          <w:szCs w:val="24"/>
        </w:rPr>
        <w:t>t</w:t>
      </w:r>
      <w:r>
        <w:rPr>
          <w:rFonts w:cstheme="minorHAnsi"/>
          <w:color w:val="000000"/>
          <w:szCs w:val="24"/>
        </w:rPr>
        <w:t>ō</w:t>
      </w:r>
      <w:r w:rsidRPr="00927D8E">
        <w:rPr>
          <w:rFonts w:cstheme="minorHAnsi"/>
          <w:color w:val="000000"/>
          <w:szCs w:val="24"/>
        </w:rPr>
        <w:t>s parv</w:t>
      </w:r>
      <w:r>
        <w:rPr>
          <w:rFonts w:cstheme="minorHAnsi"/>
          <w:color w:val="000000"/>
          <w:szCs w:val="24"/>
        </w:rPr>
        <w:t>ō</w:t>
      </w:r>
      <w:r w:rsidRPr="00927D8E">
        <w:rPr>
          <w:rFonts w:cstheme="minorHAnsi"/>
          <w:color w:val="000000"/>
          <w:szCs w:val="24"/>
        </w:rPr>
        <w:t>s patr</w:t>
      </w:r>
      <w:r>
        <w:rPr>
          <w:rFonts w:cstheme="minorHAnsi"/>
          <w:color w:val="000000"/>
          <w:szCs w:val="24"/>
        </w:rPr>
        <w:t>ē</w:t>
      </w:r>
      <w:r w:rsidRPr="00927D8E">
        <w:rPr>
          <w:rFonts w:cstheme="minorHAnsi"/>
          <w:color w:val="000000"/>
          <w:szCs w:val="24"/>
        </w:rPr>
        <w:t>s</w:t>
      </w:r>
    </w:p>
    <w:p w14:paraId="282C1532" w14:textId="77777777" w:rsidR="001837F8" w:rsidRPr="00927D8E" w:rsidRDefault="001837F8" w:rsidP="00CD2394">
      <w:pPr>
        <w:pStyle w:val="NoSpacing"/>
        <w:keepLines/>
        <w:rPr>
          <w:rFonts w:cstheme="minorHAnsi"/>
          <w:color w:val="000000"/>
          <w:szCs w:val="24"/>
        </w:rPr>
      </w:pPr>
    </w:p>
    <w:p w14:paraId="3E35EA9E" w14:textId="0AB4BDDC" w:rsidR="001837F8" w:rsidRPr="00927D8E" w:rsidRDefault="001837F8">
      <w:pPr>
        <w:pStyle w:val="NoSpacing"/>
        <w:keepLines/>
        <w:numPr>
          <w:ilvl w:val="0"/>
          <w:numId w:val="37"/>
        </w:numPr>
        <w:rPr>
          <w:rFonts w:cstheme="minorHAnsi"/>
          <w:color w:val="000000"/>
          <w:szCs w:val="24"/>
        </w:rPr>
      </w:pPr>
      <w:r w:rsidRPr="00927D8E">
        <w:rPr>
          <w:rFonts w:cstheme="minorHAnsi"/>
          <w:color w:val="000000"/>
          <w:szCs w:val="24"/>
        </w:rPr>
        <w:t>miser</w:t>
      </w:r>
      <w:r>
        <w:rPr>
          <w:rFonts w:cstheme="minorHAnsi"/>
          <w:color w:val="000000"/>
          <w:szCs w:val="24"/>
        </w:rPr>
        <w:t>ī</w:t>
      </w:r>
      <w:r w:rsidRPr="00927D8E">
        <w:rPr>
          <w:rFonts w:cstheme="minorHAnsi"/>
          <w:color w:val="000000"/>
          <w:szCs w:val="24"/>
        </w:rPr>
        <w:t xml:space="preserve"> vir</w:t>
      </w:r>
      <w:r>
        <w:rPr>
          <w:rFonts w:cstheme="minorHAnsi"/>
          <w:color w:val="000000"/>
          <w:szCs w:val="24"/>
        </w:rPr>
        <w:t>ī agrum para</w:t>
      </w:r>
      <w:r w:rsidRPr="00927D8E">
        <w:rPr>
          <w:rFonts w:cstheme="minorHAnsi"/>
          <w:color w:val="000000"/>
          <w:szCs w:val="24"/>
        </w:rPr>
        <w:t>nt et bonus</w:t>
      </w:r>
      <w:r w:rsidR="006A0226">
        <w:rPr>
          <w:rFonts w:cstheme="minorHAnsi"/>
          <w:color w:val="000000"/>
          <w:szCs w:val="24"/>
        </w:rPr>
        <w:t>*</w:t>
      </w:r>
      <w:r w:rsidRPr="00927D8E">
        <w:rPr>
          <w:rFonts w:cstheme="minorHAnsi"/>
          <w:color w:val="000000"/>
          <w:szCs w:val="24"/>
        </w:rPr>
        <w:t xml:space="preserve"> agrum servat</w:t>
      </w:r>
      <w:r w:rsidR="006A0226">
        <w:rPr>
          <w:rFonts w:cstheme="minorHAnsi"/>
          <w:color w:val="000000"/>
          <w:szCs w:val="24"/>
        </w:rPr>
        <w:t xml:space="preserve"> (*see vocabulary notes).</w:t>
      </w:r>
    </w:p>
    <w:p w14:paraId="357685DE" w14:textId="77777777" w:rsidR="001837F8" w:rsidRPr="00927D8E" w:rsidRDefault="001837F8" w:rsidP="00CD2394">
      <w:pPr>
        <w:pStyle w:val="NoSpacing"/>
        <w:keepLines/>
        <w:rPr>
          <w:rFonts w:cstheme="minorHAnsi"/>
          <w:color w:val="000000"/>
          <w:szCs w:val="24"/>
        </w:rPr>
      </w:pPr>
    </w:p>
    <w:p w14:paraId="1EFA60A7" w14:textId="46C6A073" w:rsidR="001837F8" w:rsidRPr="00927D8E" w:rsidRDefault="006A0226">
      <w:pPr>
        <w:pStyle w:val="NoSpacing"/>
        <w:keepLines/>
        <w:numPr>
          <w:ilvl w:val="0"/>
          <w:numId w:val="37"/>
        </w:numPr>
        <w:rPr>
          <w:rFonts w:cstheme="minorHAnsi"/>
          <w:color w:val="000000"/>
          <w:szCs w:val="24"/>
        </w:rPr>
      </w:pPr>
      <w:r>
        <w:rPr>
          <w:rFonts w:cstheme="minorHAnsi"/>
          <w:color w:val="000000"/>
          <w:szCs w:val="24"/>
        </w:rPr>
        <w:t>super</w:t>
      </w:r>
      <w:r w:rsidR="004D5A83">
        <w:rPr>
          <w:rFonts w:cstheme="minorHAnsi"/>
          <w:color w:val="000000"/>
          <w:szCs w:val="24"/>
        </w:rPr>
        <w:t>ō</w:t>
      </w:r>
      <w:r>
        <w:rPr>
          <w:rFonts w:cstheme="minorHAnsi"/>
          <w:color w:val="000000"/>
          <w:szCs w:val="24"/>
        </w:rPr>
        <w:t>s</w:t>
      </w:r>
      <w:r w:rsidR="001837F8" w:rsidRPr="00927D8E">
        <w:rPr>
          <w:rFonts w:cstheme="minorHAnsi"/>
          <w:color w:val="000000"/>
          <w:szCs w:val="24"/>
        </w:rPr>
        <w:t xml:space="preserve"> tunc</w:t>
      </w:r>
      <w:r>
        <w:rPr>
          <w:rFonts w:cstheme="minorHAnsi"/>
          <w:color w:val="000000"/>
          <w:szCs w:val="24"/>
        </w:rPr>
        <w:t xml:space="preserve"> domin</w:t>
      </w:r>
      <w:r w:rsidR="004D5A83">
        <w:rPr>
          <w:rFonts w:cstheme="minorHAnsi"/>
          <w:color w:val="000000"/>
          <w:szCs w:val="24"/>
        </w:rPr>
        <w:t>ī</w:t>
      </w:r>
      <w:r w:rsidR="001837F8" w:rsidRPr="00927D8E">
        <w:rPr>
          <w:rFonts w:cstheme="minorHAnsi"/>
          <w:color w:val="000000"/>
          <w:szCs w:val="24"/>
        </w:rPr>
        <w:t xml:space="preserve"> amant atque vocant</w:t>
      </w:r>
    </w:p>
    <w:p w14:paraId="065AB9B1" w14:textId="77777777" w:rsidR="001837F8" w:rsidRDefault="001837F8" w:rsidP="00CD2394">
      <w:pPr>
        <w:pStyle w:val="NoSpacing"/>
        <w:keepLines/>
        <w:rPr>
          <w:rFonts w:cstheme="minorHAnsi"/>
          <w:color w:val="000000"/>
          <w:szCs w:val="24"/>
        </w:rPr>
      </w:pPr>
    </w:p>
    <w:p w14:paraId="619278AA" w14:textId="7726883E" w:rsidR="001837F8" w:rsidRPr="00927D8E" w:rsidRDefault="001837F8" w:rsidP="00CD2394">
      <w:pPr>
        <w:pStyle w:val="Heading2"/>
      </w:pPr>
      <w:bookmarkStart w:id="17" w:name="_Toc158984953"/>
      <w:r>
        <w:t xml:space="preserve">Chapter </w:t>
      </w:r>
      <w:r w:rsidR="00334E33">
        <w:t>3</w:t>
      </w:r>
      <w:r>
        <w:t xml:space="preserve"> Vocabulary</w:t>
      </w:r>
      <w:bookmarkEnd w:id="17"/>
    </w:p>
    <w:p w14:paraId="5AE53F42" w14:textId="77777777" w:rsidR="006A0226" w:rsidRDefault="001837F8" w:rsidP="00CD2394">
      <w:pPr>
        <w:pStyle w:val="NoSpacing"/>
        <w:keepLines/>
        <w:rPr>
          <w:rFonts w:cstheme="minorHAnsi"/>
          <w:color w:val="000000"/>
          <w:szCs w:val="24"/>
        </w:rPr>
      </w:pPr>
      <w:r w:rsidRPr="00927D8E">
        <w:rPr>
          <w:rFonts w:cstheme="minorHAnsi"/>
          <w:color w:val="000000"/>
          <w:szCs w:val="24"/>
        </w:rPr>
        <w:t>Vocabulary note:</w:t>
      </w:r>
    </w:p>
    <w:p w14:paraId="4B2C08E5" w14:textId="3B56428D" w:rsidR="001837F8" w:rsidRDefault="001837F8">
      <w:pPr>
        <w:pStyle w:val="NoSpacing"/>
        <w:keepLines/>
        <w:numPr>
          <w:ilvl w:val="0"/>
          <w:numId w:val="85"/>
        </w:numPr>
        <w:rPr>
          <w:rFonts w:cstheme="minorHAnsi"/>
          <w:color w:val="000000"/>
          <w:szCs w:val="24"/>
        </w:rPr>
      </w:pPr>
      <w:r w:rsidRPr="00927D8E">
        <w:rPr>
          <w:rFonts w:cstheme="minorHAnsi"/>
          <w:color w:val="000000"/>
          <w:szCs w:val="24"/>
        </w:rPr>
        <w:t>For adjectives, entries with 3 endings listed (like magnus, magna, magnum) have three separate forms for masculine, feminine, and neuter (respectively).</w:t>
      </w:r>
      <w:r w:rsidR="004D5A83">
        <w:rPr>
          <w:rFonts w:cstheme="minorHAnsi"/>
          <w:color w:val="000000"/>
          <w:szCs w:val="24"/>
        </w:rPr>
        <w:t xml:space="preserve"> We have not learned neuter nouns yet, so just remember the vocabulary forms for now.</w:t>
      </w:r>
    </w:p>
    <w:p w14:paraId="295A15BC" w14:textId="3FA6DE0C" w:rsidR="006A0226" w:rsidRPr="00927D8E" w:rsidRDefault="006A0226">
      <w:pPr>
        <w:pStyle w:val="NoSpacing"/>
        <w:keepLines/>
        <w:numPr>
          <w:ilvl w:val="0"/>
          <w:numId w:val="85"/>
        </w:numPr>
        <w:rPr>
          <w:rFonts w:cstheme="minorHAnsi"/>
          <w:color w:val="000000"/>
          <w:szCs w:val="24"/>
        </w:rPr>
      </w:pPr>
      <w:r>
        <w:rPr>
          <w:rFonts w:cstheme="minorHAnsi"/>
          <w:color w:val="000000"/>
          <w:szCs w:val="24"/>
        </w:rPr>
        <w:t xml:space="preserve">Some adjectives do not modify any specific word (they are called </w:t>
      </w:r>
      <w:r w:rsidRPr="006A0226">
        <w:rPr>
          <w:rFonts w:cstheme="minorHAnsi"/>
          <w:b/>
          <w:bCs/>
          <w:color w:val="000000"/>
          <w:szCs w:val="24"/>
        </w:rPr>
        <w:t>substantive adjectives</w:t>
      </w:r>
      <w:r>
        <w:rPr>
          <w:rFonts w:cstheme="minorHAnsi"/>
          <w:color w:val="000000"/>
          <w:szCs w:val="24"/>
        </w:rPr>
        <w:t xml:space="preserve">). These modify an understood noun. </w:t>
      </w:r>
      <w:r>
        <w:rPr>
          <w:rFonts w:cstheme="minorHAnsi"/>
          <w:i/>
          <w:iCs/>
          <w:color w:val="000000"/>
          <w:szCs w:val="24"/>
        </w:rPr>
        <w:t>Miser</w:t>
      </w:r>
      <w:r>
        <w:rPr>
          <w:rFonts w:cstheme="minorHAnsi"/>
          <w:color w:val="000000"/>
          <w:szCs w:val="24"/>
        </w:rPr>
        <w:t xml:space="preserve"> (masculine singular) just means a “wretched (man).” </w:t>
      </w:r>
      <w:r>
        <w:rPr>
          <w:rFonts w:cstheme="minorHAnsi"/>
          <w:i/>
          <w:iCs/>
          <w:color w:val="000000"/>
          <w:szCs w:val="24"/>
        </w:rPr>
        <w:t>Bonae</w:t>
      </w:r>
      <w:r>
        <w:rPr>
          <w:rFonts w:cstheme="minorHAnsi"/>
          <w:color w:val="000000"/>
          <w:szCs w:val="24"/>
        </w:rPr>
        <w:t xml:space="preserve"> (feminine plural just means “good (women).” This is also the case for </w:t>
      </w:r>
      <w:r>
        <w:rPr>
          <w:rFonts w:cstheme="minorHAnsi"/>
          <w:i/>
          <w:iCs/>
          <w:color w:val="000000"/>
          <w:szCs w:val="24"/>
        </w:rPr>
        <w:t>superus, supera, superum</w:t>
      </w:r>
      <w:r>
        <w:rPr>
          <w:rFonts w:cstheme="minorHAnsi"/>
          <w:color w:val="000000"/>
          <w:szCs w:val="24"/>
        </w:rPr>
        <w:t xml:space="preserve"> in the list below. The ones who live up above are the gods.</w:t>
      </w:r>
    </w:p>
    <w:p w14:paraId="735E0BAF" w14:textId="77777777" w:rsidR="001837F8" w:rsidRPr="00927D8E" w:rsidRDefault="001837F8" w:rsidP="00CD2394">
      <w:pPr>
        <w:pStyle w:val="NoSpacing"/>
        <w:keepLines/>
        <w:rPr>
          <w:rFonts w:cstheme="minorHAnsi"/>
          <w:color w:val="000000"/>
          <w:szCs w:val="24"/>
        </w:rPr>
      </w:pPr>
    </w:p>
    <w:p w14:paraId="79F33840" w14:textId="77777777" w:rsidR="001837F8" w:rsidRPr="00927D8E" w:rsidRDefault="001837F8" w:rsidP="00CD2394">
      <w:pPr>
        <w:pStyle w:val="NoSpacing"/>
        <w:keepLines/>
        <w:rPr>
          <w:rFonts w:cstheme="minorHAnsi"/>
          <w:color w:val="000000"/>
          <w:szCs w:val="24"/>
        </w:rPr>
      </w:pPr>
    </w:p>
    <w:tbl>
      <w:tblPr>
        <w:tblW w:w="5000" w:type="pct"/>
        <w:tblCellMar>
          <w:left w:w="0" w:type="dxa"/>
          <w:right w:w="0" w:type="dxa"/>
        </w:tblCellMar>
        <w:tblLook w:val="0000" w:firstRow="0" w:lastRow="0" w:firstColumn="0" w:lastColumn="0" w:noHBand="0" w:noVBand="0"/>
      </w:tblPr>
      <w:tblGrid>
        <w:gridCol w:w="4670"/>
        <w:gridCol w:w="4670"/>
      </w:tblGrid>
      <w:tr w:rsidR="001837F8" w:rsidRPr="00927D8E" w14:paraId="453A7DF1"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C1DCE0" w14:textId="77777777" w:rsidR="001837F8" w:rsidRPr="00927D8E" w:rsidRDefault="001837F8" w:rsidP="00CD2394">
            <w:pPr>
              <w:pStyle w:val="NoSpacing"/>
              <w:keepLines/>
              <w:rPr>
                <w:rFonts w:cstheme="minorHAnsi"/>
                <w:color w:val="000000"/>
                <w:szCs w:val="24"/>
              </w:rPr>
            </w:pPr>
            <w:r w:rsidRPr="00927D8E">
              <w:rPr>
                <w:rFonts w:cstheme="minorHAnsi"/>
                <w:b/>
                <w:bCs/>
                <w:color w:val="000000"/>
                <w:szCs w:val="24"/>
              </w:rPr>
              <w:t>Adjectives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4326F5" w14:textId="77777777" w:rsidR="001837F8" w:rsidRPr="00927D8E" w:rsidRDefault="001837F8" w:rsidP="00CD2394">
            <w:pPr>
              <w:pStyle w:val="NoSpacing"/>
              <w:keepLines/>
              <w:rPr>
                <w:rFonts w:cstheme="minorHAnsi"/>
                <w:szCs w:val="24"/>
              </w:rPr>
            </w:pPr>
          </w:p>
        </w:tc>
      </w:tr>
      <w:tr w:rsidR="001837F8" w:rsidRPr="00927D8E" w14:paraId="2D98D67A"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FE577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magnus, magna, magnum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B6E9D6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large, great</w:t>
            </w:r>
          </w:p>
        </w:tc>
      </w:tr>
      <w:tr w:rsidR="001837F8" w:rsidRPr="00927D8E" w14:paraId="1E5FD7EC"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68D54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multus, multa, multum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CB8951"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much (singular), many (plural)</w:t>
            </w:r>
          </w:p>
        </w:tc>
      </w:tr>
      <w:tr w:rsidR="001837F8" w:rsidRPr="00927D8E" w14:paraId="4503B187"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EB3700"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bonus, bona, bonum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A9D2A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good, noble, pleasant</w:t>
            </w:r>
          </w:p>
        </w:tc>
      </w:tr>
      <w:tr w:rsidR="001837F8" w:rsidRPr="00927D8E" w14:paraId="00C52D87"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BE65D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superus, supera, superum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5645EB" w14:textId="1C903D2A" w:rsidR="001837F8" w:rsidRPr="00927D8E" w:rsidRDefault="001837F8" w:rsidP="00CD2394">
            <w:pPr>
              <w:pStyle w:val="NoSpacing"/>
              <w:keepLines/>
              <w:rPr>
                <w:rFonts w:cstheme="minorHAnsi"/>
                <w:color w:val="000000"/>
                <w:szCs w:val="24"/>
              </w:rPr>
            </w:pPr>
            <w:r w:rsidRPr="00927D8E">
              <w:rPr>
                <w:rFonts w:cstheme="minorHAnsi"/>
                <w:color w:val="000000"/>
                <w:szCs w:val="24"/>
              </w:rPr>
              <w:t>above, lofty</w:t>
            </w:r>
            <w:r w:rsidR="00925881">
              <w:rPr>
                <w:rFonts w:cstheme="minorHAnsi"/>
                <w:color w:val="000000"/>
                <w:szCs w:val="24"/>
              </w:rPr>
              <w:t>; (often) “the gods above”</w:t>
            </w:r>
          </w:p>
        </w:tc>
      </w:tr>
      <w:tr w:rsidR="001837F8" w:rsidRPr="00927D8E" w14:paraId="094670C7"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704FC3"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miser, misera, miserum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B0BCC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poor, unfortunate</w:t>
            </w:r>
          </w:p>
        </w:tc>
      </w:tr>
      <w:tr w:rsidR="001837F8" w:rsidRPr="00927D8E" w14:paraId="0C6CAE15"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613BA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novus, nova, novum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3A3E17"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new, strange</w:t>
            </w:r>
          </w:p>
        </w:tc>
      </w:tr>
      <w:tr w:rsidR="001837F8" w:rsidRPr="00927D8E" w14:paraId="7A0B64D7"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5F182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longus, longa, longum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2F20D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long, tall</w:t>
            </w:r>
          </w:p>
        </w:tc>
      </w:tr>
      <w:tr w:rsidR="001837F8" w:rsidRPr="00927D8E" w14:paraId="1C27448E"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2887AA" w14:textId="1B35EB8D" w:rsidR="001837F8" w:rsidRPr="00927D8E" w:rsidRDefault="00574BC8" w:rsidP="00CD2394">
            <w:pPr>
              <w:pStyle w:val="NoSpacing"/>
              <w:keepLines/>
              <w:rPr>
                <w:rFonts w:cstheme="minorHAnsi"/>
                <w:color w:val="000000"/>
                <w:szCs w:val="24"/>
              </w:rPr>
            </w:pPr>
            <w:r>
              <w:rPr>
                <w:rFonts w:cstheme="minorHAnsi"/>
                <w:color w:val="000000"/>
                <w:szCs w:val="24"/>
              </w:rPr>
              <w:t>parvus</w:t>
            </w:r>
            <w:r w:rsidR="001837F8" w:rsidRPr="00927D8E">
              <w:rPr>
                <w:rFonts w:cstheme="minorHAnsi"/>
                <w:color w:val="000000"/>
                <w:szCs w:val="24"/>
              </w:rPr>
              <w:t>, parva, parvum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E94C7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small, little, cheap</w:t>
            </w:r>
          </w:p>
        </w:tc>
      </w:tr>
      <w:tr w:rsidR="001837F8" w:rsidRPr="00927D8E" w14:paraId="2E7E8150"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7DAE77" w14:textId="77777777" w:rsidR="001837F8" w:rsidRPr="00927D8E" w:rsidRDefault="001837F8" w:rsidP="00CD2394">
            <w:pPr>
              <w:pStyle w:val="NoSpacing"/>
              <w:keepLines/>
              <w:rPr>
                <w:rFonts w:cstheme="minorHAnsi"/>
                <w:color w:val="000000"/>
                <w:szCs w:val="24"/>
              </w:rPr>
            </w:pPr>
            <w:r w:rsidRPr="00927D8E">
              <w:rPr>
                <w:rFonts w:cstheme="minorHAnsi"/>
                <w:b/>
                <w:bCs/>
                <w:color w:val="000000"/>
                <w:szCs w:val="24"/>
              </w:rPr>
              <w:t>Nouns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59ACB85" w14:textId="77777777" w:rsidR="001837F8" w:rsidRPr="00927D8E" w:rsidRDefault="001837F8" w:rsidP="00CD2394">
            <w:pPr>
              <w:pStyle w:val="NoSpacing"/>
              <w:keepLines/>
              <w:rPr>
                <w:rFonts w:cstheme="minorHAnsi"/>
                <w:color w:val="000000"/>
                <w:szCs w:val="24"/>
              </w:rPr>
            </w:pPr>
          </w:p>
        </w:tc>
      </w:tr>
      <w:tr w:rsidR="001837F8" w:rsidRPr="00927D8E" w14:paraId="5CF4AF90"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33A54A" w14:textId="29CD6EF2" w:rsidR="001837F8" w:rsidRPr="00927D8E" w:rsidRDefault="001837F8" w:rsidP="00CD2394">
            <w:pPr>
              <w:pStyle w:val="NoSpacing"/>
              <w:keepLines/>
              <w:rPr>
                <w:rFonts w:cstheme="minorHAnsi"/>
                <w:color w:val="000000"/>
                <w:szCs w:val="24"/>
              </w:rPr>
            </w:pPr>
            <w:r w:rsidRPr="00927D8E">
              <w:rPr>
                <w:rFonts w:cstheme="minorHAnsi"/>
                <w:color w:val="000000"/>
                <w:szCs w:val="24"/>
              </w:rPr>
              <w:t>frāter</w:t>
            </w:r>
            <w:r>
              <w:rPr>
                <w:rFonts w:cstheme="minorHAnsi"/>
                <w:color w:val="000000"/>
                <w:szCs w:val="24"/>
              </w:rPr>
              <w:t>,</w:t>
            </w:r>
            <w:r w:rsidRPr="00927D8E">
              <w:rPr>
                <w:rFonts w:cstheme="minorHAnsi"/>
                <w:color w:val="000000"/>
                <w:szCs w:val="24"/>
              </w:rPr>
              <w:t xml:space="preserve"> frātris </w:t>
            </w:r>
            <w:r w:rsidR="00BF4344">
              <w:rPr>
                <w:rFonts w:cstheme="minorHAnsi"/>
                <w:color w:val="000000"/>
                <w:szCs w:val="24"/>
              </w:rPr>
              <w:t>(</w:t>
            </w:r>
            <w:r w:rsidRPr="00927D8E">
              <w:rPr>
                <w:rFonts w:cstheme="minorHAnsi"/>
                <w:color w:val="000000"/>
                <w:szCs w:val="24"/>
              </w:rPr>
              <w:t>m.</w:t>
            </w:r>
            <w:r w:rsidR="00BF4344">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58EFCF"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brother</w:t>
            </w:r>
          </w:p>
        </w:tc>
      </w:tr>
      <w:tr w:rsidR="001837F8" w:rsidRPr="00927D8E" w14:paraId="1B742F1B" w14:textId="77777777" w:rsidTr="008758E5">
        <w:trPr>
          <w:trHeight w:val="34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001F93" w14:textId="545ACA16" w:rsidR="001837F8" w:rsidRPr="00927D8E" w:rsidRDefault="001837F8" w:rsidP="00CD2394">
            <w:pPr>
              <w:pStyle w:val="NoSpacing"/>
              <w:keepLines/>
              <w:rPr>
                <w:rFonts w:cstheme="minorHAnsi"/>
                <w:color w:val="000000"/>
                <w:szCs w:val="24"/>
              </w:rPr>
            </w:pPr>
            <w:r w:rsidRPr="00927D8E">
              <w:rPr>
                <w:rFonts w:cstheme="minorHAnsi"/>
                <w:color w:val="000000"/>
                <w:szCs w:val="24"/>
              </w:rPr>
              <w:t>puella</w:t>
            </w:r>
            <w:r>
              <w:rPr>
                <w:rFonts w:cstheme="minorHAnsi"/>
                <w:color w:val="000000"/>
                <w:szCs w:val="24"/>
              </w:rPr>
              <w:t>,</w:t>
            </w:r>
            <w:r w:rsidRPr="00927D8E">
              <w:rPr>
                <w:rFonts w:cstheme="minorHAnsi"/>
                <w:color w:val="000000"/>
                <w:szCs w:val="24"/>
              </w:rPr>
              <w:t xml:space="preserve"> puellae </w:t>
            </w:r>
            <w:r w:rsidR="00BF4344">
              <w:rPr>
                <w:rFonts w:cstheme="minorHAnsi"/>
                <w:color w:val="000000"/>
                <w:szCs w:val="24"/>
              </w:rPr>
              <w:t>(</w:t>
            </w:r>
            <w:r w:rsidRPr="00927D8E">
              <w:rPr>
                <w:rFonts w:cstheme="minorHAnsi"/>
                <w:color w:val="000000"/>
                <w:szCs w:val="24"/>
              </w:rPr>
              <w:t>f.</w:t>
            </w:r>
            <w:r w:rsidR="00BF4344">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C81255" w14:textId="77777777" w:rsidR="001837F8" w:rsidRPr="00927D8E" w:rsidRDefault="001837F8" w:rsidP="00CD2394">
            <w:pPr>
              <w:pStyle w:val="NoSpacing"/>
              <w:keepLines/>
              <w:rPr>
                <w:rFonts w:cstheme="minorHAnsi"/>
                <w:szCs w:val="24"/>
              </w:rPr>
            </w:pPr>
            <w:r w:rsidRPr="00927D8E">
              <w:rPr>
                <w:rFonts w:cstheme="minorHAnsi"/>
                <w:color w:val="000000"/>
                <w:szCs w:val="24"/>
              </w:rPr>
              <w:t>girl</w:t>
            </w:r>
          </w:p>
        </w:tc>
      </w:tr>
      <w:tr w:rsidR="001837F8" w:rsidRPr="00927D8E" w14:paraId="29E5C620"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3FEBAF" w14:textId="50348E0E" w:rsidR="001837F8" w:rsidRPr="00927D8E" w:rsidRDefault="001837F8" w:rsidP="00CD2394">
            <w:pPr>
              <w:pStyle w:val="NoSpacing"/>
              <w:keepLines/>
              <w:rPr>
                <w:rFonts w:cstheme="minorHAnsi"/>
                <w:color w:val="000000"/>
                <w:szCs w:val="24"/>
              </w:rPr>
            </w:pPr>
            <w:r w:rsidRPr="00927D8E">
              <w:rPr>
                <w:rFonts w:cstheme="minorHAnsi"/>
                <w:color w:val="000000"/>
                <w:szCs w:val="24"/>
              </w:rPr>
              <w:t>silva</w:t>
            </w:r>
            <w:r>
              <w:rPr>
                <w:rFonts w:cstheme="minorHAnsi"/>
                <w:color w:val="000000"/>
                <w:szCs w:val="24"/>
              </w:rPr>
              <w:t>,</w:t>
            </w:r>
            <w:r w:rsidRPr="00927D8E">
              <w:rPr>
                <w:rFonts w:cstheme="minorHAnsi"/>
                <w:color w:val="000000"/>
                <w:szCs w:val="24"/>
              </w:rPr>
              <w:t xml:space="preserve"> silvae </w:t>
            </w:r>
            <w:r w:rsidR="00BF4344">
              <w:rPr>
                <w:rFonts w:cstheme="minorHAnsi"/>
                <w:color w:val="000000"/>
                <w:szCs w:val="24"/>
              </w:rPr>
              <w:t>(</w:t>
            </w:r>
            <w:r w:rsidRPr="00927D8E">
              <w:rPr>
                <w:rFonts w:cstheme="minorHAnsi"/>
                <w:color w:val="000000"/>
                <w:szCs w:val="24"/>
              </w:rPr>
              <w:t>f.</w:t>
            </w:r>
            <w:r w:rsidR="00BF4344">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41805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forest</w:t>
            </w:r>
          </w:p>
        </w:tc>
      </w:tr>
      <w:tr w:rsidR="001837F8" w:rsidRPr="00927D8E" w14:paraId="23E7D806"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EE93C3" w14:textId="5E25A964" w:rsidR="001837F8" w:rsidRPr="00927D8E" w:rsidRDefault="001837F8" w:rsidP="00CD2394">
            <w:pPr>
              <w:pStyle w:val="NoSpacing"/>
              <w:keepLines/>
              <w:rPr>
                <w:rFonts w:cstheme="minorHAnsi"/>
                <w:color w:val="000000"/>
                <w:szCs w:val="24"/>
              </w:rPr>
            </w:pPr>
            <w:r w:rsidRPr="00927D8E">
              <w:rPr>
                <w:rFonts w:cstheme="minorHAnsi"/>
                <w:color w:val="000000"/>
                <w:szCs w:val="24"/>
              </w:rPr>
              <w:t>dominus</w:t>
            </w:r>
            <w:r>
              <w:rPr>
                <w:rFonts w:cstheme="minorHAnsi"/>
                <w:color w:val="000000"/>
                <w:szCs w:val="24"/>
              </w:rPr>
              <w:t>,</w:t>
            </w:r>
            <w:r w:rsidRPr="00927D8E">
              <w:rPr>
                <w:rFonts w:cstheme="minorHAnsi"/>
                <w:color w:val="000000"/>
                <w:szCs w:val="24"/>
              </w:rPr>
              <w:t xml:space="preserve"> dominī </w:t>
            </w:r>
            <w:r w:rsidR="00BF4344">
              <w:rPr>
                <w:rFonts w:cstheme="minorHAnsi"/>
                <w:color w:val="000000"/>
                <w:szCs w:val="24"/>
              </w:rPr>
              <w:t>(</w:t>
            </w:r>
            <w:r w:rsidRPr="00927D8E">
              <w:rPr>
                <w:rFonts w:cstheme="minorHAnsi"/>
                <w:color w:val="000000"/>
                <w:szCs w:val="24"/>
              </w:rPr>
              <w:t>m.</w:t>
            </w:r>
            <w:r w:rsidR="00BF4344">
              <w:rPr>
                <w:rFonts w:cstheme="minorHAnsi"/>
                <w:color w:val="000000"/>
                <w:szCs w:val="24"/>
              </w:rPr>
              <w:t>)</w:t>
            </w:r>
            <w:r w:rsidRPr="00927D8E">
              <w:rPr>
                <w:rFonts w:cstheme="minorHAnsi"/>
                <w:color w:val="000000"/>
                <w:szCs w:val="24"/>
              </w:rPr>
              <w:t>; domina</w:t>
            </w:r>
            <w:r>
              <w:rPr>
                <w:rFonts w:cstheme="minorHAnsi"/>
                <w:color w:val="000000"/>
                <w:szCs w:val="24"/>
              </w:rPr>
              <w:t>,</w:t>
            </w:r>
            <w:r w:rsidRPr="00927D8E">
              <w:rPr>
                <w:rFonts w:cstheme="minorHAnsi"/>
                <w:color w:val="000000"/>
                <w:szCs w:val="24"/>
              </w:rPr>
              <w:t xml:space="preserve"> dominae </w:t>
            </w:r>
            <w:r w:rsidR="00BF4344">
              <w:rPr>
                <w:rFonts w:cstheme="minorHAnsi"/>
                <w:color w:val="000000"/>
                <w:szCs w:val="24"/>
              </w:rPr>
              <w:t>(</w:t>
            </w:r>
            <w:r w:rsidRPr="00927D8E">
              <w:rPr>
                <w:rFonts w:cstheme="minorHAnsi"/>
                <w:color w:val="000000"/>
                <w:szCs w:val="24"/>
              </w:rPr>
              <w:t>f.</w:t>
            </w:r>
            <w:r w:rsidR="00BF4344">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A78D6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master/mistress</w:t>
            </w:r>
          </w:p>
        </w:tc>
      </w:tr>
      <w:tr w:rsidR="001837F8" w:rsidRPr="00927D8E" w14:paraId="5E998A34"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57157B" w14:textId="6647D26C" w:rsidR="001837F8" w:rsidRPr="00927D8E" w:rsidRDefault="001837F8" w:rsidP="00CD2394">
            <w:pPr>
              <w:pStyle w:val="NoSpacing"/>
              <w:keepLines/>
              <w:rPr>
                <w:rFonts w:cstheme="minorHAnsi"/>
                <w:color w:val="000000"/>
                <w:szCs w:val="24"/>
              </w:rPr>
            </w:pPr>
            <w:r w:rsidRPr="00927D8E">
              <w:rPr>
                <w:rFonts w:cstheme="minorHAnsi"/>
                <w:color w:val="000000"/>
                <w:szCs w:val="24"/>
              </w:rPr>
              <w:t>equus</w:t>
            </w:r>
            <w:r>
              <w:rPr>
                <w:rFonts w:cstheme="minorHAnsi"/>
                <w:color w:val="000000"/>
                <w:szCs w:val="24"/>
              </w:rPr>
              <w:t>,</w:t>
            </w:r>
            <w:r w:rsidRPr="00927D8E">
              <w:rPr>
                <w:rFonts w:cstheme="minorHAnsi"/>
                <w:color w:val="000000"/>
                <w:szCs w:val="24"/>
              </w:rPr>
              <w:t xml:space="preserve"> equī </w:t>
            </w:r>
            <w:r w:rsidR="00BF4344">
              <w:rPr>
                <w:rFonts w:cstheme="minorHAnsi"/>
                <w:color w:val="000000"/>
                <w:szCs w:val="24"/>
              </w:rPr>
              <w:t>(</w:t>
            </w:r>
            <w:r w:rsidRPr="00927D8E">
              <w:rPr>
                <w:rFonts w:cstheme="minorHAnsi"/>
                <w:color w:val="000000"/>
                <w:szCs w:val="24"/>
              </w:rPr>
              <w:t>m.</w:t>
            </w:r>
            <w:r w:rsidR="00BF4344">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DFC51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horse</w:t>
            </w:r>
          </w:p>
        </w:tc>
      </w:tr>
      <w:tr w:rsidR="001837F8" w:rsidRPr="00927D8E" w14:paraId="037E01C5"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57CE39" w14:textId="46ECAB3D" w:rsidR="001837F8" w:rsidRPr="00927D8E" w:rsidRDefault="001837F8" w:rsidP="00CD2394">
            <w:pPr>
              <w:pStyle w:val="NoSpacing"/>
              <w:keepLines/>
              <w:rPr>
                <w:rFonts w:cstheme="minorHAnsi"/>
                <w:color w:val="000000"/>
                <w:szCs w:val="24"/>
              </w:rPr>
            </w:pPr>
            <w:r w:rsidRPr="00927D8E">
              <w:rPr>
                <w:rFonts w:cstheme="minorHAnsi"/>
                <w:color w:val="000000"/>
                <w:szCs w:val="24"/>
              </w:rPr>
              <w:t>iuvenis</w:t>
            </w:r>
            <w:r>
              <w:rPr>
                <w:rFonts w:cstheme="minorHAnsi"/>
                <w:color w:val="000000"/>
                <w:szCs w:val="24"/>
              </w:rPr>
              <w:t>,</w:t>
            </w:r>
            <w:r w:rsidRPr="00927D8E">
              <w:rPr>
                <w:rFonts w:cstheme="minorHAnsi"/>
                <w:color w:val="000000"/>
                <w:szCs w:val="24"/>
              </w:rPr>
              <w:t xml:space="preserve"> iuvenis </w:t>
            </w:r>
            <w:r w:rsidR="00BF4344">
              <w:rPr>
                <w:rFonts w:cstheme="minorHAnsi"/>
                <w:color w:val="000000"/>
                <w:szCs w:val="24"/>
              </w:rPr>
              <w:t>(</w:t>
            </w:r>
            <w:r w:rsidRPr="00927D8E">
              <w:rPr>
                <w:rFonts w:cstheme="minorHAnsi"/>
                <w:color w:val="000000"/>
                <w:szCs w:val="24"/>
              </w:rPr>
              <w:t>m.</w:t>
            </w:r>
            <w:r w:rsidR="00BF4344">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8F38AD"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young man</w:t>
            </w:r>
          </w:p>
        </w:tc>
      </w:tr>
      <w:tr w:rsidR="001837F8" w:rsidRPr="00927D8E" w14:paraId="019C66C6"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4168988" w14:textId="333CECC7" w:rsidR="001837F8" w:rsidRPr="00927D8E" w:rsidRDefault="001837F8" w:rsidP="00CD2394">
            <w:pPr>
              <w:pStyle w:val="NoSpacing"/>
              <w:keepLines/>
              <w:rPr>
                <w:rFonts w:cstheme="minorHAnsi"/>
                <w:color w:val="000000"/>
                <w:szCs w:val="24"/>
              </w:rPr>
            </w:pPr>
            <w:r w:rsidRPr="00927D8E">
              <w:rPr>
                <w:rFonts w:cstheme="minorHAnsi"/>
                <w:color w:val="000000"/>
                <w:szCs w:val="24"/>
              </w:rPr>
              <w:t>ager</w:t>
            </w:r>
            <w:r>
              <w:rPr>
                <w:rFonts w:cstheme="minorHAnsi"/>
                <w:color w:val="000000"/>
                <w:szCs w:val="24"/>
              </w:rPr>
              <w:t>,</w:t>
            </w:r>
            <w:r w:rsidRPr="00927D8E">
              <w:rPr>
                <w:rFonts w:cstheme="minorHAnsi"/>
                <w:color w:val="000000"/>
                <w:szCs w:val="24"/>
              </w:rPr>
              <w:t xml:space="preserve"> agrī </w:t>
            </w:r>
            <w:r w:rsidR="00BF4344">
              <w:rPr>
                <w:rFonts w:cstheme="minorHAnsi"/>
                <w:color w:val="000000"/>
                <w:szCs w:val="24"/>
              </w:rPr>
              <w:t>(</w:t>
            </w:r>
            <w:r w:rsidRPr="00927D8E">
              <w:rPr>
                <w:rFonts w:cstheme="minorHAnsi"/>
                <w:color w:val="000000"/>
                <w:szCs w:val="24"/>
              </w:rPr>
              <w:t>m.</w:t>
            </w:r>
            <w:r w:rsidR="00BF4344">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A6EB4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field</w:t>
            </w:r>
          </w:p>
        </w:tc>
      </w:tr>
      <w:tr w:rsidR="001837F8" w:rsidRPr="00927D8E" w14:paraId="18395748"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1F6FF3" w14:textId="77777777" w:rsidR="001837F8" w:rsidRPr="00927D8E" w:rsidRDefault="001837F8" w:rsidP="00CD2394">
            <w:pPr>
              <w:pStyle w:val="NoSpacing"/>
              <w:keepLines/>
              <w:rPr>
                <w:rFonts w:cstheme="minorHAnsi"/>
                <w:color w:val="000000"/>
                <w:szCs w:val="24"/>
              </w:rPr>
            </w:pPr>
            <w:r w:rsidRPr="00927D8E">
              <w:rPr>
                <w:rFonts w:cstheme="minorHAnsi"/>
                <w:b/>
                <w:bCs/>
                <w:color w:val="000000"/>
                <w:szCs w:val="24"/>
              </w:rPr>
              <w:t>Verbs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16BC0F" w14:textId="77777777" w:rsidR="001837F8" w:rsidRPr="00927D8E" w:rsidRDefault="001837F8" w:rsidP="00CD2394">
            <w:pPr>
              <w:pStyle w:val="NoSpacing"/>
              <w:keepLines/>
              <w:rPr>
                <w:rFonts w:cstheme="minorHAnsi"/>
                <w:color w:val="000000"/>
                <w:szCs w:val="24"/>
              </w:rPr>
            </w:pPr>
            <w:r>
              <w:rPr>
                <w:rFonts w:cstheme="minorHAnsi"/>
                <w:szCs w:val="24"/>
              </w:rPr>
              <w:t>*intransitive verbs are marked with an asterisk</w:t>
            </w:r>
          </w:p>
        </w:tc>
      </w:tr>
      <w:tr w:rsidR="001837F8" w:rsidRPr="00927D8E" w14:paraId="31AD7047"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D611B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iacet/iacent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1735C6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he/she/it lies (on the ground)/they lie</w:t>
            </w:r>
          </w:p>
        </w:tc>
      </w:tr>
      <w:tr w:rsidR="001837F8" w:rsidRPr="00927D8E" w14:paraId="619C4FFE"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5B933D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servat/servant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0706CB" w14:textId="77777777" w:rsidR="001837F8" w:rsidRPr="00927D8E" w:rsidRDefault="001837F8" w:rsidP="00CD2394">
            <w:pPr>
              <w:pStyle w:val="NoSpacing"/>
              <w:keepLines/>
              <w:rPr>
                <w:rFonts w:cstheme="minorHAnsi"/>
                <w:szCs w:val="24"/>
              </w:rPr>
            </w:pPr>
            <w:r w:rsidRPr="00927D8E">
              <w:rPr>
                <w:rFonts w:cstheme="minorHAnsi"/>
                <w:color w:val="000000"/>
                <w:szCs w:val="24"/>
              </w:rPr>
              <w:t>he/she/it protects/guards; they protect/guard</w:t>
            </w:r>
          </w:p>
        </w:tc>
      </w:tr>
      <w:tr w:rsidR="001837F8" w:rsidRPr="00927D8E" w14:paraId="2691DD38"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B5B098" w14:textId="77777777" w:rsidR="001837F8" w:rsidRPr="00927D8E" w:rsidRDefault="001837F8" w:rsidP="00CD2394">
            <w:pPr>
              <w:pStyle w:val="NoSpacing"/>
              <w:keepLines/>
              <w:rPr>
                <w:rFonts w:cstheme="minorHAnsi"/>
                <w:color w:val="000000"/>
                <w:szCs w:val="24"/>
              </w:rPr>
            </w:pPr>
            <w:r>
              <w:rPr>
                <w:rFonts w:cstheme="minorHAnsi"/>
                <w:color w:val="000000"/>
                <w:szCs w:val="24"/>
              </w:rPr>
              <w:lastRenderedPageBreak/>
              <w:t>parat/parant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944919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he/she/it </w:t>
            </w:r>
            <w:r>
              <w:rPr>
                <w:rFonts w:cstheme="minorHAnsi"/>
                <w:color w:val="000000"/>
                <w:szCs w:val="24"/>
              </w:rPr>
              <w:t>prepares, designs, acquires</w:t>
            </w:r>
            <w:r w:rsidRPr="00927D8E">
              <w:rPr>
                <w:rFonts w:cstheme="minorHAnsi"/>
                <w:color w:val="000000"/>
                <w:szCs w:val="24"/>
              </w:rPr>
              <w:t>; they (etc)</w:t>
            </w:r>
            <w:r>
              <w:rPr>
                <w:rFonts w:cstheme="minorHAnsi"/>
                <w:color w:val="000000"/>
                <w:szCs w:val="24"/>
              </w:rPr>
              <w:t>**</w:t>
            </w:r>
          </w:p>
        </w:tc>
      </w:tr>
      <w:tr w:rsidR="001837F8" w:rsidRPr="00927D8E" w14:paraId="0771A888"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E069E3" w14:textId="77777777" w:rsidR="001837F8" w:rsidRPr="00927D8E" w:rsidRDefault="001837F8" w:rsidP="00CD2394">
            <w:pPr>
              <w:pStyle w:val="NoSpacing"/>
              <w:keepLines/>
              <w:rPr>
                <w:rFonts w:cstheme="minorHAnsi"/>
                <w:color w:val="000000"/>
                <w:szCs w:val="24"/>
              </w:rPr>
            </w:pPr>
            <w:r w:rsidRPr="00927D8E">
              <w:rPr>
                <w:rFonts w:cstheme="minorHAnsi"/>
                <w:b/>
                <w:bCs/>
                <w:color w:val="000000"/>
                <w:szCs w:val="24"/>
              </w:rPr>
              <w:t>Adverbs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4AFA4F" w14:textId="77777777" w:rsidR="001837F8" w:rsidRPr="00927D8E" w:rsidRDefault="001837F8" w:rsidP="00CD2394">
            <w:pPr>
              <w:pStyle w:val="NoSpacing"/>
              <w:keepLines/>
              <w:rPr>
                <w:rFonts w:cstheme="minorHAnsi"/>
                <w:color w:val="000000"/>
                <w:szCs w:val="24"/>
              </w:rPr>
            </w:pPr>
          </w:p>
        </w:tc>
      </w:tr>
      <w:tr w:rsidR="001837F8" w:rsidRPr="00927D8E" w14:paraId="1DCE42E2"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5B1863"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nunc</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C3638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now</w:t>
            </w:r>
          </w:p>
        </w:tc>
      </w:tr>
      <w:tr w:rsidR="001837F8" w:rsidRPr="00927D8E" w14:paraId="2AD665BD"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E88FED"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tunc</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E636F0" w14:textId="77777777" w:rsidR="001837F8" w:rsidRPr="00927D8E" w:rsidRDefault="001837F8" w:rsidP="00CD2394">
            <w:pPr>
              <w:pStyle w:val="NoSpacing"/>
              <w:keepLines/>
              <w:rPr>
                <w:rFonts w:cstheme="minorHAnsi"/>
                <w:szCs w:val="24"/>
              </w:rPr>
            </w:pPr>
            <w:r w:rsidRPr="00927D8E">
              <w:rPr>
                <w:rFonts w:cstheme="minorHAnsi"/>
                <w:color w:val="000000"/>
                <w:szCs w:val="24"/>
              </w:rPr>
              <w:t>then</w:t>
            </w:r>
          </w:p>
        </w:tc>
      </w:tr>
      <w:tr w:rsidR="001837F8" w:rsidRPr="00927D8E" w14:paraId="70E905AB"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E09C13F"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certē</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4799ED"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certainly</w:t>
            </w:r>
          </w:p>
        </w:tc>
      </w:tr>
      <w:tr w:rsidR="00526F27" w:rsidRPr="00927D8E" w14:paraId="3DE78B3D"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4DD58A" w14:textId="58E84BB8" w:rsidR="00526F27" w:rsidRPr="00526F27" w:rsidRDefault="00526F27" w:rsidP="00CD2394">
            <w:pPr>
              <w:pStyle w:val="NoSpacing"/>
              <w:keepLines/>
              <w:rPr>
                <w:rFonts w:cstheme="minorHAnsi"/>
                <w:b/>
                <w:color w:val="000000"/>
                <w:szCs w:val="24"/>
              </w:rPr>
            </w:pPr>
            <w:r w:rsidRPr="00526F27">
              <w:rPr>
                <w:rFonts w:cstheme="minorHAnsi"/>
                <w:b/>
                <w:color w:val="000000"/>
                <w:szCs w:val="24"/>
              </w:rPr>
              <w:t>Coordinating conjunctions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05D5CB" w14:textId="77777777" w:rsidR="00526F27" w:rsidRPr="00927D8E" w:rsidRDefault="00526F27" w:rsidP="00CD2394">
            <w:pPr>
              <w:pStyle w:val="NoSpacing"/>
              <w:keepLines/>
              <w:rPr>
                <w:rFonts w:cstheme="minorHAnsi"/>
                <w:color w:val="000000"/>
                <w:szCs w:val="24"/>
              </w:rPr>
            </w:pPr>
          </w:p>
        </w:tc>
      </w:tr>
      <w:tr w:rsidR="00526F27" w:rsidRPr="00927D8E" w14:paraId="6150D0E4"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AC5286" w14:textId="4C9BF453" w:rsidR="00526F27" w:rsidRPr="00927D8E" w:rsidRDefault="00526F27" w:rsidP="00CD2394">
            <w:pPr>
              <w:pStyle w:val="NoSpacing"/>
              <w:keepLines/>
              <w:rPr>
                <w:rFonts w:cstheme="minorHAnsi"/>
                <w:color w:val="000000"/>
                <w:szCs w:val="24"/>
              </w:rPr>
            </w:pPr>
            <w:r>
              <w:rPr>
                <w:rFonts w:cstheme="minorHAnsi"/>
                <w:color w:val="000000"/>
                <w:szCs w:val="24"/>
              </w:rPr>
              <w:t>ac, atque, et, -que, quoque</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8E6978E" w14:textId="5EAA2601" w:rsidR="00526F27" w:rsidRPr="00927D8E" w:rsidRDefault="00526F27" w:rsidP="00CD2394">
            <w:pPr>
              <w:pStyle w:val="NoSpacing"/>
              <w:keepLines/>
              <w:rPr>
                <w:rFonts w:cstheme="minorHAnsi"/>
                <w:color w:val="000000"/>
                <w:szCs w:val="24"/>
              </w:rPr>
            </w:pPr>
            <w:r>
              <w:rPr>
                <w:rFonts w:cstheme="minorHAnsi"/>
                <w:color w:val="000000"/>
                <w:szCs w:val="24"/>
              </w:rPr>
              <w:t>and</w:t>
            </w:r>
          </w:p>
        </w:tc>
      </w:tr>
      <w:tr w:rsidR="00526F27" w:rsidRPr="00927D8E" w14:paraId="5DB5D945"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9C4BEC" w14:textId="2FF01AB3" w:rsidR="00526F27" w:rsidRPr="00927D8E" w:rsidRDefault="00526F27" w:rsidP="00CD2394">
            <w:pPr>
              <w:pStyle w:val="NoSpacing"/>
              <w:keepLines/>
              <w:rPr>
                <w:rFonts w:cstheme="minorHAnsi"/>
                <w:color w:val="000000"/>
                <w:szCs w:val="24"/>
              </w:rPr>
            </w:pPr>
            <w:r>
              <w:rPr>
                <w:rFonts w:cstheme="minorHAnsi"/>
                <w:color w:val="000000"/>
                <w:szCs w:val="24"/>
              </w:rPr>
              <w:t>enim, nam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19754D" w14:textId="27D02347" w:rsidR="00526F27" w:rsidRPr="00927D8E" w:rsidRDefault="00526F27" w:rsidP="00CD2394">
            <w:pPr>
              <w:pStyle w:val="NoSpacing"/>
              <w:keepLines/>
              <w:rPr>
                <w:rFonts w:cstheme="minorHAnsi"/>
                <w:color w:val="000000"/>
                <w:szCs w:val="24"/>
              </w:rPr>
            </w:pPr>
            <w:r>
              <w:rPr>
                <w:rFonts w:cstheme="minorHAnsi"/>
                <w:color w:val="000000"/>
                <w:szCs w:val="24"/>
              </w:rPr>
              <w:t>for, indeed</w:t>
            </w:r>
          </w:p>
        </w:tc>
      </w:tr>
      <w:tr w:rsidR="00526F27" w:rsidRPr="00927D8E" w14:paraId="7AA549F9"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04F470" w14:textId="7B18D8B2" w:rsidR="00526F27" w:rsidRPr="00927D8E" w:rsidRDefault="00526F27" w:rsidP="00CD2394">
            <w:pPr>
              <w:pStyle w:val="NoSpacing"/>
              <w:keepLines/>
              <w:rPr>
                <w:rFonts w:cstheme="minorHAnsi"/>
                <w:color w:val="000000"/>
                <w:szCs w:val="24"/>
              </w:rPr>
            </w:pPr>
            <w:r>
              <w:rPr>
                <w:rFonts w:cstheme="minorHAnsi"/>
                <w:color w:val="000000"/>
                <w:szCs w:val="24"/>
              </w:rPr>
              <w:t>nec, neque</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223DAF" w14:textId="09C65A7F" w:rsidR="00526F27" w:rsidRPr="00927D8E" w:rsidRDefault="00526F27" w:rsidP="00CD2394">
            <w:pPr>
              <w:pStyle w:val="NoSpacing"/>
              <w:keepLines/>
              <w:rPr>
                <w:rFonts w:cstheme="minorHAnsi"/>
                <w:color w:val="000000"/>
                <w:szCs w:val="24"/>
              </w:rPr>
            </w:pPr>
            <w:r>
              <w:rPr>
                <w:rFonts w:cstheme="minorHAnsi"/>
                <w:color w:val="000000"/>
                <w:szCs w:val="24"/>
              </w:rPr>
              <w:t>nor; and...not</w:t>
            </w:r>
          </w:p>
        </w:tc>
      </w:tr>
      <w:tr w:rsidR="00526F27" w:rsidRPr="00927D8E" w14:paraId="6E58597A"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EFCE3D" w14:textId="106B6D9B" w:rsidR="00526F27" w:rsidRPr="00927D8E" w:rsidRDefault="00526F27" w:rsidP="00CD2394">
            <w:pPr>
              <w:pStyle w:val="NoSpacing"/>
              <w:keepLines/>
              <w:rPr>
                <w:rFonts w:cstheme="minorHAnsi"/>
                <w:color w:val="000000"/>
                <w:szCs w:val="24"/>
              </w:rPr>
            </w:pPr>
            <w:r>
              <w:rPr>
                <w:rFonts w:cstheme="minorHAnsi"/>
                <w:color w:val="000000"/>
                <w:szCs w:val="24"/>
              </w:rPr>
              <w:t>at, sed</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C7F6EB" w14:textId="6670CB7D" w:rsidR="00526F27" w:rsidRPr="00927D8E" w:rsidRDefault="00526F27" w:rsidP="00CD2394">
            <w:pPr>
              <w:pStyle w:val="NoSpacing"/>
              <w:keepLines/>
              <w:rPr>
                <w:rFonts w:cstheme="minorHAnsi"/>
                <w:color w:val="000000"/>
                <w:szCs w:val="24"/>
              </w:rPr>
            </w:pPr>
            <w:r>
              <w:rPr>
                <w:rFonts w:cstheme="minorHAnsi"/>
                <w:color w:val="000000"/>
                <w:szCs w:val="24"/>
              </w:rPr>
              <w:t>but</w:t>
            </w:r>
          </w:p>
        </w:tc>
      </w:tr>
      <w:tr w:rsidR="00526F27" w:rsidRPr="00927D8E" w14:paraId="09D8BCDB"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6DA1CB" w14:textId="25625A52" w:rsidR="00526F27" w:rsidRPr="00927D8E" w:rsidRDefault="00526F27" w:rsidP="00CD2394">
            <w:pPr>
              <w:pStyle w:val="NoSpacing"/>
              <w:keepLines/>
              <w:rPr>
                <w:rFonts w:cstheme="minorHAnsi"/>
                <w:color w:val="000000"/>
                <w:szCs w:val="24"/>
              </w:rPr>
            </w:pPr>
            <w:r>
              <w:rPr>
                <w:rFonts w:cstheme="minorHAnsi"/>
                <w:color w:val="000000"/>
                <w:szCs w:val="24"/>
              </w:rPr>
              <w:t>aut, autem, -ve</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EE4C7FA" w14:textId="3B1B3627" w:rsidR="00526F27" w:rsidRPr="00927D8E" w:rsidRDefault="00526F27" w:rsidP="00CD2394">
            <w:pPr>
              <w:pStyle w:val="NoSpacing"/>
              <w:keepLines/>
              <w:rPr>
                <w:rFonts w:cstheme="minorHAnsi"/>
                <w:color w:val="000000"/>
                <w:szCs w:val="24"/>
              </w:rPr>
            </w:pPr>
            <w:r>
              <w:rPr>
                <w:rFonts w:cstheme="minorHAnsi"/>
                <w:color w:val="000000"/>
                <w:szCs w:val="24"/>
              </w:rPr>
              <w:t>or, however</w:t>
            </w:r>
          </w:p>
        </w:tc>
      </w:tr>
      <w:tr w:rsidR="00526F27" w:rsidRPr="00927D8E" w14:paraId="2E5E17BA"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D1DAC6" w14:textId="7A926535" w:rsidR="00526F27" w:rsidRPr="00927D8E" w:rsidRDefault="00526F27" w:rsidP="00CD2394">
            <w:pPr>
              <w:pStyle w:val="NoSpacing"/>
              <w:keepLines/>
              <w:rPr>
                <w:rFonts w:cstheme="minorHAnsi"/>
                <w:color w:val="000000"/>
                <w:szCs w:val="24"/>
              </w:rPr>
            </w:pPr>
            <w:r>
              <w:rPr>
                <w:rFonts w:cstheme="minorHAnsi"/>
                <w:color w:val="000000"/>
                <w:szCs w:val="24"/>
              </w:rPr>
              <w:t>et...et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C2C721" w14:textId="260DA173" w:rsidR="00526F27" w:rsidRPr="00927D8E" w:rsidRDefault="00526F27" w:rsidP="00CD2394">
            <w:pPr>
              <w:pStyle w:val="NoSpacing"/>
              <w:keepLines/>
              <w:rPr>
                <w:rFonts w:cstheme="minorHAnsi"/>
                <w:color w:val="000000"/>
                <w:szCs w:val="24"/>
              </w:rPr>
            </w:pPr>
            <w:r>
              <w:rPr>
                <w:rFonts w:cstheme="minorHAnsi"/>
                <w:color w:val="000000"/>
                <w:szCs w:val="24"/>
              </w:rPr>
              <w:t>both...and</w:t>
            </w:r>
          </w:p>
        </w:tc>
      </w:tr>
      <w:tr w:rsidR="00526F27" w:rsidRPr="00927D8E" w14:paraId="2829102D"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C11322" w14:textId="652DD372" w:rsidR="00526F27" w:rsidRPr="00927D8E" w:rsidRDefault="00526F27" w:rsidP="00CD2394">
            <w:pPr>
              <w:pStyle w:val="NoSpacing"/>
              <w:keepLines/>
              <w:rPr>
                <w:rFonts w:cstheme="minorHAnsi"/>
                <w:color w:val="000000"/>
                <w:szCs w:val="24"/>
              </w:rPr>
            </w:pPr>
            <w:r>
              <w:rPr>
                <w:rFonts w:cstheme="minorHAnsi"/>
                <w:color w:val="000000"/>
                <w:szCs w:val="24"/>
              </w:rPr>
              <w:t>aut...aut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07F405" w14:textId="2F550475" w:rsidR="00526F27" w:rsidRPr="00927D8E" w:rsidRDefault="00526F27" w:rsidP="00CD2394">
            <w:pPr>
              <w:pStyle w:val="NoSpacing"/>
              <w:keepLines/>
              <w:rPr>
                <w:rFonts w:cstheme="minorHAnsi"/>
                <w:color w:val="000000"/>
                <w:szCs w:val="24"/>
              </w:rPr>
            </w:pPr>
            <w:r>
              <w:rPr>
                <w:rFonts w:cstheme="minorHAnsi"/>
                <w:color w:val="000000"/>
                <w:szCs w:val="24"/>
              </w:rPr>
              <w:t>either...or</w:t>
            </w:r>
          </w:p>
        </w:tc>
      </w:tr>
      <w:tr w:rsidR="00526F27" w:rsidRPr="00927D8E" w14:paraId="36AC84CE"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5E5634" w14:textId="4FB54CCC" w:rsidR="00526F27" w:rsidRPr="00927D8E" w:rsidRDefault="00526F27" w:rsidP="00CD2394">
            <w:pPr>
              <w:pStyle w:val="NoSpacing"/>
              <w:keepLines/>
              <w:rPr>
                <w:rFonts w:cstheme="minorHAnsi"/>
                <w:color w:val="000000"/>
                <w:szCs w:val="24"/>
              </w:rPr>
            </w:pPr>
            <w:r>
              <w:rPr>
                <w:rFonts w:cstheme="minorHAnsi"/>
                <w:color w:val="000000"/>
                <w:szCs w:val="24"/>
              </w:rPr>
              <w:t>nec...nec</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1DEA26" w14:textId="222A90B8" w:rsidR="00526F27" w:rsidRPr="00927D8E" w:rsidRDefault="00526F27" w:rsidP="00CD2394">
            <w:pPr>
              <w:pStyle w:val="NoSpacing"/>
              <w:keepLines/>
              <w:rPr>
                <w:rFonts w:cstheme="minorHAnsi"/>
                <w:color w:val="000000"/>
                <w:szCs w:val="24"/>
              </w:rPr>
            </w:pPr>
            <w:r>
              <w:rPr>
                <w:rFonts w:cstheme="minorHAnsi"/>
                <w:color w:val="000000"/>
                <w:szCs w:val="24"/>
              </w:rPr>
              <w:t>neither...nor</w:t>
            </w:r>
          </w:p>
        </w:tc>
      </w:tr>
    </w:tbl>
    <w:p w14:paraId="368B5287" w14:textId="52E80005" w:rsidR="001837F8" w:rsidRDefault="001837F8" w:rsidP="00CD2394">
      <w:pPr>
        <w:pStyle w:val="NoSpacing"/>
        <w:keepLines/>
        <w:rPr>
          <w:rFonts w:cstheme="minorHAnsi"/>
          <w:color w:val="000000"/>
          <w:szCs w:val="24"/>
        </w:rPr>
      </w:pPr>
      <w:r>
        <w:rPr>
          <w:rFonts w:cstheme="minorHAnsi"/>
          <w:color w:val="000000"/>
          <w:szCs w:val="24"/>
        </w:rPr>
        <w:t>**This is the first of many words (especially verbs) that you’ll encounter in Latin that have seemingly unrelated definitions. To help, first think about patterns (when you see this word, remember that there may be several possible patterns to follow). Second, try different translations; even if you’re wrong, it will help you see the most likely patterns. In chapter 18 (Funky Verbs) below, you’ll see lists of verbs that have unusual patterns, so this is a chance to start learning special (or funky, if you’d like) verbs.</w:t>
      </w:r>
    </w:p>
    <w:p w14:paraId="3C45F241" w14:textId="626B8905" w:rsidR="00FA618D" w:rsidRDefault="00FA618D">
      <w:pPr>
        <w:rPr>
          <w:rFonts w:cstheme="minorHAnsi"/>
          <w:color w:val="000000"/>
          <w:szCs w:val="24"/>
        </w:rPr>
      </w:pPr>
      <w:r>
        <w:rPr>
          <w:rFonts w:cstheme="minorHAnsi"/>
          <w:color w:val="000000"/>
          <w:szCs w:val="24"/>
        </w:rPr>
        <w:br w:type="page"/>
      </w:r>
    </w:p>
    <w:p w14:paraId="11395BAD" w14:textId="5A93D305" w:rsidR="00F23CBA" w:rsidRPr="005839F6" w:rsidRDefault="00F23CBA" w:rsidP="005839F6">
      <w:pPr>
        <w:pStyle w:val="Heading1"/>
        <w:numPr>
          <w:ilvl w:val="0"/>
          <w:numId w:val="0"/>
        </w:numPr>
        <w:rPr>
          <w:rStyle w:val="IntenseEmphasis"/>
        </w:rPr>
      </w:pPr>
      <w:r w:rsidRPr="005839F6">
        <w:rPr>
          <w:rStyle w:val="IntenseEmphasis"/>
        </w:rPr>
        <w:lastRenderedPageBreak/>
        <w:t xml:space="preserve">Reading </w:t>
      </w:r>
      <w:r w:rsidR="001E43CB" w:rsidRPr="005839F6">
        <w:rPr>
          <w:rStyle w:val="IntenseEmphasis"/>
        </w:rPr>
        <w:t>Chapter I</w:t>
      </w:r>
    </w:p>
    <w:p w14:paraId="7F653FC6" w14:textId="6CC8B83E" w:rsidR="00FA618D" w:rsidRDefault="00476E29" w:rsidP="00FA618D">
      <w:r>
        <w:t xml:space="preserve">Read the story about a young unwilling king named Lucius below. </w:t>
      </w:r>
      <w:r w:rsidR="005E372C">
        <w:t>First, segment each sentence, then a</w:t>
      </w:r>
      <w:r>
        <w:t>nswer the questions</w:t>
      </w:r>
      <w:r w:rsidR="005E372C">
        <w:t>. Finally,</w:t>
      </w:r>
      <w:r>
        <w:t xml:space="preserve"> use the notes to translate the passage.</w:t>
      </w:r>
    </w:p>
    <w:p w14:paraId="574864C1" w14:textId="0D74E08C" w:rsidR="00476E29" w:rsidRDefault="00476E29" w:rsidP="00FA618D">
      <w:r>
        <w:t>Some notes before you begin</w:t>
      </w:r>
    </w:p>
    <w:p w14:paraId="5F55418F" w14:textId="48AE454D" w:rsidR="00476E29" w:rsidRDefault="00476E29">
      <w:pPr>
        <w:pStyle w:val="ListParagraph"/>
        <w:numPr>
          <w:ilvl w:val="0"/>
          <w:numId w:val="86"/>
        </w:numPr>
        <w:spacing w:after="0" w:line="240" w:lineRule="auto"/>
      </w:pPr>
      <w:r>
        <w:t xml:space="preserve">Latin can assume possession. For </w:t>
      </w:r>
      <w:r w:rsidR="006771C3">
        <w:t>example,</w:t>
      </w:r>
      <w:r>
        <w:t xml:space="preserve"> if someone calls parents, we can assume they are calling </w:t>
      </w:r>
      <w:r>
        <w:rPr>
          <w:i/>
          <w:iCs/>
        </w:rPr>
        <w:t>their</w:t>
      </w:r>
      <w:r>
        <w:t xml:space="preserve"> parents and not the parents of others.</w:t>
      </w:r>
    </w:p>
    <w:p w14:paraId="4C8B98E4" w14:textId="03F4C9A7" w:rsidR="005E372C" w:rsidRDefault="005E372C">
      <w:pPr>
        <w:pStyle w:val="ListParagraph"/>
        <w:numPr>
          <w:ilvl w:val="0"/>
          <w:numId w:val="86"/>
        </w:numPr>
        <w:spacing w:after="0" w:line="240" w:lineRule="auto"/>
      </w:pPr>
      <w:r>
        <w:t xml:space="preserve">Names decline in Latin like any other noun. </w:t>
      </w:r>
      <w:r w:rsidR="006771C3">
        <w:t>Therefore,</w:t>
      </w:r>
      <w:r>
        <w:t xml:space="preserve"> Lucius’ name when it’s the direct object of the sentence will be Lucium</w:t>
      </w:r>
    </w:p>
    <w:p w14:paraId="12468D44" w14:textId="17FDE47C" w:rsidR="00476E29" w:rsidRDefault="00476E29">
      <w:pPr>
        <w:pStyle w:val="ListParagraph"/>
        <w:numPr>
          <w:ilvl w:val="0"/>
          <w:numId w:val="86"/>
        </w:numPr>
        <w:spacing w:after="0" w:line="240" w:lineRule="auto"/>
      </w:pPr>
      <w:r>
        <w:t>Remember there are no definite or indefinite articles in Latin, so you can supply “a/an” or “the” as you see fit.</w:t>
      </w:r>
    </w:p>
    <w:p w14:paraId="70847FE2" w14:textId="77777777" w:rsidR="00476E29" w:rsidRDefault="00476E29" w:rsidP="00FA618D"/>
    <w:p w14:paraId="50E353BD" w14:textId="1CFAA790" w:rsidR="00476E29" w:rsidRDefault="00476E29" w:rsidP="00FA618D">
      <w:r>
        <w:t>vir et coniunx natum</w:t>
      </w:r>
      <w:r w:rsidR="005E372C">
        <w:t>, Lucium,</w:t>
      </w:r>
      <w:r>
        <w:t xml:space="preserve"> cert</w:t>
      </w:r>
      <w:r w:rsidR="006771C3">
        <w:t>ē</w:t>
      </w:r>
      <w:r>
        <w:t xml:space="preserve"> amant. </w:t>
      </w:r>
      <w:r w:rsidR="00A3084D">
        <w:t>v</w:t>
      </w:r>
      <w:r>
        <w:t>olunt</w:t>
      </w:r>
      <w:r w:rsidR="00A70BE9">
        <w:rPr>
          <w:vertAlign w:val="superscript"/>
        </w:rPr>
        <w:t>1</w:t>
      </w:r>
      <w:r>
        <w:t xml:space="preserve"> eum esse </w:t>
      </w:r>
      <w:r w:rsidR="005E372C">
        <w:t xml:space="preserve">novum </w:t>
      </w:r>
      <w:r>
        <w:t>regem.</w:t>
      </w:r>
      <w:r w:rsidR="005E372C">
        <w:t xml:space="preserve"> </w:t>
      </w:r>
      <w:r w:rsidR="00A3084D">
        <w:t>i</w:t>
      </w:r>
      <w:r w:rsidR="005E372C">
        <w:t xml:space="preserve">uvenis patrem matremque amat, sed </w:t>
      </w:r>
      <w:r w:rsidR="00A3084D">
        <w:t>cupit silvam et equ</w:t>
      </w:r>
      <w:r w:rsidR="006771C3">
        <w:t>ō</w:t>
      </w:r>
      <w:r w:rsidR="00A3084D">
        <w:t>s. parent</w:t>
      </w:r>
      <w:r w:rsidR="006771C3">
        <w:t>ē</w:t>
      </w:r>
      <w:r w:rsidR="00A3084D">
        <w:t>s parvus Lucius vocat. is</w:t>
      </w:r>
      <w:r w:rsidR="00A70BE9">
        <w:rPr>
          <w:vertAlign w:val="superscript"/>
        </w:rPr>
        <w:t>2</w:t>
      </w:r>
      <w:r w:rsidR="00A3084D">
        <w:t xml:space="preserve"> ocul</w:t>
      </w:r>
      <w:r w:rsidR="006771C3">
        <w:t>ō</w:t>
      </w:r>
      <w:r w:rsidR="00A3084D">
        <w:t>s ad magn</w:t>
      </w:r>
      <w:r w:rsidR="006771C3">
        <w:t>ō</w:t>
      </w:r>
      <w:r w:rsidR="00A3084D">
        <w:t>s agr</w:t>
      </w:r>
      <w:r w:rsidR="006771C3">
        <w:t>ō</w:t>
      </w:r>
      <w:r w:rsidR="00A3084D">
        <w:t>s movet</w:t>
      </w:r>
      <w:r w:rsidR="00DE00E5">
        <w:t xml:space="preserve">. mater ac pater autem mentem habent. postea bonus rex est. </w:t>
      </w:r>
      <w:r w:rsidR="00BB11E8">
        <w:t>regit enim mult</w:t>
      </w:r>
      <w:r w:rsidR="006771C3">
        <w:t>ō</w:t>
      </w:r>
      <w:r w:rsidR="00BB11E8">
        <w:t>s homin</w:t>
      </w:r>
      <w:r w:rsidR="006771C3">
        <w:t>ē</w:t>
      </w:r>
      <w:r w:rsidR="00BB11E8">
        <w:t>s et mult</w:t>
      </w:r>
      <w:r w:rsidR="006771C3">
        <w:t>ā</w:t>
      </w:r>
      <w:r w:rsidR="00BB11E8">
        <w:t>s gent</w:t>
      </w:r>
      <w:r w:rsidR="006771C3">
        <w:t>ē</w:t>
      </w:r>
      <w:r w:rsidR="00BB11E8">
        <w:t>s.</w:t>
      </w:r>
    </w:p>
    <w:p w14:paraId="35602738" w14:textId="3254A337" w:rsidR="00BB11E8" w:rsidRDefault="00BB11E8" w:rsidP="00FA618D">
      <w:r>
        <w:t xml:space="preserve">*notes: </w:t>
      </w:r>
      <w:r>
        <w:rPr>
          <w:i/>
          <w:iCs/>
        </w:rPr>
        <w:t>volunt eum esse</w:t>
      </w:r>
      <w:r>
        <w:t xml:space="preserve"> = “they want him to be;” </w:t>
      </w:r>
      <w:r>
        <w:rPr>
          <w:i/>
          <w:iCs/>
        </w:rPr>
        <w:t>cupit</w:t>
      </w:r>
      <w:r>
        <w:t xml:space="preserve">: he desires; </w:t>
      </w:r>
      <w:r>
        <w:rPr>
          <w:i/>
          <w:iCs/>
        </w:rPr>
        <w:t>ad magnos agros</w:t>
      </w:r>
      <w:r>
        <w:t xml:space="preserve">: the direct object ending (accusative) can also show </w:t>
      </w:r>
      <w:r>
        <w:rPr>
          <w:i/>
          <w:iCs/>
        </w:rPr>
        <w:t>motion toward</w:t>
      </w:r>
      <w:r>
        <w:t xml:space="preserve">—“to the fields”; </w:t>
      </w:r>
      <w:r>
        <w:rPr>
          <w:i/>
          <w:iCs/>
        </w:rPr>
        <w:t>habent</w:t>
      </w:r>
      <w:r>
        <w:t>: translate “</w:t>
      </w:r>
      <w:r w:rsidR="00A70BE9">
        <w:t>uphold</w:t>
      </w:r>
      <w:r>
        <w:t xml:space="preserve">;” </w:t>
      </w:r>
      <w:r>
        <w:rPr>
          <w:i/>
          <w:iCs/>
        </w:rPr>
        <w:t>postea</w:t>
      </w:r>
      <w:r>
        <w:t xml:space="preserve">: later; </w:t>
      </w:r>
      <w:r>
        <w:rPr>
          <w:i/>
          <w:iCs/>
        </w:rPr>
        <w:t>est</w:t>
      </w:r>
      <w:r>
        <w:t xml:space="preserve"> he/she/it is; </w:t>
      </w:r>
      <w:r>
        <w:rPr>
          <w:i/>
          <w:iCs/>
        </w:rPr>
        <w:t>regit</w:t>
      </w:r>
      <w:r>
        <w:t>: he/she/it rules</w:t>
      </w:r>
    </w:p>
    <w:p w14:paraId="059A8516" w14:textId="3B14E175" w:rsidR="00BB11E8" w:rsidRDefault="00BB11E8" w:rsidP="00FA618D">
      <w:r>
        <w:t>As you translate, answer the following questions:</w:t>
      </w:r>
    </w:p>
    <w:p w14:paraId="13868815" w14:textId="540239FB" w:rsidR="00BB11E8" w:rsidRDefault="00BB11E8">
      <w:pPr>
        <w:pStyle w:val="ListParagraph"/>
        <w:numPr>
          <w:ilvl w:val="0"/>
          <w:numId w:val="87"/>
        </w:numPr>
      </w:pPr>
      <w:r>
        <w:t>What is the subject of volunt?</w:t>
      </w:r>
    </w:p>
    <w:p w14:paraId="313E5DA2" w14:textId="6E264520" w:rsidR="00A70BE9" w:rsidRDefault="00A70BE9">
      <w:pPr>
        <w:pStyle w:val="ListParagraph"/>
        <w:numPr>
          <w:ilvl w:val="0"/>
          <w:numId w:val="87"/>
        </w:numPr>
      </w:pPr>
      <w:r>
        <w:rPr>
          <w:i/>
          <w:iCs/>
        </w:rPr>
        <w:t>is</w:t>
      </w:r>
      <w:r>
        <w:t xml:space="preserve"> replaces a person in the story. Who?</w:t>
      </w:r>
    </w:p>
    <w:p w14:paraId="4CCE023F" w14:textId="6B10D844" w:rsidR="00A70BE9" w:rsidRDefault="00A70BE9">
      <w:r>
        <w:br w:type="page"/>
      </w:r>
    </w:p>
    <w:p w14:paraId="19E9E3FB" w14:textId="2C57431E" w:rsidR="001837F8" w:rsidRPr="00FA618D" w:rsidRDefault="001837F8" w:rsidP="00CD2394">
      <w:pPr>
        <w:pStyle w:val="Heading1"/>
        <w:rPr>
          <w:rStyle w:val="Chaptertitle"/>
        </w:rPr>
      </w:pPr>
      <w:bookmarkStart w:id="18" w:name="_Toc158984954"/>
      <w:r w:rsidRPr="00FA618D">
        <w:rPr>
          <w:rStyle w:val="Chaptertitle"/>
        </w:rPr>
        <w:lastRenderedPageBreak/>
        <w:t>Linking Verbs and the Ablative Case</w:t>
      </w:r>
      <w:bookmarkEnd w:id="18"/>
    </w:p>
    <w:p w14:paraId="3CDBCCFB" w14:textId="77777777" w:rsidR="001837F8" w:rsidRPr="00927D8E" w:rsidRDefault="001837F8" w:rsidP="00CD2394">
      <w:pPr>
        <w:pStyle w:val="Heading3"/>
      </w:pPr>
      <w:bookmarkStart w:id="19" w:name="_Toc158984955"/>
      <w:r w:rsidRPr="00927D8E">
        <w:t>Principles of Grammar</w:t>
      </w:r>
      <w:bookmarkEnd w:id="19"/>
    </w:p>
    <w:p w14:paraId="575386E2" w14:textId="77777777" w:rsidR="001837F8" w:rsidRDefault="001837F8" w:rsidP="00CD2394">
      <w:pPr>
        <w:pStyle w:val="NoSpacing"/>
        <w:keepLines/>
      </w:pPr>
      <w:r>
        <w:t>Pattern recognition:</w:t>
      </w:r>
      <w:r w:rsidRPr="00927D8E">
        <w:t xml:space="preserve"> you have seen how word order in Latin is flexible; the endings of a word, not its position in the sentence, tell you its function (this is called </w:t>
      </w:r>
      <w:r w:rsidRPr="001562CD">
        <w:rPr>
          <w:rStyle w:val="Strong"/>
        </w:rPr>
        <w:t>inflection</w:t>
      </w:r>
      <w:r w:rsidRPr="00927D8E">
        <w:t>). You have learned two of these functions</w:t>
      </w:r>
      <w:r>
        <w:t>, and from now on we’ll also refer to them by their technical names</w:t>
      </w:r>
      <w:r w:rsidRPr="00927D8E">
        <w:t>: subject</w:t>
      </w:r>
      <w:r>
        <w:t xml:space="preserve"> (</w:t>
      </w:r>
      <w:r>
        <w:rPr>
          <w:b/>
        </w:rPr>
        <w:t>Nominative case</w:t>
      </w:r>
      <w:r w:rsidRPr="00DB5A74">
        <w:t>)</w:t>
      </w:r>
      <w:r>
        <w:t>;</w:t>
      </w:r>
      <w:r w:rsidRPr="00927D8E">
        <w:t xml:space="preserve"> and direct object</w:t>
      </w:r>
      <w:r>
        <w:t xml:space="preserve"> (</w:t>
      </w:r>
      <w:r>
        <w:rPr>
          <w:b/>
        </w:rPr>
        <w:t>Accusative case</w:t>
      </w:r>
      <w:r w:rsidRPr="00DB5A74">
        <w:t>)</w:t>
      </w:r>
      <w:r w:rsidRPr="00927D8E">
        <w:t xml:space="preserve">. </w:t>
      </w:r>
    </w:p>
    <w:p w14:paraId="3A6A73CE" w14:textId="77777777" w:rsidR="001837F8" w:rsidRPr="008D44FD" w:rsidRDefault="001837F8" w:rsidP="00CD2394">
      <w:pPr>
        <w:pStyle w:val="NoSpacing"/>
        <w:keepLines/>
      </w:pPr>
      <w:r w:rsidRPr="00927D8E">
        <w:t xml:space="preserve">In this chapter, we’ll begin to learn other functions. </w:t>
      </w:r>
      <w:r>
        <w:t>We’ll also discuss a new sentence pattern—</w:t>
      </w:r>
      <w:r w:rsidRPr="008D44FD">
        <w:rPr>
          <w:rStyle w:val="Strong"/>
        </w:rPr>
        <w:t>linking</w:t>
      </w:r>
      <w:r>
        <w:t>.</w:t>
      </w:r>
    </w:p>
    <w:p w14:paraId="20E9684D" w14:textId="77777777" w:rsidR="001837F8" w:rsidRPr="00927D8E" w:rsidRDefault="001837F8" w:rsidP="00CD2394">
      <w:pPr>
        <w:pStyle w:val="NoSpacing"/>
        <w:keepLines/>
        <w:rPr>
          <w:rFonts w:cstheme="minorHAnsi"/>
          <w:color w:val="000000"/>
          <w:szCs w:val="24"/>
        </w:rPr>
      </w:pPr>
    </w:p>
    <w:p w14:paraId="355309DF" w14:textId="77777777" w:rsidR="001837F8" w:rsidRPr="00295EF4" w:rsidRDefault="001837F8" w:rsidP="00CD2394">
      <w:pPr>
        <w:pStyle w:val="NoSpacing"/>
        <w:keepLines/>
        <w:rPr>
          <w:rFonts w:cstheme="minorHAnsi"/>
          <w:color w:val="000000"/>
          <w:szCs w:val="24"/>
        </w:rPr>
      </w:pPr>
      <w:r w:rsidRPr="00E076C4">
        <w:rPr>
          <w:rStyle w:val="Heading5Char"/>
        </w:rPr>
        <w:t>Linking Verbs</w:t>
      </w:r>
      <w:r w:rsidRPr="00927D8E">
        <w:rPr>
          <w:rFonts w:cstheme="minorHAnsi"/>
          <w:color w:val="000000"/>
          <w:szCs w:val="24"/>
        </w:rPr>
        <w:t xml:space="preserve"> In addition to transitive (can take a direc</w:t>
      </w:r>
      <w:r>
        <w:rPr>
          <w:rFonts w:cstheme="minorHAnsi"/>
          <w:color w:val="000000"/>
          <w:szCs w:val="24"/>
        </w:rPr>
        <w:t>t object) verbs and intransitive (canno</w:t>
      </w:r>
      <w:r w:rsidRPr="00927D8E">
        <w:rPr>
          <w:rFonts w:cstheme="minorHAnsi"/>
          <w:color w:val="000000"/>
          <w:szCs w:val="24"/>
        </w:rPr>
        <w:t>t take a direct object) verbs, linking verbs are widely used in Latin (and most languages). A linking verb does just what it says: it links a subject to a predicate. The most common linking verb in Latin and English is a form of “to be.”</w:t>
      </w:r>
      <w:r>
        <w:rPr>
          <w:rFonts w:cstheme="minorHAnsi"/>
          <w:color w:val="000000"/>
          <w:szCs w:val="24"/>
        </w:rPr>
        <w:t xml:space="preserve"> There is no direct object because no action is performed. Linking verbs do, however, take a </w:t>
      </w:r>
      <w:r w:rsidRPr="00295EF4">
        <w:rPr>
          <w:rFonts w:cstheme="minorHAnsi"/>
          <w:b/>
          <w:color w:val="000000"/>
          <w:szCs w:val="24"/>
        </w:rPr>
        <w:t>predicate nominative</w:t>
      </w:r>
      <w:r>
        <w:rPr>
          <w:rFonts w:cstheme="minorHAnsi"/>
          <w:color w:val="000000"/>
          <w:szCs w:val="24"/>
        </w:rPr>
        <w:t xml:space="preserve">. This is just a noun or adjective that is not the subject, but it is in the nominative (e.g., “the book is </w:t>
      </w:r>
      <w:r>
        <w:rPr>
          <w:rFonts w:cstheme="minorHAnsi"/>
          <w:i/>
          <w:color w:val="000000"/>
          <w:szCs w:val="24"/>
        </w:rPr>
        <w:t>long</w:t>
      </w:r>
      <w:r>
        <w:rPr>
          <w:rFonts w:cstheme="minorHAnsi"/>
          <w:color w:val="000000"/>
          <w:szCs w:val="24"/>
        </w:rPr>
        <w:t xml:space="preserve">,” or “the boat is a </w:t>
      </w:r>
      <w:r w:rsidRPr="00295EF4">
        <w:rPr>
          <w:rFonts w:cstheme="minorHAnsi"/>
          <w:i/>
          <w:color w:val="000000"/>
          <w:szCs w:val="24"/>
        </w:rPr>
        <w:t>yacht</w:t>
      </w:r>
      <w:r>
        <w:rPr>
          <w:rFonts w:cstheme="minorHAnsi"/>
          <w:color w:val="000000"/>
          <w:szCs w:val="24"/>
        </w:rPr>
        <w:t xml:space="preserve">”). </w:t>
      </w:r>
    </w:p>
    <w:p w14:paraId="4DAE76D2" w14:textId="77777777" w:rsidR="001837F8" w:rsidRDefault="001837F8" w:rsidP="00CD2394">
      <w:pPr>
        <w:pStyle w:val="NoSpacing"/>
        <w:keepLines/>
        <w:rPr>
          <w:rFonts w:cstheme="minorHAnsi"/>
          <w:color w:val="000000"/>
          <w:szCs w:val="24"/>
        </w:rPr>
      </w:pPr>
      <w:r w:rsidRPr="00927D8E">
        <w:rPr>
          <w:rFonts w:cstheme="minorHAnsi"/>
          <w:color w:val="000000"/>
          <w:szCs w:val="24"/>
        </w:rPr>
        <w:t xml:space="preserve">In Latin, the </w:t>
      </w:r>
      <w:r>
        <w:rPr>
          <w:rFonts w:cstheme="minorHAnsi"/>
          <w:color w:val="000000"/>
          <w:szCs w:val="24"/>
        </w:rPr>
        <w:t xml:space="preserve">two </w:t>
      </w:r>
      <w:r w:rsidRPr="00927D8E">
        <w:rPr>
          <w:rFonts w:cstheme="minorHAnsi"/>
          <w:color w:val="000000"/>
          <w:szCs w:val="24"/>
        </w:rPr>
        <w:t xml:space="preserve">linking verbs </w:t>
      </w:r>
      <w:r>
        <w:rPr>
          <w:rFonts w:cstheme="minorHAnsi"/>
          <w:color w:val="000000"/>
          <w:szCs w:val="24"/>
        </w:rPr>
        <w:t>for this chapter are:</w:t>
      </w:r>
      <w:r w:rsidRPr="00927D8E">
        <w:rPr>
          <w:rFonts w:cstheme="minorHAnsi"/>
          <w:color w:val="000000"/>
          <w:szCs w:val="24"/>
        </w:rPr>
        <w:t xml:space="preserve"> </w:t>
      </w:r>
    </w:p>
    <w:p w14:paraId="391122B7" w14:textId="77777777" w:rsidR="001837F8" w:rsidRDefault="001837F8" w:rsidP="00CD2394">
      <w:pPr>
        <w:pStyle w:val="NoSpacing"/>
        <w:keepLines/>
        <w:numPr>
          <w:ilvl w:val="0"/>
          <w:numId w:val="5"/>
        </w:numPr>
        <w:rPr>
          <w:rFonts w:cstheme="minorHAnsi"/>
          <w:color w:val="000000"/>
          <w:szCs w:val="24"/>
        </w:rPr>
      </w:pPr>
      <w:r>
        <w:rPr>
          <w:rFonts w:cstheme="minorHAnsi"/>
          <w:color w:val="000000"/>
          <w:szCs w:val="24"/>
        </w:rPr>
        <w:t>est</w:t>
      </w:r>
      <w:r>
        <w:rPr>
          <w:rFonts w:cstheme="minorHAnsi"/>
          <w:color w:val="000000"/>
          <w:szCs w:val="24"/>
        </w:rPr>
        <w:tab/>
        <w:t>=</w:t>
      </w:r>
      <w:r>
        <w:rPr>
          <w:rFonts w:cstheme="minorHAnsi"/>
          <w:color w:val="000000"/>
          <w:szCs w:val="24"/>
        </w:rPr>
        <w:tab/>
        <w:t>he/she/it is</w:t>
      </w:r>
    </w:p>
    <w:p w14:paraId="616DAACF" w14:textId="77777777" w:rsidR="001837F8" w:rsidRPr="00927D8E" w:rsidRDefault="001837F8" w:rsidP="00CD2394">
      <w:pPr>
        <w:pStyle w:val="NoSpacing"/>
        <w:keepLines/>
        <w:numPr>
          <w:ilvl w:val="0"/>
          <w:numId w:val="5"/>
        </w:numPr>
        <w:rPr>
          <w:rFonts w:cstheme="minorHAnsi"/>
          <w:color w:val="000000"/>
          <w:szCs w:val="24"/>
        </w:rPr>
      </w:pPr>
      <w:r>
        <w:rPr>
          <w:rFonts w:cstheme="minorHAnsi"/>
          <w:color w:val="000000"/>
          <w:szCs w:val="24"/>
        </w:rPr>
        <w:t>sunt</w:t>
      </w:r>
      <w:r>
        <w:rPr>
          <w:rFonts w:cstheme="minorHAnsi"/>
          <w:color w:val="000000"/>
          <w:szCs w:val="24"/>
        </w:rPr>
        <w:tab/>
        <w:t>=</w:t>
      </w:r>
      <w:r>
        <w:rPr>
          <w:rFonts w:cstheme="minorHAnsi"/>
          <w:color w:val="000000"/>
          <w:szCs w:val="24"/>
        </w:rPr>
        <w:tab/>
        <w:t>they are</w:t>
      </w:r>
    </w:p>
    <w:p w14:paraId="473EA95B" w14:textId="77777777" w:rsidR="001837F8" w:rsidRPr="00927D8E" w:rsidRDefault="001837F8" w:rsidP="00CD2394">
      <w:pPr>
        <w:pStyle w:val="NoSpacing"/>
        <w:keepLines/>
        <w:rPr>
          <w:rFonts w:cstheme="minorHAnsi"/>
          <w:color w:val="000000"/>
          <w:szCs w:val="24"/>
        </w:rPr>
      </w:pPr>
    </w:p>
    <w:p w14:paraId="49F3DFF3" w14:textId="77777777" w:rsidR="001837F8" w:rsidRPr="00295EF4" w:rsidRDefault="001837F8" w:rsidP="00CD2394">
      <w:pPr>
        <w:pStyle w:val="NoSpacing"/>
        <w:keepLines/>
        <w:rPr>
          <w:rFonts w:cstheme="minorHAnsi"/>
          <w:color w:val="000000"/>
          <w:szCs w:val="24"/>
        </w:rPr>
      </w:pPr>
      <w:r w:rsidRPr="00E076C4">
        <w:rPr>
          <w:rStyle w:val="Heading5Char"/>
        </w:rPr>
        <w:t>Prepositions</w:t>
      </w:r>
      <w:r w:rsidRPr="00927D8E">
        <w:rPr>
          <w:rFonts w:cstheme="minorHAnsi"/>
          <w:color w:val="000000"/>
          <w:szCs w:val="24"/>
        </w:rPr>
        <w:t xml:space="preserve"> these words typically identify relationships (mainly involving time or space) between words or clauses</w:t>
      </w:r>
      <w:r>
        <w:rPr>
          <w:rFonts w:cstheme="minorHAnsi"/>
          <w:color w:val="000000"/>
          <w:szCs w:val="24"/>
        </w:rPr>
        <w:t xml:space="preserve">. For example, someone can come </w:t>
      </w:r>
      <w:r w:rsidRPr="008D44FD">
        <w:rPr>
          <w:rFonts w:cstheme="minorHAnsi"/>
          <w:i/>
          <w:color w:val="000000"/>
          <w:szCs w:val="24"/>
        </w:rPr>
        <w:t>before</w:t>
      </w:r>
      <w:r>
        <w:rPr>
          <w:rFonts w:cstheme="minorHAnsi"/>
          <w:color w:val="000000"/>
          <w:szCs w:val="24"/>
        </w:rPr>
        <w:t xml:space="preserve"> the fourth day (time) or stand </w:t>
      </w:r>
      <w:r w:rsidRPr="008D44FD">
        <w:rPr>
          <w:rFonts w:cstheme="minorHAnsi"/>
          <w:i/>
          <w:color w:val="000000"/>
          <w:szCs w:val="24"/>
        </w:rPr>
        <w:t>before</w:t>
      </w:r>
      <w:r>
        <w:rPr>
          <w:rFonts w:cstheme="minorHAnsi"/>
          <w:color w:val="000000"/>
          <w:szCs w:val="24"/>
        </w:rPr>
        <w:t xml:space="preserve"> the building</w:t>
      </w:r>
      <w:r w:rsidRPr="00927D8E">
        <w:rPr>
          <w:rFonts w:cstheme="minorHAnsi"/>
          <w:color w:val="000000"/>
          <w:szCs w:val="24"/>
        </w:rPr>
        <w:t xml:space="preserve"> (space).</w:t>
      </w:r>
      <w:r>
        <w:rPr>
          <w:rFonts w:cstheme="minorHAnsi"/>
          <w:color w:val="000000"/>
          <w:szCs w:val="24"/>
        </w:rPr>
        <w:t xml:space="preserve"> </w:t>
      </w:r>
      <w:r>
        <w:rPr>
          <w:rFonts w:cstheme="minorHAnsi"/>
          <w:i/>
          <w:color w:val="000000"/>
          <w:szCs w:val="24"/>
        </w:rPr>
        <w:t xml:space="preserve">Place </w:t>
      </w:r>
      <w:r>
        <w:rPr>
          <w:rFonts w:cstheme="minorHAnsi"/>
          <w:color w:val="000000"/>
          <w:szCs w:val="24"/>
        </w:rPr>
        <w:t xml:space="preserve">prepositions are far more common than </w:t>
      </w:r>
      <w:r>
        <w:rPr>
          <w:rFonts w:cstheme="minorHAnsi"/>
          <w:i/>
          <w:color w:val="000000"/>
          <w:szCs w:val="24"/>
        </w:rPr>
        <w:t>time</w:t>
      </w:r>
      <w:r>
        <w:rPr>
          <w:rFonts w:cstheme="minorHAnsi"/>
          <w:color w:val="000000"/>
          <w:szCs w:val="24"/>
        </w:rPr>
        <w:t xml:space="preserve"> prepositions, so you’ll learn those first.</w:t>
      </w:r>
    </w:p>
    <w:p w14:paraId="2BE34997" w14:textId="77777777" w:rsidR="001837F8" w:rsidRDefault="001837F8" w:rsidP="00CD2394">
      <w:pPr>
        <w:pStyle w:val="NoSpacing"/>
        <w:keepLines/>
        <w:rPr>
          <w:rFonts w:cstheme="minorHAnsi"/>
          <w:color w:val="000000"/>
          <w:szCs w:val="24"/>
        </w:rPr>
      </w:pPr>
      <w:r w:rsidRPr="00927D8E">
        <w:rPr>
          <w:rFonts w:cstheme="minorHAnsi"/>
          <w:color w:val="000000"/>
          <w:szCs w:val="24"/>
        </w:rPr>
        <w:t xml:space="preserve">Although it doesn’t fit every preposition, </w:t>
      </w:r>
      <w:r>
        <w:rPr>
          <w:rFonts w:cstheme="minorHAnsi"/>
          <w:color w:val="000000"/>
          <w:szCs w:val="24"/>
        </w:rPr>
        <w:t xml:space="preserve">there is </w:t>
      </w:r>
      <w:r w:rsidRPr="00927D8E">
        <w:rPr>
          <w:rFonts w:cstheme="minorHAnsi"/>
          <w:color w:val="000000"/>
          <w:szCs w:val="24"/>
        </w:rPr>
        <w:t>an easy test to determine the types</w:t>
      </w:r>
      <w:r>
        <w:rPr>
          <w:rFonts w:cstheme="minorHAnsi"/>
          <w:color w:val="000000"/>
          <w:szCs w:val="24"/>
        </w:rPr>
        <w:t xml:space="preserve"> of words that are prepositions. J</w:t>
      </w:r>
      <w:r w:rsidRPr="00927D8E">
        <w:rPr>
          <w:rFonts w:cstheme="minorHAnsi"/>
          <w:color w:val="000000"/>
          <w:szCs w:val="24"/>
        </w:rPr>
        <w:t xml:space="preserve">ust plug them into the </w:t>
      </w:r>
      <w:r>
        <w:rPr>
          <w:rFonts w:cstheme="minorHAnsi"/>
          <w:color w:val="000000"/>
          <w:szCs w:val="24"/>
        </w:rPr>
        <w:t xml:space="preserve">famous </w:t>
      </w:r>
      <w:r w:rsidRPr="00927D8E">
        <w:rPr>
          <w:rFonts w:cstheme="minorHAnsi"/>
          <w:color w:val="000000"/>
          <w:szCs w:val="24"/>
        </w:rPr>
        <w:t>nu</w:t>
      </w:r>
      <w:r>
        <w:rPr>
          <w:rFonts w:cstheme="minorHAnsi"/>
          <w:color w:val="000000"/>
          <w:szCs w:val="24"/>
        </w:rPr>
        <w:t>rsery rhyme: Hickory, dicko</w:t>
      </w:r>
      <w:r w:rsidRPr="00927D8E">
        <w:rPr>
          <w:rFonts w:cstheme="minorHAnsi"/>
          <w:color w:val="000000"/>
          <w:szCs w:val="24"/>
        </w:rPr>
        <w:t>ry, dock. The mouse ran ____ the clock.</w:t>
      </w:r>
    </w:p>
    <w:p w14:paraId="498AF74D" w14:textId="77777777" w:rsidR="001837F8" w:rsidRDefault="001837F8" w:rsidP="00CD2394">
      <w:pPr>
        <w:pStyle w:val="NoSpacing"/>
        <w:keepLines/>
        <w:rPr>
          <w:rFonts w:cstheme="minorHAnsi"/>
          <w:color w:val="000000"/>
          <w:szCs w:val="24"/>
        </w:rPr>
      </w:pPr>
    </w:p>
    <w:p w14:paraId="733E2FD1" w14:textId="77777777" w:rsidR="001837F8" w:rsidRDefault="001837F8" w:rsidP="00CD2394">
      <w:pPr>
        <w:pStyle w:val="NoSpacing"/>
        <w:keepLines/>
        <w:rPr>
          <w:rFonts w:cstheme="minorHAnsi"/>
          <w:color w:val="000000"/>
          <w:szCs w:val="24"/>
        </w:rPr>
      </w:pPr>
      <w:r w:rsidRPr="002F0534">
        <w:rPr>
          <w:rStyle w:val="Heading5Char"/>
        </w:rPr>
        <w:t>Declensions</w:t>
      </w:r>
      <w:r w:rsidRPr="00927D8E">
        <w:rPr>
          <w:rFonts w:cstheme="minorHAnsi"/>
          <w:color w:val="000000"/>
          <w:szCs w:val="24"/>
        </w:rPr>
        <w:t xml:space="preserve"> </w:t>
      </w:r>
    </w:p>
    <w:p w14:paraId="33BD65E1"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You’ll note that different words have different sets of endings (for example, </w:t>
      </w:r>
      <w:r w:rsidRPr="002F0534">
        <w:rPr>
          <w:rFonts w:cstheme="minorHAnsi"/>
          <w:i/>
          <w:color w:val="000000"/>
          <w:szCs w:val="24"/>
        </w:rPr>
        <w:t>puella</w:t>
      </w:r>
      <w:r w:rsidRPr="00927D8E">
        <w:rPr>
          <w:rFonts w:cstheme="minorHAnsi"/>
          <w:color w:val="000000"/>
          <w:szCs w:val="24"/>
        </w:rPr>
        <w:t xml:space="preserve">, </w:t>
      </w:r>
      <w:r w:rsidRPr="002F0534">
        <w:rPr>
          <w:rFonts w:cstheme="minorHAnsi"/>
          <w:i/>
          <w:color w:val="000000"/>
          <w:szCs w:val="24"/>
        </w:rPr>
        <w:t>puellam</w:t>
      </w:r>
      <w:r w:rsidRPr="00927D8E">
        <w:rPr>
          <w:rFonts w:cstheme="minorHAnsi"/>
          <w:color w:val="000000"/>
          <w:szCs w:val="24"/>
        </w:rPr>
        <w:t xml:space="preserve">, and </w:t>
      </w:r>
      <w:r w:rsidRPr="002F0534">
        <w:rPr>
          <w:rFonts w:cstheme="minorHAnsi"/>
          <w:i/>
          <w:color w:val="000000"/>
          <w:szCs w:val="24"/>
        </w:rPr>
        <w:t>puell</w:t>
      </w:r>
      <w:r>
        <w:rPr>
          <w:rFonts w:cstheme="minorHAnsi"/>
          <w:i/>
          <w:color w:val="000000"/>
          <w:szCs w:val="24"/>
        </w:rPr>
        <w:t>ā</w:t>
      </w:r>
      <w:r w:rsidRPr="00927D8E">
        <w:rPr>
          <w:rFonts w:cstheme="minorHAnsi"/>
          <w:color w:val="000000"/>
          <w:szCs w:val="24"/>
        </w:rPr>
        <w:t xml:space="preserve"> all have a, but </w:t>
      </w:r>
      <w:r w:rsidRPr="002F0534">
        <w:rPr>
          <w:rFonts w:cstheme="minorHAnsi"/>
          <w:i/>
          <w:color w:val="000000"/>
          <w:szCs w:val="24"/>
        </w:rPr>
        <w:t>mens</w:t>
      </w:r>
      <w:r w:rsidRPr="00927D8E">
        <w:rPr>
          <w:rFonts w:cstheme="minorHAnsi"/>
          <w:color w:val="000000"/>
          <w:szCs w:val="24"/>
        </w:rPr>
        <w:t xml:space="preserve">, </w:t>
      </w:r>
      <w:r w:rsidRPr="002F0534">
        <w:rPr>
          <w:rFonts w:cstheme="minorHAnsi"/>
          <w:i/>
          <w:color w:val="000000"/>
          <w:szCs w:val="24"/>
        </w:rPr>
        <w:t>mentem</w:t>
      </w:r>
      <w:r w:rsidRPr="00927D8E">
        <w:rPr>
          <w:rFonts w:cstheme="minorHAnsi"/>
          <w:color w:val="000000"/>
          <w:szCs w:val="24"/>
        </w:rPr>
        <w:t xml:space="preserve">, and </w:t>
      </w:r>
      <w:r w:rsidRPr="002F0534">
        <w:rPr>
          <w:rFonts w:cstheme="minorHAnsi"/>
          <w:i/>
          <w:color w:val="000000"/>
          <w:szCs w:val="24"/>
        </w:rPr>
        <w:t>mente</w:t>
      </w:r>
      <w:r w:rsidRPr="00927D8E">
        <w:rPr>
          <w:rFonts w:cstheme="minorHAnsi"/>
          <w:color w:val="000000"/>
          <w:szCs w:val="24"/>
        </w:rPr>
        <w:t xml:space="preserve"> do not</w:t>
      </w:r>
      <w:r>
        <w:rPr>
          <w:rFonts w:cstheme="minorHAnsi"/>
          <w:color w:val="000000"/>
          <w:szCs w:val="24"/>
        </w:rPr>
        <w:t>)</w:t>
      </w:r>
      <w:r w:rsidRPr="00927D8E">
        <w:rPr>
          <w:rFonts w:cstheme="minorHAnsi"/>
          <w:color w:val="000000"/>
          <w:szCs w:val="24"/>
        </w:rPr>
        <w:t>. They belong</w:t>
      </w:r>
      <w:r>
        <w:rPr>
          <w:rFonts w:cstheme="minorHAnsi"/>
          <w:color w:val="000000"/>
          <w:szCs w:val="24"/>
        </w:rPr>
        <w:t xml:space="preserve"> to different families of words. These families are </w:t>
      </w:r>
      <w:r w:rsidRPr="00927D8E">
        <w:rPr>
          <w:rFonts w:cstheme="minorHAnsi"/>
          <w:color w:val="000000"/>
          <w:szCs w:val="24"/>
        </w:rPr>
        <w:t xml:space="preserve">called </w:t>
      </w:r>
      <w:r w:rsidRPr="002F0534">
        <w:rPr>
          <w:rStyle w:val="Strong"/>
        </w:rPr>
        <w:t>declensions</w:t>
      </w:r>
      <w:r w:rsidRPr="00927D8E">
        <w:rPr>
          <w:rFonts w:cstheme="minorHAnsi"/>
          <w:color w:val="000000"/>
          <w:szCs w:val="24"/>
        </w:rPr>
        <w:t xml:space="preserve">. A declension is just a category </w:t>
      </w:r>
      <w:r>
        <w:rPr>
          <w:rFonts w:cstheme="minorHAnsi"/>
          <w:color w:val="000000"/>
          <w:szCs w:val="24"/>
        </w:rPr>
        <w:t xml:space="preserve">that lets you memorize </w:t>
      </w:r>
      <w:r w:rsidRPr="00927D8E">
        <w:rPr>
          <w:rFonts w:cstheme="minorHAnsi"/>
          <w:color w:val="000000"/>
          <w:szCs w:val="24"/>
        </w:rPr>
        <w:t>endings</w:t>
      </w:r>
      <w:r>
        <w:rPr>
          <w:rFonts w:cstheme="minorHAnsi"/>
          <w:color w:val="000000"/>
          <w:szCs w:val="24"/>
        </w:rPr>
        <w:t xml:space="preserve"> and find patterns</w:t>
      </w:r>
      <w:r w:rsidRPr="00927D8E">
        <w:rPr>
          <w:rFonts w:cstheme="minorHAnsi"/>
          <w:color w:val="000000"/>
          <w:szCs w:val="24"/>
        </w:rPr>
        <w:t xml:space="preserve"> more easily. There are five of these declensions, but you</w:t>
      </w:r>
      <w:r>
        <w:rPr>
          <w:rFonts w:cstheme="minorHAnsi"/>
          <w:color w:val="000000"/>
          <w:szCs w:val="24"/>
        </w:rPr>
        <w:t xml:space="preserve">’ll only focus on </w:t>
      </w:r>
      <w:r w:rsidRPr="00927D8E">
        <w:rPr>
          <w:rFonts w:cstheme="minorHAnsi"/>
          <w:color w:val="000000"/>
          <w:szCs w:val="24"/>
        </w:rPr>
        <w:t>three for a while.</w:t>
      </w:r>
    </w:p>
    <w:p w14:paraId="03FA337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b/>
      </w:r>
    </w:p>
    <w:p w14:paraId="30945390" w14:textId="77777777" w:rsidR="001837F8" w:rsidRPr="00927D8E" w:rsidRDefault="001837F8" w:rsidP="00CD2394">
      <w:pPr>
        <w:pStyle w:val="Heading3"/>
      </w:pPr>
      <w:bookmarkStart w:id="20" w:name="_Toc158984956"/>
      <w:r w:rsidRPr="00927D8E">
        <w:t>Principles of Latin</w:t>
      </w:r>
      <w:bookmarkEnd w:id="20"/>
    </w:p>
    <w:p w14:paraId="30DA89C4" w14:textId="1A815B7C" w:rsidR="003C025B" w:rsidRDefault="003C025B" w:rsidP="00CD2394">
      <w:pPr>
        <w:pStyle w:val="Heading5"/>
      </w:pPr>
      <w:r>
        <w:t>Neuter Nouns</w:t>
      </w:r>
    </w:p>
    <w:p w14:paraId="4F048051" w14:textId="1C2FE91D" w:rsidR="003C025B" w:rsidRPr="003C025B" w:rsidRDefault="003C025B" w:rsidP="003C025B">
      <w:r>
        <w:t>The previous chapter introduced neuter adjective endings. In this chapter, you will learn some neuter nouns. As with any other noun, the word’s definition does not determine its gender; it is just part of the word’s meaning.</w:t>
      </w:r>
      <w:r w:rsidR="00D9402D">
        <w:t xml:space="preserve"> With all neuter nouns, no matter the case, the nominative (subject case) and accusative (object case) always have the same endings. Context will help you determine its use in the sentence.</w:t>
      </w:r>
    </w:p>
    <w:p w14:paraId="4556892A" w14:textId="327E42EF" w:rsidR="001837F8" w:rsidRDefault="001837F8" w:rsidP="00CD2394">
      <w:pPr>
        <w:pStyle w:val="Heading5"/>
      </w:pPr>
      <w:r>
        <w:t>Location and motion Away (Ablative case)</w:t>
      </w:r>
    </w:p>
    <w:p w14:paraId="23D8DF89" w14:textId="77777777" w:rsidR="001837F8" w:rsidRDefault="001837F8" w:rsidP="00CD2394">
      <w:pPr>
        <w:pStyle w:val="NoSpacing"/>
        <w:keepLines/>
        <w:rPr>
          <w:rFonts w:cstheme="minorHAnsi"/>
          <w:color w:val="000000"/>
          <w:szCs w:val="24"/>
        </w:rPr>
      </w:pPr>
      <w:r w:rsidRPr="00927D8E">
        <w:rPr>
          <w:rFonts w:cstheme="minorHAnsi"/>
          <w:color w:val="000000"/>
          <w:szCs w:val="24"/>
        </w:rPr>
        <w:t xml:space="preserve">So far you have seen two </w:t>
      </w:r>
      <w:r>
        <w:rPr>
          <w:rFonts w:cstheme="minorHAnsi"/>
          <w:color w:val="000000"/>
          <w:szCs w:val="24"/>
        </w:rPr>
        <w:t>case</w:t>
      </w:r>
      <w:r w:rsidRPr="00927D8E">
        <w:rPr>
          <w:rFonts w:cstheme="minorHAnsi"/>
          <w:color w:val="000000"/>
          <w:szCs w:val="24"/>
        </w:rPr>
        <w:t xml:space="preserve"> uses of Latin nouns: subjects and direct objects. In this cha</w:t>
      </w:r>
      <w:r>
        <w:rPr>
          <w:rFonts w:cstheme="minorHAnsi"/>
          <w:color w:val="000000"/>
          <w:szCs w:val="24"/>
        </w:rPr>
        <w:t>pter, you will learn a new case and use—place.</w:t>
      </w:r>
      <w:r w:rsidRPr="00927D8E">
        <w:rPr>
          <w:rFonts w:cstheme="minorHAnsi"/>
          <w:color w:val="000000"/>
          <w:szCs w:val="24"/>
        </w:rPr>
        <w:t xml:space="preserve">  A more complete layout of these f</w:t>
      </w:r>
      <w:r>
        <w:rPr>
          <w:rFonts w:cstheme="minorHAnsi"/>
          <w:color w:val="000000"/>
          <w:szCs w:val="24"/>
        </w:rPr>
        <w:t>unctions and their system will begin in chapter 7</w:t>
      </w:r>
      <w:r w:rsidRPr="00927D8E">
        <w:rPr>
          <w:rFonts w:cstheme="minorHAnsi"/>
          <w:color w:val="000000"/>
          <w:szCs w:val="24"/>
        </w:rPr>
        <w:t>, but for now you can just famili</w:t>
      </w:r>
      <w:r>
        <w:rPr>
          <w:rFonts w:cstheme="minorHAnsi"/>
          <w:color w:val="000000"/>
          <w:szCs w:val="24"/>
        </w:rPr>
        <w:t xml:space="preserve">arize yourself with the ending. The name applied to words with these endings is the </w:t>
      </w:r>
      <w:r w:rsidRPr="00357375">
        <w:rPr>
          <w:rStyle w:val="Strong"/>
        </w:rPr>
        <w:t>Ablative Case</w:t>
      </w:r>
    </w:p>
    <w:p w14:paraId="520444FD" w14:textId="0120ADA5" w:rsidR="001837F8" w:rsidRDefault="001837F8" w:rsidP="00CD2394">
      <w:pPr>
        <w:pStyle w:val="NoSpacing"/>
        <w:keepLines/>
        <w:numPr>
          <w:ilvl w:val="0"/>
          <w:numId w:val="6"/>
        </w:numPr>
        <w:rPr>
          <w:rFonts w:cstheme="minorHAnsi"/>
          <w:color w:val="000000"/>
          <w:szCs w:val="24"/>
        </w:rPr>
      </w:pPr>
      <w:r>
        <w:rPr>
          <w:rFonts w:cstheme="minorHAnsi"/>
          <w:color w:val="000000"/>
          <w:szCs w:val="24"/>
        </w:rPr>
        <w:t xml:space="preserve">-ā, -ō, </w:t>
      </w:r>
      <w:r w:rsidR="00AE1DF9">
        <w:rPr>
          <w:rFonts w:cstheme="minorHAnsi"/>
          <w:color w:val="000000"/>
          <w:szCs w:val="24"/>
        </w:rPr>
        <w:t>-</w:t>
      </w:r>
      <w:r>
        <w:rPr>
          <w:rFonts w:cstheme="minorHAnsi"/>
          <w:color w:val="000000"/>
          <w:szCs w:val="24"/>
        </w:rPr>
        <w:t xml:space="preserve">e (singular), </w:t>
      </w:r>
    </w:p>
    <w:p w14:paraId="08D77CEC" w14:textId="5DB2419F" w:rsidR="001837F8" w:rsidRDefault="001837F8" w:rsidP="00CD2394">
      <w:pPr>
        <w:pStyle w:val="NoSpacing"/>
        <w:keepLines/>
        <w:numPr>
          <w:ilvl w:val="0"/>
          <w:numId w:val="6"/>
        </w:numPr>
        <w:rPr>
          <w:rFonts w:cstheme="minorHAnsi"/>
          <w:color w:val="000000"/>
          <w:szCs w:val="24"/>
        </w:rPr>
      </w:pPr>
      <w:r>
        <w:rPr>
          <w:rFonts w:cstheme="minorHAnsi"/>
          <w:color w:val="000000"/>
          <w:szCs w:val="24"/>
        </w:rPr>
        <w:lastRenderedPageBreak/>
        <w:t xml:space="preserve">-īs, </w:t>
      </w:r>
      <w:r w:rsidR="00AE1DF9">
        <w:rPr>
          <w:rFonts w:cstheme="minorHAnsi"/>
          <w:color w:val="000000"/>
          <w:szCs w:val="24"/>
        </w:rPr>
        <w:t>-</w:t>
      </w:r>
      <w:r>
        <w:rPr>
          <w:rFonts w:cstheme="minorHAnsi"/>
          <w:color w:val="000000"/>
          <w:szCs w:val="24"/>
        </w:rPr>
        <w:t>ibus (plural)</w:t>
      </w:r>
    </w:p>
    <w:p w14:paraId="4DE0297F" w14:textId="77777777" w:rsidR="001837F8" w:rsidRDefault="001837F8" w:rsidP="00CD2394">
      <w:pPr>
        <w:pStyle w:val="NoSpacing"/>
        <w:keepLines/>
        <w:rPr>
          <w:rFonts w:cstheme="minorHAnsi"/>
          <w:color w:val="000000"/>
          <w:szCs w:val="24"/>
        </w:rPr>
      </w:pPr>
    </w:p>
    <w:p w14:paraId="2BA4DD15" w14:textId="77777777" w:rsidR="001837F8" w:rsidRDefault="001837F8" w:rsidP="00CD2394">
      <w:pPr>
        <w:pStyle w:val="NoSpacing"/>
        <w:keepLines/>
        <w:rPr>
          <w:rFonts w:cstheme="minorHAnsi"/>
          <w:color w:val="000000"/>
          <w:szCs w:val="24"/>
        </w:rPr>
      </w:pPr>
      <w:r w:rsidRPr="00927D8E">
        <w:rPr>
          <w:rFonts w:cstheme="minorHAnsi"/>
          <w:color w:val="000000"/>
          <w:szCs w:val="24"/>
        </w:rPr>
        <w:t xml:space="preserve">If a noun has one of these endings it will indicate </w:t>
      </w:r>
      <w:r>
        <w:rPr>
          <w:rFonts w:cstheme="minorHAnsi"/>
          <w:color w:val="000000"/>
          <w:szCs w:val="24"/>
        </w:rPr>
        <w:t>either: 1) motion away from something;</w:t>
      </w:r>
      <w:r w:rsidRPr="00927D8E">
        <w:rPr>
          <w:rFonts w:cstheme="minorHAnsi"/>
          <w:color w:val="000000"/>
          <w:szCs w:val="24"/>
        </w:rPr>
        <w:t xml:space="preserve"> or </w:t>
      </w:r>
      <w:r>
        <w:rPr>
          <w:rFonts w:cstheme="minorHAnsi"/>
          <w:color w:val="000000"/>
          <w:szCs w:val="24"/>
        </w:rPr>
        <w:t xml:space="preserve">2) location </w:t>
      </w:r>
      <w:r w:rsidRPr="00927D8E">
        <w:rPr>
          <w:rFonts w:cstheme="minorHAnsi"/>
          <w:color w:val="000000"/>
          <w:szCs w:val="24"/>
        </w:rPr>
        <w:t xml:space="preserve">(in or on something). </w:t>
      </w:r>
    </w:p>
    <w:p w14:paraId="6EC23057" w14:textId="77777777" w:rsidR="001837F8" w:rsidRDefault="001837F8" w:rsidP="00CD2394">
      <w:pPr>
        <w:pStyle w:val="NoSpacing"/>
        <w:keepLines/>
        <w:rPr>
          <w:rFonts w:cstheme="minorHAnsi"/>
          <w:color w:val="000000"/>
          <w:szCs w:val="24"/>
        </w:rPr>
      </w:pPr>
      <w:r>
        <w:rPr>
          <w:rFonts w:cstheme="minorHAnsi"/>
          <w:color w:val="000000"/>
          <w:szCs w:val="24"/>
        </w:rPr>
        <w:t>Examples:</w:t>
      </w:r>
    </w:p>
    <w:p w14:paraId="2AC55EE9" w14:textId="77777777" w:rsidR="001837F8" w:rsidRPr="008D44FD" w:rsidRDefault="001837F8">
      <w:pPr>
        <w:pStyle w:val="NoSpacing"/>
        <w:keepLines/>
        <w:numPr>
          <w:ilvl w:val="0"/>
          <w:numId w:val="16"/>
        </w:numPr>
        <w:rPr>
          <w:rFonts w:cstheme="minorHAnsi"/>
          <w:color w:val="000000"/>
          <w:szCs w:val="24"/>
        </w:rPr>
      </w:pPr>
      <w:r>
        <w:rPr>
          <w:rFonts w:cstheme="minorHAnsi"/>
          <w:color w:val="000000"/>
          <w:szCs w:val="24"/>
        </w:rPr>
        <w:t xml:space="preserve">They jumped </w:t>
      </w:r>
      <w:r>
        <w:rPr>
          <w:rFonts w:cstheme="minorHAnsi"/>
          <w:i/>
          <w:color w:val="000000"/>
          <w:szCs w:val="24"/>
        </w:rPr>
        <w:t>down from</w:t>
      </w:r>
      <w:r>
        <w:t xml:space="preserve"> the last step (motion away)</w:t>
      </w:r>
    </w:p>
    <w:p w14:paraId="70D6DA4C" w14:textId="77777777" w:rsidR="001837F8" w:rsidRPr="008D44FD" w:rsidRDefault="001837F8">
      <w:pPr>
        <w:pStyle w:val="NoSpacing"/>
        <w:keepLines/>
        <w:numPr>
          <w:ilvl w:val="0"/>
          <w:numId w:val="16"/>
        </w:numPr>
        <w:rPr>
          <w:rFonts w:cstheme="minorHAnsi"/>
          <w:color w:val="000000"/>
          <w:szCs w:val="24"/>
        </w:rPr>
      </w:pPr>
      <w:r>
        <w:t xml:space="preserve">They ran </w:t>
      </w:r>
      <w:r>
        <w:rPr>
          <w:i/>
        </w:rPr>
        <w:t xml:space="preserve">away from </w:t>
      </w:r>
      <w:r>
        <w:t>the steps (motion away).</w:t>
      </w:r>
    </w:p>
    <w:p w14:paraId="7D8184A6" w14:textId="77777777" w:rsidR="001837F8" w:rsidRPr="008D44FD" w:rsidRDefault="001837F8">
      <w:pPr>
        <w:pStyle w:val="NoSpacing"/>
        <w:keepLines/>
        <w:numPr>
          <w:ilvl w:val="0"/>
          <w:numId w:val="16"/>
        </w:numPr>
        <w:rPr>
          <w:rFonts w:cstheme="minorHAnsi"/>
          <w:color w:val="000000"/>
          <w:szCs w:val="24"/>
        </w:rPr>
      </w:pPr>
      <w:r>
        <w:t xml:space="preserve">They remained </w:t>
      </w:r>
      <w:r>
        <w:rPr>
          <w:i/>
        </w:rPr>
        <w:t xml:space="preserve">on </w:t>
      </w:r>
      <w:r>
        <w:t>the last step (location).</w:t>
      </w:r>
    </w:p>
    <w:p w14:paraId="6CCADBFF" w14:textId="77777777" w:rsidR="001837F8" w:rsidRPr="00927D8E" w:rsidRDefault="001837F8" w:rsidP="00CD2394">
      <w:pPr>
        <w:pStyle w:val="NoSpacing"/>
        <w:keepLines/>
        <w:rPr>
          <w:rFonts w:cstheme="minorHAnsi"/>
          <w:color w:val="000000"/>
          <w:szCs w:val="24"/>
        </w:rPr>
      </w:pPr>
    </w:p>
    <w:p w14:paraId="3D66C40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In Latin, as in English, these spatial relationships </w:t>
      </w:r>
      <w:r>
        <w:rPr>
          <w:rFonts w:cstheme="minorHAnsi"/>
          <w:color w:val="000000"/>
          <w:szCs w:val="24"/>
        </w:rPr>
        <w:t>typically follow the same patterns that are determined by prepositions</w:t>
      </w:r>
      <w:r w:rsidRPr="00927D8E">
        <w:rPr>
          <w:rFonts w:cstheme="minorHAnsi"/>
          <w:color w:val="000000"/>
          <w:szCs w:val="24"/>
        </w:rPr>
        <w:t xml:space="preserve">. For example, the boy </w:t>
      </w:r>
      <w:r>
        <w:rPr>
          <w:rFonts w:cstheme="minorHAnsi"/>
          <w:color w:val="000000"/>
          <w:szCs w:val="24"/>
        </w:rPr>
        <w:t>(</w:t>
      </w:r>
      <w:r w:rsidRPr="00927D8E">
        <w:rPr>
          <w:rFonts w:cstheme="minorHAnsi"/>
          <w:i/>
          <w:iCs/>
          <w:color w:val="000000"/>
          <w:szCs w:val="24"/>
        </w:rPr>
        <w:t>puer</w:t>
      </w:r>
      <w:r>
        <w:rPr>
          <w:rFonts w:cstheme="minorHAnsi"/>
          <w:iCs/>
          <w:color w:val="000000"/>
          <w:szCs w:val="24"/>
        </w:rPr>
        <w:t>)</w:t>
      </w:r>
      <w:r w:rsidRPr="00927D8E">
        <w:rPr>
          <w:rFonts w:cstheme="minorHAnsi"/>
          <w:color w:val="000000"/>
          <w:szCs w:val="24"/>
        </w:rPr>
        <w:t xml:space="preserve"> can stand in the field </w:t>
      </w:r>
      <w:r>
        <w:rPr>
          <w:rFonts w:cstheme="minorHAnsi"/>
          <w:color w:val="000000"/>
          <w:szCs w:val="24"/>
        </w:rPr>
        <w:t>(</w:t>
      </w:r>
      <w:r w:rsidRPr="00927D8E">
        <w:rPr>
          <w:rFonts w:cstheme="minorHAnsi"/>
          <w:i/>
          <w:iCs/>
          <w:color w:val="000000"/>
          <w:szCs w:val="24"/>
        </w:rPr>
        <w:t xml:space="preserve">in </w:t>
      </w:r>
      <w:r>
        <w:rPr>
          <w:rFonts w:cstheme="minorHAnsi"/>
          <w:i/>
          <w:iCs/>
          <w:color w:val="000000"/>
          <w:szCs w:val="24"/>
        </w:rPr>
        <w:t>agrō</w:t>
      </w:r>
      <w:r>
        <w:rPr>
          <w:rFonts w:cstheme="minorHAnsi"/>
          <w:iCs/>
          <w:color w:val="000000"/>
          <w:szCs w:val="24"/>
        </w:rPr>
        <w:t>)</w:t>
      </w:r>
      <w:r w:rsidRPr="00927D8E">
        <w:rPr>
          <w:rFonts w:cstheme="minorHAnsi"/>
          <w:color w:val="000000"/>
          <w:szCs w:val="24"/>
        </w:rPr>
        <w:t xml:space="preserve"> or walk away from the field </w:t>
      </w:r>
      <w:r>
        <w:rPr>
          <w:rFonts w:cstheme="minorHAnsi"/>
          <w:color w:val="000000"/>
          <w:szCs w:val="24"/>
        </w:rPr>
        <w:t>(</w:t>
      </w:r>
      <w:r>
        <w:rPr>
          <w:rFonts w:cstheme="minorHAnsi"/>
          <w:i/>
          <w:iCs/>
          <w:color w:val="000000"/>
          <w:szCs w:val="24"/>
        </w:rPr>
        <w:t>de</w:t>
      </w:r>
      <w:r w:rsidRPr="00927D8E">
        <w:rPr>
          <w:rFonts w:cstheme="minorHAnsi"/>
          <w:i/>
          <w:iCs/>
          <w:color w:val="000000"/>
          <w:szCs w:val="24"/>
        </w:rPr>
        <w:t xml:space="preserve"> </w:t>
      </w:r>
      <w:r>
        <w:rPr>
          <w:rFonts w:cstheme="minorHAnsi"/>
          <w:i/>
          <w:iCs/>
          <w:color w:val="000000"/>
          <w:szCs w:val="24"/>
        </w:rPr>
        <w:t>agrō</w:t>
      </w:r>
      <w:r>
        <w:rPr>
          <w:rFonts w:cstheme="minorHAnsi"/>
          <w:iCs/>
          <w:color w:val="000000"/>
          <w:szCs w:val="24"/>
        </w:rPr>
        <w:t>)</w:t>
      </w:r>
      <w:r w:rsidRPr="00927D8E">
        <w:rPr>
          <w:rFonts w:cstheme="minorHAnsi"/>
          <w:color w:val="000000"/>
          <w:szCs w:val="24"/>
        </w:rPr>
        <w:t>. In both examples, the ō at the end of the</w:t>
      </w:r>
      <w:r>
        <w:rPr>
          <w:rFonts w:cstheme="minorHAnsi"/>
          <w:color w:val="000000"/>
          <w:szCs w:val="24"/>
        </w:rPr>
        <w:t xml:space="preserve"> word shows that the word </w:t>
      </w:r>
      <w:r>
        <w:rPr>
          <w:rFonts w:cstheme="minorHAnsi"/>
          <w:i/>
          <w:color w:val="000000"/>
          <w:szCs w:val="24"/>
        </w:rPr>
        <w:t>field</w:t>
      </w:r>
      <w:r w:rsidRPr="00927D8E">
        <w:rPr>
          <w:rFonts w:cstheme="minorHAnsi"/>
          <w:color w:val="000000"/>
          <w:szCs w:val="24"/>
        </w:rPr>
        <w:t xml:space="preserve"> in this category</w:t>
      </w:r>
      <w:r>
        <w:rPr>
          <w:rFonts w:cstheme="minorHAnsi"/>
          <w:color w:val="000000"/>
          <w:szCs w:val="24"/>
        </w:rPr>
        <w:t xml:space="preserve"> (not the subject or object category)</w:t>
      </w:r>
      <w:r w:rsidRPr="00927D8E">
        <w:rPr>
          <w:rFonts w:cstheme="minorHAnsi"/>
          <w:color w:val="000000"/>
          <w:szCs w:val="24"/>
        </w:rPr>
        <w:t>, and the preposition shows the exact relationship. Also like English, Latin prepositions often do a lot of heavy lifting, so one preposition can show s</w:t>
      </w:r>
      <w:r>
        <w:rPr>
          <w:rFonts w:cstheme="minorHAnsi"/>
          <w:color w:val="000000"/>
          <w:szCs w:val="24"/>
        </w:rPr>
        <w:t>everal different relationships.</w:t>
      </w:r>
    </w:p>
    <w:p w14:paraId="2A7B9DF5" w14:textId="77777777" w:rsidR="001837F8" w:rsidRPr="00927D8E" w:rsidRDefault="001837F8" w:rsidP="00CD2394">
      <w:pPr>
        <w:pStyle w:val="NoSpacing"/>
        <w:keepLines/>
        <w:rPr>
          <w:rFonts w:cstheme="minorHAnsi"/>
          <w:color w:val="000000"/>
          <w:szCs w:val="24"/>
        </w:rPr>
      </w:pPr>
    </w:p>
    <w:p w14:paraId="6367902D" w14:textId="686B358C" w:rsidR="001837F8" w:rsidRPr="00927D8E" w:rsidRDefault="001837F8" w:rsidP="00CD2394">
      <w:pPr>
        <w:pStyle w:val="NoSpacing"/>
        <w:keepLines/>
        <w:rPr>
          <w:rFonts w:cstheme="minorHAnsi"/>
          <w:color w:val="000000"/>
          <w:szCs w:val="24"/>
        </w:rPr>
      </w:pPr>
      <w:r w:rsidRPr="00927D8E">
        <w:rPr>
          <w:rFonts w:cstheme="minorHAnsi"/>
          <w:color w:val="000000"/>
          <w:szCs w:val="24"/>
        </w:rPr>
        <w:t>*</w:t>
      </w:r>
      <w:r w:rsidRPr="00927D8E">
        <w:rPr>
          <w:rFonts w:cstheme="minorHAnsi"/>
          <w:b/>
          <w:bCs/>
          <w:color w:val="000000"/>
          <w:szCs w:val="24"/>
        </w:rPr>
        <w:t xml:space="preserve">An important early </w:t>
      </w:r>
      <w:r>
        <w:rPr>
          <w:rFonts w:cstheme="minorHAnsi"/>
          <w:b/>
          <w:bCs/>
          <w:color w:val="000000"/>
          <w:szCs w:val="24"/>
        </w:rPr>
        <w:t>tool for</w:t>
      </w:r>
      <w:r w:rsidRPr="00927D8E">
        <w:rPr>
          <w:rFonts w:cstheme="minorHAnsi"/>
          <w:b/>
          <w:bCs/>
          <w:color w:val="000000"/>
          <w:szCs w:val="24"/>
        </w:rPr>
        <w:t xml:space="preserve"> </w:t>
      </w:r>
      <w:r>
        <w:rPr>
          <w:rFonts w:cstheme="minorHAnsi"/>
          <w:b/>
          <w:bCs/>
          <w:color w:val="000000"/>
          <w:szCs w:val="24"/>
        </w:rPr>
        <w:t>translation</w:t>
      </w:r>
      <w:r w:rsidRPr="00927D8E">
        <w:rPr>
          <w:rFonts w:cstheme="minorHAnsi"/>
          <w:b/>
          <w:bCs/>
          <w:color w:val="000000"/>
          <w:szCs w:val="24"/>
        </w:rPr>
        <w:t>: remember that prepositions show relationships to words, and those relationships are typically different in every language</w:t>
      </w:r>
      <w:r w:rsidRPr="00927D8E">
        <w:rPr>
          <w:rFonts w:cstheme="minorHAnsi"/>
          <w:color w:val="000000"/>
          <w:szCs w:val="24"/>
        </w:rPr>
        <w:t xml:space="preserve">. </w:t>
      </w:r>
      <w:r w:rsidR="00360AD1" w:rsidRPr="00927D8E">
        <w:rPr>
          <w:rFonts w:cstheme="minorHAnsi"/>
          <w:color w:val="000000"/>
          <w:szCs w:val="24"/>
        </w:rPr>
        <w:t>Therefore,</w:t>
      </w:r>
      <w:r w:rsidRPr="00927D8E">
        <w:rPr>
          <w:rFonts w:cstheme="minorHAnsi"/>
          <w:color w:val="000000"/>
          <w:szCs w:val="24"/>
        </w:rPr>
        <w:t xml:space="preserve"> there is no</w:t>
      </w:r>
      <w:r>
        <w:rPr>
          <w:rFonts w:cstheme="minorHAnsi"/>
          <w:color w:val="000000"/>
          <w:szCs w:val="24"/>
        </w:rPr>
        <w:t>t often a</w:t>
      </w:r>
      <w:r w:rsidRPr="00927D8E">
        <w:rPr>
          <w:rFonts w:cstheme="minorHAnsi"/>
          <w:color w:val="000000"/>
          <w:szCs w:val="24"/>
        </w:rPr>
        <w:t xml:space="preserve"> 1:1 correspondence in translation. Sometimes the Latin preposition </w:t>
      </w:r>
      <w:r w:rsidRPr="00E076C4">
        <w:rPr>
          <w:rFonts w:cstheme="minorHAnsi"/>
          <w:i/>
          <w:color w:val="000000"/>
          <w:szCs w:val="24"/>
        </w:rPr>
        <w:t>in</w:t>
      </w:r>
      <w:r>
        <w:rPr>
          <w:rFonts w:cstheme="minorHAnsi"/>
          <w:color w:val="000000"/>
          <w:szCs w:val="24"/>
        </w:rPr>
        <w:t xml:space="preserve"> can be translated the same as</w:t>
      </w:r>
      <w:r w:rsidRPr="00927D8E">
        <w:rPr>
          <w:rFonts w:cstheme="minorHAnsi"/>
          <w:color w:val="000000"/>
          <w:szCs w:val="24"/>
        </w:rPr>
        <w:t xml:space="preserve"> English (in), but in can also mean into, onto, against, among (and more). </w:t>
      </w:r>
      <w:r>
        <w:rPr>
          <w:rFonts w:cstheme="minorHAnsi"/>
          <w:color w:val="000000"/>
          <w:szCs w:val="24"/>
        </w:rPr>
        <w:t>L</w:t>
      </w:r>
      <w:r w:rsidRPr="00927D8E">
        <w:rPr>
          <w:rFonts w:cstheme="minorHAnsi"/>
          <w:color w:val="000000"/>
          <w:szCs w:val="24"/>
        </w:rPr>
        <w:t>earn what the words are doing</w:t>
      </w:r>
      <w:r>
        <w:rPr>
          <w:rFonts w:cstheme="minorHAnsi"/>
          <w:color w:val="000000"/>
          <w:szCs w:val="24"/>
        </w:rPr>
        <w:t xml:space="preserve"> in the sentence (this is called </w:t>
      </w:r>
      <w:r w:rsidRPr="002F0534">
        <w:rPr>
          <w:rStyle w:val="Strong"/>
        </w:rPr>
        <w:t>syntax</w:t>
      </w:r>
      <w:r w:rsidRPr="002F0534">
        <w:t>)</w:t>
      </w:r>
      <w:r w:rsidRPr="00927D8E">
        <w:rPr>
          <w:rFonts w:cstheme="minorHAnsi"/>
          <w:color w:val="000000"/>
          <w:szCs w:val="24"/>
        </w:rPr>
        <w:t>, not simply what they would look like in English.</w:t>
      </w:r>
    </w:p>
    <w:p w14:paraId="1712F5D4" w14:textId="77777777" w:rsidR="001837F8" w:rsidRPr="00927D8E" w:rsidRDefault="001837F8" w:rsidP="00CD2394">
      <w:pPr>
        <w:pStyle w:val="NoSpacing"/>
        <w:keepLines/>
        <w:rPr>
          <w:rFonts w:cstheme="minorHAnsi"/>
          <w:color w:val="000000"/>
          <w:szCs w:val="24"/>
        </w:rPr>
      </w:pPr>
    </w:p>
    <w:p w14:paraId="4D6D7392" w14:textId="77777777" w:rsidR="001837F8" w:rsidRDefault="001837F8" w:rsidP="00CD2394">
      <w:pPr>
        <w:pStyle w:val="NoSpacing"/>
        <w:keepLines/>
        <w:rPr>
          <w:rFonts w:cstheme="minorHAnsi"/>
          <w:color w:val="000000"/>
          <w:szCs w:val="24"/>
        </w:rPr>
      </w:pPr>
      <w:r>
        <w:rPr>
          <w:rFonts w:cstheme="minorHAnsi"/>
          <w:color w:val="000000"/>
          <w:szCs w:val="24"/>
        </w:rPr>
        <w:t>The chapter 4 vocabulary includes</w:t>
      </w:r>
      <w:r w:rsidRPr="00927D8E">
        <w:rPr>
          <w:rFonts w:cstheme="minorHAnsi"/>
          <w:color w:val="000000"/>
          <w:szCs w:val="24"/>
        </w:rPr>
        <w:t xml:space="preserve"> some prepositions that can go with the new endings from this chapter:</w:t>
      </w:r>
    </w:p>
    <w:p w14:paraId="05680979" w14:textId="77777777" w:rsidR="00273B48" w:rsidRDefault="00273B48" w:rsidP="00CD2394">
      <w:pPr>
        <w:pStyle w:val="NoSpacing"/>
        <w:keepLines/>
        <w:rPr>
          <w:rFonts w:cstheme="minorHAnsi"/>
          <w:color w:val="000000"/>
          <w:szCs w:val="24"/>
        </w:rPr>
      </w:pPr>
    </w:p>
    <w:p w14:paraId="4FC3E928" w14:textId="7BFE58F6" w:rsidR="00273B48" w:rsidRDefault="00273B48" w:rsidP="00273B48">
      <w:pPr>
        <w:pStyle w:val="Heading2"/>
        <w:spacing w:line="240" w:lineRule="auto"/>
      </w:pPr>
      <w:r>
        <w:t>Pattern Recognition</w:t>
      </w:r>
    </w:p>
    <w:p w14:paraId="2A3AF07F" w14:textId="0DF3C306" w:rsidR="00273B48" w:rsidRDefault="00273B48">
      <w:pPr>
        <w:pStyle w:val="ListParagraph"/>
        <w:numPr>
          <w:ilvl w:val="0"/>
          <w:numId w:val="92"/>
        </w:numPr>
        <w:spacing w:after="0" w:line="240" w:lineRule="auto"/>
      </w:pPr>
      <w:r>
        <w:t xml:space="preserve">Although you’ll learn new uses for </w:t>
      </w:r>
      <w:r>
        <w:rPr>
          <w:i/>
          <w:iCs/>
        </w:rPr>
        <w:t>est/sunt</w:t>
      </w:r>
      <w:r>
        <w:t>, any time you see them for now will indicate a linking pattern.</w:t>
      </w:r>
    </w:p>
    <w:p w14:paraId="5C6F8B78" w14:textId="5C455133" w:rsidR="00273B48" w:rsidRPr="00273B48" w:rsidRDefault="00273B48">
      <w:pPr>
        <w:pStyle w:val="ListParagraph"/>
        <w:numPr>
          <w:ilvl w:val="0"/>
          <w:numId w:val="92"/>
        </w:numPr>
        <w:spacing w:after="0" w:line="240" w:lineRule="auto"/>
      </w:pPr>
      <w:r>
        <w:t xml:space="preserve">Remember that when you see </w:t>
      </w:r>
      <w:r>
        <w:rPr>
          <w:i/>
          <w:iCs/>
        </w:rPr>
        <w:t xml:space="preserve">ab, de, </w:t>
      </w:r>
      <w:r>
        <w:t xml:space="preserve">or </w:t>
      </w:r>
      <w:r>
        <w:rPr>
          <w:i/>
          <w:iCs/>
        </w:rPr>
        <w:t>ex</w:t>
      </w:r>
      <w:r>
        <w:t>, there will be an ablative nearby. Anything between the preposition and the ablative belongs inside the segment when you translate. Later, you’ll learn more prepositions that go with the Ablative, and some that go with the Accusative case.</w:t>
      </w:r>
    </w:p>
    <w:p w14:paraId="7AF792A9" w14:textId="77777777" w:rsidR="001837F8" w:rsidRDefault="001837F8" w:rsidP="00CD2394">
      <w:pPr>
        <w:pStyle w:val="NoSpacing"/>
        <w:keepLines/>
        <w:rPr>
          <w:rFonts w:cstheme="minorHAnsi"/>
          <w:color w:val="000000"/>
          <w:szCs w:val="24"/>
        </w:rPr>
      </w:pPr>
    </w:p>
    <w:p w14:paraId="06C24972" w14:textId="4F9D577A" w:rsidR="001837F8" w:rsidRDefault="001837F8" w:rsidP="00CD2394">
      <w:pPr>
        <w:pStyle w:val="Heading2"/>
      </w:pPr>
      <w:bookmarkStart w:id="21" w:name="_Toc158984957"/>
      <w:r>
        <w:t xml:space="preserve">Chapter </w:t>
      </w:r>
      <w:r w:rsidR="00F222B3">
        <w:t>4</w:t>
      </w:r>
      <w:r>
        <w:t xml:space="preserve"> Exercises</w:t>
      </w:r>
      <w:bookmarkEnd w:id="21"/>
    </w:p>
    <w:p w14:paraId="66884B31" w14:textId="77BA4AC2" w:rsidR="001837F8" w:rsidRDefault="001837F8" w:rsidP="00CD2394">
      <w:pPr>
        <w:pStyle w:val="NoSpacing"/>
        <w:keepLines/>
        <w:rPr>
          <w:rFonts w:cstheme="minorHAnsi"/>
          <w:color w:val="000000"/>
          <w:szCs w:val="24"/>
        </w:rPr>
      </w:pPr>
      <w:r>
        <w:rPr>
          <w:rFonts w:cstheme="minorHAnsi"/>
          <w:color w:val="000000"/>
          <w:szCs w:val="24"/>
        </w:rPr>
        <w:t xml:space="preserve">A) Using the following Ablative forms, translate the following prepositional phrases </w:t>
      </w:r>
    </w:p>
    <w:p w14:paraId="7E72086D" w14:textId="77777777" w:rsidR="003C025B" w:rsidRDefault="003C025B" w:rsidP="00CD2394">
      <w:pPr>
        <w:pStyle w:val="NoSpacing"/>
        <w:keepLines/>
        <w:rPr>
          <w:rFonts w:cstheme="minorHAnsi"/>
          <w:color w:val="000000"/>
          <w:szCs w:val="24"/>
        </w:rPr>
      </w:pPr>
    </w:p>
    <w:p w14:paraId="773E26DE" w14:textId="77777777" w:rsidR="003C025B" w:rsidRDefault="003C025B">
      <w:pPr>
        <w:pStyle w:val="NoSpacing"/>
        <w:keepLines/>
        <w:numPr>
          <w:ilvl w:val="0"/>
          <w:numId w:val="26"/>
        </w:numPr>
        <w:rPr>
          <w:rFonts w:cstheme="minorHAnsi"/>
          <w:color w:val="000000"/>
          <w:szCs w:val="24"/>
        </w:rPr>
        <w:sectPr w:rsidR="003C025B" w:rsidSect="00264EE9">
          <w:type w:val="continuous"/>
          <w:pgSz w:w="12240" w:h="15840"/>
          <w:pgMar w:top="1440" w:right="1440" w:bottom="1440" w:left="1440" w:header="720" w:footer="720" w:gutter="0"/>
          <w:cols w:space="720"/>
          <w:docGrid w:linePitch="360"/>
        </w:sectPr>
      </w:pPr>
    </w:p>
    <w:p w14:paraId="15B97A29" w14:textId="2BA0AD8E" w:rsidR="001837F8" w:rsidRDefault="001837F8">
      <w:pPr>
        <w:pStyle w:val="NoSpacing"/>
        <w:keepLines/>
        <w:numPr>
          <w:ilvl w:val="0"/>
          <w:numId w:val="26"/>
        </w:numPr>
        <w:rPr>
          <w:rFonts w:cstheme="minorHAnsi"/>
          <w:color w:val="000000"/>
          <w:szCs w:val="24"/>
        </w:rPr>
      </w:pPr>
      <w:r>
        <w:rPr>
          <w:rFonts w:cstheme="minorHAnsi"/>
          <w:color w:val="000000"/>
          <w:szCs w:val="24"/>
        </w:rPr>
        <w:t>ā puerō</w:t>
      </w:r>
      <w:r>
        <w:rPr>
          <w:rFonts w:cstheme="minorHAnsi"/>
          <w:color w:val="000000"/>
          <w:szCs w:val="24"/>
        </w:rPr>
        <w:tab/>
      </w:r>
      <w:r>
        <w:rPr>
          <w:rFonts w:cstheme="minorHAnsi"/>
          <w:color w:val="000000"/>
          <w:szCs w:val="24"/>
        </w:rPr>
        <w:tab/>
        <w:t>_________________</w:t>
      </w:r>
      <w:r w:rsidR="00A66742">
        <w:rPr>
          <w:rFonts w:cstheme="minorHAnsi"/>
          <w:color w:val="000000"/>
          <w:szCs w:val="24"/>
        </w:rPr>
        <w:br/>
      </w:r>
    </w:p>
    <w:p w14:paraId="079024D4" w14:textId="4E2EDB2E" w:rsidR="001837F8" w:rsidRDefault="001837F8">
      <w:pPr>
        <w:pStyle w:val="NoSpacing"/>
        <w:keepLines/>
        <w:numPr>
          <w:ilvl w:val="0"/>
          <w:numId w:val="26"/>
        </w:numPr>
        <w:rPr>
          <w:rFonts w:cstheme="minorHAnsi"/>
          <w:color w:val="000000"/>
          <w:szCs w:val="24"/>
        </w:rPr>
      </w:pPr>
      <w:r>
        <w:rPr>
          <w:rFonts w:cstheme="minorHAnsi"/>
          <w:color w:val="000000"/>
          <w:szCs w:val="24"/>
        </w:rPr>
        <w:t>dē agrīs</w:t>
      </w:r>
      <w:r>
        <w:rPr>
          <w:rFonts w:cstheme="minorHAnsi"/>
          <w:color w:val="000000"/>
          <w:szCs w:val="24"/>
        </w:rPr>
        <w:tab/>
      </w:r>
      <w:r>
        <w:rPr>
          <w:rFonts w:cstheme="minorHAnsi"/>
          <w:color w:val="000000"/>
          <w:szCs w:val="24"/>
        </w:rPr>
        <w:tab/>
        <w:t>_________________</w:t>
      </w:r>
      <w:r w:rsidR="00A66742">
        <w:rPr>
          <w:rFonts w:cstheme="minorHAnsi"/>
          <w:color w:val="000000"/>
          <w:szCs w:val="24"/>
        </w:rPr>
        <w:br/>
      </w:r>
    </w:p>
    <w:p w14:paraId="3FE199C1" w14:textId="769B4F32" w:rsidR="001837F8" w:rsidRDefault="003C025B">
      <w:pPr>
        <w:pStyle w:val="NoSpacing"/>
        <w:keepLines/>
        <w:numPr>
          <w:ilvl w:val="0"/>
          <w:numId w:val="26"/>
        </w:numPr>
        <w:rPr>
          <w:rFonts w:cstheme="minorHAnsi"/>
          <w:color w:val="000000"/>
          <w:szCs w:val="24"/>
        </w:rPr>
      </w:pPr>
      <w:r>
        <w:rPr>
          <w:rFonts w:cstheme="minorHAnsi"/>
          <w:color w:val="000000"/>
          <w:szCs w:val="24"/>
        </w:rPr>
        <w:t>sub</w:t>
      </w:r>
      <w:r w:rsidR="001837F8" w:rsidRPr="00231C11">
        <w:rPr>
          <w:rFonts w:cstheme="minorHAnsi"/>
          <w:color w:val="000000"/>
          <w:szCs w:val="24"/>
        </w:rPr>
        <w:t xml:space="preserve"> equō</w:t>
      </w:r>
      <w:r w:rsidR="001837F8" w:rsidRPr="00231C11">
        <w:rPr>
          <w:rFonts w:cstheme="minorHAnsi"/>
          <w:color w:val="000000"/>
          <w:szCs w:val="24"/>
        </w:rPr>
        <w:tab/>
        <w:t>_________________</w:t>
      </w:r>
      <w:r w:rsidR="00A66742">
        <w:rPr>
          <w:rFonts w:cstheme="minorHAnsi"/>
          <w:color w:val="000000"/>
          <w:szCs w:val="24"/>
        </w:rPr>
        <w:br/>
      </w:r>
    </w:p>
    <w:p w14:paraId="4CD4588E" w14:textId="3F3A290D" w:rsidR="001837F8" w:rsidRDefault="001837F8">
      <w:pPr>
        <w:pStyle w:val="NoSpacing"/>
        <w:keepLines/>
        <w:numPr>
          <w:ilvl w:val="0"/>
          <w:numId w:val="26"/>
        </w:numPr>
        <w:rPr>
          <w:rFonts w:cstheme="minorHAnsi"/>
          <w:color w:val="000000"/>
          <w:szCs w:val="24"/>
        </w:rPr>
      </w:pPr>
      <w:r w:rsidRPr="00231C11">
        <w:rPr>
          <w:rFonts w:cstheme="minorHAnsi"/>
          <w:color w:val="000000"/>
          <w:szCs w:val="24"/>
        </w:rPr>
        <w:t xml:space="preserve">in </w:t>
      </w:r>
      <w:r w:rsidR="0093128F">
        <w:rPr>
          <w:rFonts w:cstheme="minorHAnsi"/>
          <w:color w:val="000000"/>
          <w:szCs w:val="24"/>
        </w:rPr>
        <w:t>litoribus</w:t>
      </w:r>
      <w:r w:rsidRPr="00231C11">
        <w:rPr>
          <w:rFonts w:cstheme="minorHAnsi"/>
          <w:color w:val="000000"/>
          <w:szCs w:val="24"/>
        </w:rPr>
        <w:tab/>
      </w:r>
      <w:r>
        <w:rPr>
          <w:rFonts w:cstheme="minorHAnsi"/>
          <w:color w:val="000000"/>
          <w:szCs w:val="24"/>
        </w:rPr>
        <w:t>_________________</w:t>
      </w:r>
      <w:r w:rsidR="00A66742">
        <w:rPr>
          <w:rFonts w:cstheme="minorHAnsi"/>
          <w:color w:val="000000"/>
          <w:szCs w:val="24"/>
        </w:rPr>
        <w:br/>
      </w:r>
    </w:p>
    <w:p w14:paraId="09561874" w14:textId="3545A32D" w:rsidR="001837F8" w:rsidRDefault="001837F8">
      <w:pPr>
        <w:pStyle w:val="NoSpacing"/>
        <w:keepLines/>
        <w:numPr>
          <w:ilvl w:val="0"/>
          <w:numId w:val="26"/>
        </w:numPr>
        <w:rPr>
          <w:rFonts w:cstheme="minorHAnsi"/>
          <w:color w:val="000000"/>
          <w:szCs w:val="24"/>
        </w:rPr>
      </w:pPr>
      <w:r>
        <w:rPr>
          <w:rFonts w:cstheme="minorHAnsi"/>
          <w:color w:val="000000"/>
          <w:szCs w:val="24"/>
        </w:rPr>
        <w:t>ex terrīs</w:t>
      </w:r>
      <w:r>
        <w:rPr>
          <w:rFonts w:cstheme="minorHAnsi"/>
          <w:color w:val="000000"/>
          <w:szCs w:val="24"/>
        </w:rPr>
        <w:tab/>
        <w:t>_________________</w:t>
      </w:r>
      <w:r w:rsidR="00A66742">
        <w:rPr>
          <w:rFonts w:cstheme="minorHAnsi"/>
          <w:color w:val="000000"/>
          <w:szCs w:val="24"/>
        </w:rPr>
        <w:br/>
      </w:r>
    </w:p>
    <w:p w14:paraId="7937FAFD" w14:textId="4B91CBD1" w:rsidR="003C025B" w:rsidRDefault="003C025B">
      <w:pPr>
        <w:pStyle w:val="NoSpacing"/>
        <w:keepLines/>
        <w:numPr>
          <w:ilvl w:val="0"/>
          <w:numId w:val="26"/>
        </w:numPr>
        <w:rPr>
          <w:rFonts w:cstheme="minorHAnsi"/>
          <w:color w:val="000000"/>
          <w:szCs w:val="24"/>
        </w:rPr>
      </w:pPr>
      <w:r>
        <w:rPr>
          <w:rFonts w:cstheme="minorHAnsi"/>
          <w:color w:val="000000"/>
          <w:szCs w:val="24"/>
        </w:rPr>
        <w:t>on the land</w:t>
      </w:r>
      <w:r>
        <w:rPr>
          <w:rFonts w:cstheme="minorHAnsi"/>
          <w:color w:val="000000"/>
          <w:szCs w:val="24"/>
        </w:rPr>
        <w:tab/>
        <w:t>_________________</w:t>
      </w:r>
      <w:r w:rsidR="00A66742">
        <w:rPr>
          <w:rFonts w:cstheme="minorHAnsi"/>
          <w:color w:val="000000"/>
          <w:szCs w:val="24"/>
        </w:rPr>
        <w:br/>
      </w:r>
    </w:p>
    <w:p w14:paraId="45899DE5" w14:textId="3344DBEE" w:rsidR="003C025B" w:rsidRDefault="003C025B">
      <w:pPr>
        <w:pStyle w:val="NoSpacing"/>
        <w:keepLines/>
        <w:numPr>
          <w:ilvl w:val="0"/>
          <w:numId w:val="26"/>
        </w:numPr>
        <w:rPr>
          <w:rFonts w:cstheme="minorHAnsi"/>
          <w:color w:val="000000"/>
          <w:szCs w:val="24"/>
        </w:rPr>
      </w:pPr>
      <w:r>
        <w:rPr>
          <w:rFonts w:cstheme="minorHAnsi"/>
          <w:color w:val="000000"/>
          <w:szCs w:val="24"/>
        </w:rPr>
        <w:t>about the place</w:t>
      </w:r>
      <w:r>
        <w:rPr>
          <w:rFonts w:cstheme="minorHAnsi"/>
          <w:color w:val="000000"/>
          <w:szCs w:val="24"/>
        </w:rPr>
        <w:tab/>
        <w:t>_________________</w:t>
      </w:r>
      <w:r w:rsidR="00A66742">
        <w:rPr>
          <w:rFonts w:cstheme="minorHAnsi"/>
          <w:color w:val="000000"/>
          <w:szCs w:val="24"/>
        </w:rPr>
        <w:br/>
      </w:r>
    </w:p>
    <w:p w14:paraId="3FA4E297" w14:textId="73B60C7B" w:rsidR="003C025B" w:rsidRDefault="003C025B">
      <w:pPr>
        <w:pStyle w:val="NoSpacing"/>
        <w:keepLines/>
        <w:numPr>
          <w:ilvl w:val="0"/>
          <w:numId w:val="26"/>
        </w:numPr>
        <w:rPr>
          <w:rFonts w:cstheme="minorHAnsi"/>
          <w:color w:val="000000"/>
          <w:szCs w:val="24"/>
        </w:rPr>
      </w:pPr>
      <w:r>
        <w:rPr>
          <w:rFonts w:cstheme="minorHAnsi"/>
          <w:color w:val="000000"/>
          <w:szCs w:val="24"/>
        </w:rPr>
        <w:t>in a kingdom</w:t>
      </w:r>
      <w:r>
        <w:rPr>
          <w:rFonts w:cstheme="minorHAnsi"/>
          <w:color w:val="000000"/>
          <w:szCs w:val="24"/>
        </w:rPr>
        <w:tab/>
        <w:t>_________________</w:t>
      </w:r>
      <w:r w:rsidR="00A66742">
        <w:rPr>
          <w:rFonts w:cstheme="minorHAnsi"/>
          <w:color w:val="000000"/>
          <w:szCs w:val="24"/>
        </w:rPr>
        <w:br/>
      </w:r>
    </w:p>
    <w:p w14:paraId="11E200E1" w14:textId="2A09AE6A" w:rsidR="003C025B" w:rsidRDefault="003C025B">
      <w:pPr>
        <w:pStyle w:val="NoSpacing"/>
        <w:keepLines/>
        <w:numPr>
          <w:ilvl w:val="0"/>
          <w:numId w:val="26"/>
        </w:numPr>
        <w:rPr>
          <w:rFonts w:cstheme="minorHAnsi"/>
          <w:color w:val="000000"/>
          <w:szCs w:val="24"/>
        </w:rPr>
      </w:pPr>
      <w:r>
        <w:rPr>
          <w:rFonts w:cstheme="minorHAnsi"/>
          <w:color w:val="000000"/>
          <w:szCs w:val="24"/>
        </w:rPr>
        <w:t>from the shore</w:t>
      </w:r>
      <w:r>
        <w:rPr>
          <w:rFonts w:cstheme="minorHAnsi"/>
          <w:color w:val="000000"/>
          <w:szCs w:val="24"/>
        </w:rPr>
        <w:tab/>
        <w:t>_________________</w:t>
      </w:r>
      <w:r w:rsidR="00A66742">
        <w:rPr>
          <w:rFonts w:cstheme="minorHAnsi"/>
          <w:color w:val="000000"/>
          <w:szCs w:val="24"/>
        </w:rPr>
        <w:br/>
      </w:r>
    </w:p>
    <w:p w14:paraId="6E148F7E" w14:textId="6119900A" w:rsidR="003C025B" w:rsidRPr="00231C11" w:rsidRDefault="003C025B">
      <w:pPr>
        <w:pStyle w:val="NoSpacing"/>
        <w:keepLines/>
        <w:numPr>
          <w:ilvl w:val="0"/>
          <w:numId w:val="26"/>
        </w:numPr>
        <w:rPr>
          <w:rFonts w:cstheme="minorHAnsi"/>
          <w:color w:val="000000"/>
          <w:szCs w:val="24"/>
        </w:rPr>
      </w:pPr>
      <w:r>
        <w:rPr>
          <w:rFonts w:cstheme="minorHAnsi"/>
          <w:color w:val="000000"/>
          <w:szCs w:val="24"/>
        </w:rPr>
        <w:t>in water</w:t>
      </w:r>
      <w:r>
        <w:rPr>
          <w:rFonts w:cstheme="minorHAnsi"/>
          <w:color w:val="000000"/>
          <w:szCs w:val="24"/>
        </w:rPr>
        <w:tab/>
        <w:t>_________________</w:t>
      </w:r>
    </w:p>
    <w:p w14:paraId="26660298" w14:textId="77777777" w:rsidR="003C025B" w:rsidRDefault="003C025B" w:rsidP="00CD2394">
      <w:pPr>
        <w:pStyle w:val="NoSpacing"/>
        <w:keepLines/>
        <w:rPr>
          <w:rFonts w:cstheme="minorHAnsi"/>
          <w:color w:val="000000"/>
          <w:szCs w:val="24"/>
        </w:rPr>
        <w:sectPr w:rsidR="003C025B" w:rsidSect="003C025B">
          <w:type w:val="continuous"/>
          <w:pgSz w:w="12240" w:h="15840"/>
          <w:pgMar w:top="1440" w:right="1440" w:bottom="1440" w:left="1440" w:header="720" w:footer="720" w:gutter="0"/>
          <w:cols w:num="2" w:space="720"/>
          <w:docGrid w:linePitch="360"/>
        </w:sectPr>
      </w:pPr>
    </w:p>
    <w:p w14:paraId="46F4DDF3" w14:textId="77777777" w:rsidR="001837F8" w:rsidRPr="00927D8E" w:rsidRDefault="001837F8" w:rsidP="00CD2394">
      <w:pPr>
        <w:pStyle w:val="NoSpacing"/>
        <w:keepLines/>
        <w:rPr>
          <w:rFonts w:cstheme="minorHAnsi"/>
          <w:color w:val="000000"/>
          <w:szCs w:val="24"/>
        </w:rPr>
      </w:pPr>
    </w:p>
    <w:p w14:paraId="3AF39BE1" w14:textId="2CB936F6" w:rsidR="001837F8" w:rsidRDefault="001837F8" w:rsidP="00CD2394">
      <w:pPr>
        <w:pStyle w:val="Heading2"/>
      </w:pPr>
      <w:bookmarkStart w:id="22" w:name="_Toc158984958"/>
      <w:r>
        <w:lastRenderedPageBreak/>
        <w:t xml:space="preserve">Chapter </w:t>
      </w:r>
      <w:r w:rsidR="00F222B3">
        <w:t>4</w:t>
      </w:r>
      <w:r>
        <w:t xml:space="preserve"> Translations</w:t>
      </w:r>
      <w:bookmarkEnd w:id="22"/>
    </w:p>
    <w:p w14:paraId="2EAFD018" w14:textId="36F97D6B" w:rsidR="001837F8" w:rsidRPr="00927D8E" w:rsidRDefault="001837F8" w:rsidP="00CD2394">
      <w:pPr>
        <w:pStyle w:val="NoSpacing"/>
        <w:keepLines/>
        <w:rPr>
          <w:rFonts w:cstheme="minorHAnsi"/>
        </w:rPr>
      </w:pPr>
      <w:r>
        <w:rPr>
          <w:rFonts w:cstheme="minorHAnsi"/>
        </w:rPr>
        <w:t>1) Identify the pattern(s) (transitive/intransitive/linking), (2) then t</w:t>
      </w:r>
      <w:r w:rsidRPr="00927D8E">
        <w:rPr>
          <w:rFonts w:cstheme="minorHAnsi"/>
        </w:rPr>
        <w:t>ranslate the sentences into English. Pay careful attention to cases and prepositions. You can identify prepositional phrases as segments.</w:t>
      </w:r>
      <w:r w:rsidR="008874FA">
        <w:rPr>
          <w:rFonts w:cstheme="minorHAnsi"/>
        </w:rPr>
        <w:t xml:space="preserve"> Remember that subjects may change between coordinated clauses.</w:t>
      </w:r>
      <w:r w:rsidR="00A66742">
        <w:rPr>
          <w:rFonts w:cstheme="minorHAnsi"/>
        </w:rPr>
        <w:t xml:space="preserve"> The second sentence for each number follows a similar pattern to the first. Translate it into Latin.</w:t>
      </w:r>
    </w:p>
    <w:p w14:paraId="29CEFBE4" w14:textId="77777777" w:rsidR="001837F8" w:rsidRPr="00927D8E" w:rsidRDefault="001837F8" w:rsidP="00CD2394">
      <w:pPr>
        <w:pStyle w:val="NoSpacing"/>
        <w:keepLines/>
        <w:rPr>
          <w:rFonts w:cstheme="minorHAnsi"/>
        </w:rPr>
      </w:pPr>
    </w:p>
    <w:p w14:paraId="32D91E82" w14:textId="6F0B3906" w:rsidR="00A66742" w:rsidRDefault="001837F8">
      <w:pPr>
        <w:pStyle w:val="NoSpacing"/>
        <w:keepLines/>
        <w:numPr>
          <w:ilvl w:val="0"/>
          <w:numId w:val="90"/>
        </w:numPr>
        <w:spacing w:line="480" w:lineRule="auto"/>
        <w:rPr>
          <w:rFonts w:cstheme="minorHAnsi"/>
        </w:rPr>
      </w:pPr>
      <w:r>
        <w:rPr>
          <w:rFonts w:cstheme="minorHAnsi"/>
        </w:rPr>
        <w:t>sub</w:t>
      </w:r>
      <w:r w:rsidRPr="00927D8E">
        <w:rPr>
          <w:rFonts w:cstheme="minorHAnsi"/>
        </w:rPr>
        <w:t xml:space="preserve"> nov</w:t>
      </w:r>
      <w:r>
        <w:rPr>
          <w:rFonts w:cstheme="minorHAnsi"/>
        </w:rPr>
        <w:t>ō</w:t>
      </w:r>
      <w:r w:rsidRPr="00927D8E">
        <w:rPr>
          <w:rFonts w:cstheme="minorHAnsi"/>
        </w:rPr>
        <w:t xml:space="preserve"> loc</w:t>
      </w:r>
      <w:r>
        <w:rPr>
          <w:rFonts w:cstheme="minorHAnsi"/>
        </w:rPr>
        <w:t>ō</w:t>
      </w:r>
      <w:r w:rsidRPr="00927D8E">
        <w:rPr>
          <w:rFonts w:cstheme="minorHAnsi"/>
        </w:rPr>
        <w:t xml:space="preserve"> iace</w:t>
      </w:r>
      <w:r>
        <w:rPr>
          <w:rFonts w:cstheme="minorHAnsi"/>
        </w:rPr>
        <w:t>nt</w:t>
      </w:r>
      <w:r w:rsidR="00A66742">
        <w:rPr>
          <w:rFonts w:cstheme="minorHAnsi"/>
        </w:rPr>
        <w:br/>
        <w:t>she lies in the large places</w:t>
      </w:r>
    </w:p>
    <w:p w14:paraId="24244085" w14:textId="3B97D90C" w:rsidR="00A66742" w:rsidRDefault="00115770">
      <w:pPr>
        <w:pStyle w:val="NoSpacing"/>
        <w:keepLines/>
        <w:numPr>
          <w:ilvl w:val="0"/>
          <w:numId w:val="90"/>
        </w:numPr>
        <w:spacing w:line="480" w:lineRule="auto"/>
        <w:rPr>
          <w:rFonts w:cstheme="minorHAnsi"/>
        </w:rPr>
      </w:pPr>
      <w:r>
        <w:rPr>
          <w:rFonts w:cstheme="minorHAnsi"/>
        </w:rPr>
        <w:t>ē</w:t>
      </w:r>
      <w:r w:rsidR="001837F8">
        <w:rPr>
          <w:rFonts w:cstheme="minorHAnsi"/>
        </w:rPr>
        <w:t xml:space="preserve"> silvā equus ambulat</w:t>
      </w:r>
      <w:r w:rsidR="001837F8" w:rsidRPr="00927D8E">
        <w:rPr>
          <w:rFonts w:cstheme="minorHAnsi"/>
        </w:rPr>
        <w:t xml:space="preserve"> sed nōn eum </w:t>
      </w:r>
      <w:r w:rsidR="001837F8">
        <w:rPr>
          <w:rFonts w:cstheme="minorHAnsi"/>
        </w:rPr>
        <w:t xml:space="preserve">nunc </w:t>
      </w:r>
      <w:r w:rsidR="001837F8" w:rsidRPr="00927D8E">
        <w:rPr>
          <w:rFonts w:cstheme="minorHAnsi"/>
        </w:rPr>
        <w:t>vid</w:t>
      </w:r>
      <w:r w:rsidR="001837F8">
        <w:rPr>
          <w:rFonts w:cstheme="minorHAnsi"/>
        </w:rPr>
        <w:t>ent</w:t>
      </w:r>
      <w:r w:rsidR="00AE6958">
        <w:rPr>
          <w:rFonts w:cstheme="minorHAnsi"/>
        </w:rPr>
        <w:br/>
        <w:t>The boys walk on the mountain but the young men certainly do not see them.</w:t>
      </w:r>
    </w:p>
    <w:p w14:paraId="788714B7" w14:textId="07E0A9DD" w:rsidR="001837F8" w:rsidRPr="00927D8E" w:rsidRDefault="001837F8">
      <w:pPr>
        <w:pStyle w:val="NoSpacing"/>
        <w:keepLines/>
        <w:numPr>
          <w:ilvl w:val="0"/>
          <w:numId w:val="90"/>
        </w:numPr>
        <w:rPr>
          <w:rFonts w:cstheme="minorHAnsi"/>
        </w:rPr>
      </w:pPr>
      <w:r w:rsidRPr="001B079E">
        <w:rPr>
          <w:rFonts w:cstheme="minorHAnsi"/>
        </w:rPr>
        <w:t>pater materque mare*</w:t>
      </w:r>
      <w:r w:rsidR="002500E6" w:rsidRPr="001B079E">
        <w:rPr>
          <w:rFonts w:cstheme="minorHAnsi"/>
        </w:rPr>
        <w:t xml:space="preserve"> parvum</w:t>
      </w:r>
      <w:r w:rsidRPr="001B079E">
        <w:rPr>
          <w:rFonts w:cstheme="minorHAnsi"/>
        </w:rPr>
        <w:t xml:space="preserve"> </w:t>
      </w:r>
      <w:r w:rsidR="002500E6" w:rsidRPr="001B079E">
        <w:rPr>
          <w:rFonts w:cstheme="minorHAnsi"/>
        </w:rPr>
        <w:t>am</w:t>
      </w:r>
      <w:r w:rsidRPr="001B079E">
        <w:rPr>
          <w:rFonts w:cstheme="minorHAnsi"/>
        </w:rPr>
        <w:t>a</w:t>
      </w:r>
      <w:r w:rsidR="00485F58" w:rsidRPr="001B079E">
        <w:rPr>
          <w:rFonts w:cstheme="minorHAnsi"/>
        </w:rPr>
        <w:t>n</w:t>
      </w:r>
      <w:r w:rsidRPr="001B079E">
        <w:rPr>
          <w:rFonts w:cstheme="minorHAnsi"/>
        </w:rPr>
        <w:t>t</w:t>
      </w:r>
      <w:r w:rsidRPr="001B079E">
        <w:rPr>
          <w:rFonts w:cstheme="minorHAnsi"/>
        </w:rPr>
        <w:br/>
      </w:r>
      <w:r w:rsidRPr="001B079E">
        <w:rPr>
          <w:rFonts w:cstheme="minorHAnsi"/>
          <w:sz w:val="20"/>
          <w:szCs w:val="20"/>
        </w:rPr>
        <w:t xml:space="preserve">*both </w:t>
      </w:r>
      <w:r w:rsidRPr="001B079E">
        <w:rPr>
          <w:rFonts w:cstheme="minorHAnsi"/>
          <w:i/>
          <w:sz w:val="20"/>
          <w:szCs w:val="20"/>
        </w:rPr>
        <w:t>litus</w:t>
      </w:r>
      <w:r w:rsidRPr="001B079E">
        <w:rPr>
          <w:rFonts w:cstheme="minorHAnsi"/>
          <w:sz w:val="20"/>
          <w:szCs w:val="20"/>
        </w:rPr>
        <w:t xml:space="preserve"> and </w:t>
      </w:r>
      <w:r w:rsidRPr="001B079E">
        <w:rPr>
          <w:rFonts w:cstheme="minorHAnsi"/>
          <w:i/>
          <w:sz w:val="20"/>
          <w:szCs w:val="20"/>
        </w:rPr>
        <w:t>mare</w:t>
      </w:r>
      <w:r w:rsidRPr="001B079E">
        <w:rPr>
          <w:rFonts w:cstheme="minorHAnsi"/>
          <w:sz w:val="20"/>
          <w:szCs w:val="20"/>
        </w:rPr>
        <w:t xml:space="preserve"> are neuter, so their accusative form is the same as their nominative (this is true of all neuter nouns), so use context to determine which case this is.</w:t>
      </w:r>
      <w:r w:rsidR="00AE6958">
        <w:rPr>
          <w:rFonts w:cstheme="minorHAnsi"/>
          <w:sz w:val="20"/>
          <w:szCs w:val="20"/>
        </w:rPr>
        <w:br/>
      </w:r>
      <w:r w:rsidR="00AE6958">
        <w:rPr>
          <w:rFonts w:cstheme="minorHAnsi"/>
        </w:rPr>
        <w:br/>
      </w:r>
      <w:r w:rsidR="001B079E">
        <w:rPr>
          <w:rFonts w:cstheme="minorHAnsi"/>
        </w:rPr>
        <w:t>The masters and mistresses protect a large kingdom.</w:t>
      </w:r>
      <w:r w:rsidR="00AE6958">
        <w:rPr>
          <w:rFonts w:cstheme="minorHAnsi"/>
        </w:rPr>
        <w:br/>
      </w:r>
    </w:p>
    <w:p w14:paraId="3FC265FB" w14:textId="24013E1D" w:rsidR="001837F8" w:rsidRPr="00927D8E" w:rsidRDefault="008627F7">
      <w:pPr>
        <w:pStyle w:val="NoSpacing"/>
        <w:keepLines/>
        <w:numPr>
          <w:ilvl w:val="0"/>
          <w:numId w:val="90"/>
        </w:numPr>
        <w:spacing w:line="480" w:lineRule="auto"/>
        <w:rPr>
          <w:rFonts w:cstheme="minorHAnsi"/>
        </w:rPr>
      </w:pPr>
      <w:r>
        <w:rPr>
          <w:rFonts w:cstheme="minorHAnsi"/>
        </w:rPr>
        <w:t>eunt</w:t>
      </w:r>
      <w:r w:rsidR="001837F8">
        <w:rPr>
          <w:rFonts w:cstheme="minorHAnsi"/>
        </w:rPr>
        <w:t>ne</w:t>
      </w:r>
      <w:r w:rsidR="001837F8" w:rsidRPr="00927D8E">
        <w:rPr>
          <w:rFonts w:cstheme="minorHAnsi"/>
        </w:rPr>
        <w:t xml:space="preserve"> fratrēs </w:t>
      </w:r>
      <w:r>
        <w:rPr>
          <w:rFonts w:cstheme="minorHAnsi"/>
        </w:rPr>
        <w:t>d</w:t>
      </w:r>
      <w:r w:rsidR="0005084D">
        <w:rPr>
          <w:rFonts w:cstheme="minorHAnsi"/>
        </w:rPr>
        <w:t>ē</w:t>
      </w:r>
      <w:r w:rsidR="001837F8" w:rsidRPr="00927D8E">
        <w:rPr>
          <w:rFonts w:cstheme="minorHAnsi"/>
        </w:rPr>
        <w:t xml:space="preserve"> montibus superīs</w:t>
      </w:r>
      <w:r w:rsidR="001837F8">
        <w:rPr>
          <w:rFonts w:cstheme="minorHAnsi"/>
        </w:rPr>
        <w:t>?</w:t>
      </w:r>
      <w:r w:rsidR="001B079E">
        <w:rPr>
          <w:rFonts w:cstheme="minorHAnsi"/>
        </w:rPr>
        <w:br/>
      </w:r>
      <w:r w:rsidR="003A2448">
        <w:rPr>
          <w:rFonts w:cstheme="minorHAnsi"/>
        </w:rPr>
        <w:t>Do the dogs walk on the long path.</w:t>
      </w:r>
    </w:p>
    <w:p w14:paraId="68B5460F" w14:textId="537A5832" w:rsidR="001837F8" w:rsidRPr="00927D8E" w:rsidRDefault="001837F8">
      <w:pPr>
        <w:pStyle w:val="NoSpacing"/>
        <w:keepLines/>
        <w:numPr>
          <w:ilvl w:val="0"/>
          <w:numId w:val="90"/>
        </w:numPr>
        <w:spacing w:line="480" w:lineRule="auto"/>
        <w:rPr>
          <w:rFonts w:cstheme="minorHAnsi"/>
        </w:rPr>
      </w:pPr>
      <w:r>
        <w:rPr>
          <w:rFonts w:cstheme="minorHAnsi"/>
        </w:rPr>
        <w:t>vidēnt litus mareque nec coniugēs in</w:t>
      </w:r>
      <w:r w:rsidRPr="00927D8E">
        <w:rPr>
          <w:rFonts w:cstheme="minorHAnsi"/>
        </w:rPr>
        <w:t xml:space="preserve"> aquīs sun</w:t>
      </w:r>
      <w:r>
        <w:rPr>
          <w:rFonts w:cstheme="minorHAnsi"/>
        </w:rPr>
        <w:t>t</w:t>
      </w:r>
      <w:r w:rsidR="003A2448">
        <w:rPr>
          <w:rFonts w:cstheme="minorHAnsi"/>
        </w:rPr>
        <w:br/>
        <w:t>They don’t, however, see the spouses on the shore or in the water.</w:t>
      </w:r>
    </w:p>
    <w:p w14:paraId="7320A9FB" w14:textId="0B500683" w:rsidR="001837F8" w:rsidRPr="00927D8E" w:rsidRDefault="001837F8">
      <w:pPr>
        <w:pStyle w:val="NoSpacing"/>
        <w:keepLines/>
        <w:numPr>
          <w:ilvl w:val="0"/>
          <w:numId w:val="90"/>
        </w:numPr>
        <w:spacing w:line="480" w:lineRule="auto"/>
        <w:rPr>
          <w:rFonts w:cstheme="minorHAnsi"/>
        </w:rPr>
      </w:pPr>
      <w:r w:rsidRPr="00927D8E">
        <w:rPr>
          <w:rFonts w:cstheme="minorHAnsi"/>
        </w:rPr>
        <w:t>in</w:t>
      </w:r>
      <w:r>
        <w:rPr>
          <w:rFonts w:cstheme="minorHAnsi"/>
        </w:rPr>
        <w:t xml:space="preserve"> magnō</w:t>
      </w:r>
      <w:r w:rsidRPr="00927D8E">
        <w:rPr>
          <w:rFonts w:cstheme="minorHAnsi"/>
        </w:rPr>
        <w:t xml:space="preserve"> </w:t>
      </w:r>
      <w:r>
        <w:rPr>
          <w:rFonts w:cstheme="minorHAnsi"/>
        </w:rPr>
        <w:t>loc</w:t>
      </w:r>
      <w:r w:rsidR="008874FA">
        <w:rPr>
          <w:rFonts w:cstheme="minorHAnsi"/>
        </w:rPr>
        <w:t>ō</w:t>
      </w:r>
      <w:r>
        <w:rPr>
          <w:rFonts w:cstheme="minorHAnsi"/>
        </w:rPr>
        <w:t xml:space="preserve"> </w:t>
      </w:r>
      <w:r w:rsidRPr="00927D8E">
        <w:rPr>
          <w:rFonts w:cstheme="minorHAnsi"/>
        </w:rPr>
        <w:t>multī montēs iacent</w:t>
      </w:r>
      <w:r w:rsidR="003A2448">
        <w:rPr>
          <w:rFonts w:cstheme="minorHAnsi"/>
        </w:rPr>
        <w:br/>
        <w:t>The kingdoms lie under the mountain. *remember the rule for neuter plurals</w:t>
      </w:r>
    </w:p>
    <w:p w14:paraId="186FDF21" w14:textId="1DFEE44C" w:rsidR="001837F8" w:rsidRPr="00927D8E" w:rsidRDefault="001837F8">
      <w:pPr>
        <w:pStyle w:val="NoSpacing"/>
        <w:keepLines/>
        <w:numPr>
          <w:ilvl w:val="0"/>
          <w:numId w:val="90"/>
        </w:numPr>
        <w:spacing w:line="480" w:lineRule="auto"/>
        <w:rPr>
          <w:rFonts w:cstheme="minorHAnsi"/>
        </w:rPr>
      </w:pPr>
      <w:r>
        <w:rPr>
          <w:rFonts w:cstheme="minorHAnsi"/>
        </w:rPr>
        <w:t xml:space="preserve">nōn </w:t>
      </w:r>
      <w:r w:rsidRPr="00927D8E">
        <w:rPr>
          <w:rFonts w:cstheme="minorHAnsi"/>
        </w:rPr>
        <w:t xml:space="preserve">ab </w:t>
      </w:r>
      <w:r>
        <w:rPr>
          <w:rFonts w:cstheme="minorHAnsi"/>
        </w:rPr>
        <w:t xml:space="preserve">magnō </w:t>
      </w:r>
      <w:r w:rsidRPr="00927D8E">
        <w:rPr>
          <w:rFonts w:cstheme="minorHAnsi"/>
        </w:rPr>
        <w:t xml:space="preserve">litore ambulat domina, </w:t>
      </w:r>
      <w:r>
        <w:rPr>
          <w:rFonts w:cstheme="minorHAnsi"/>
        </w:rPr>
        <w:t>nam</w:t>
      </w:r>
      <w:r w:rsidRPr="00927D8E">
        <w:rPr>
          <w:rFonts w:cstheme="minorHAnsi"/>
        </w:rPr>
        <w:t xml:space="preserve"> puell</w:t>
      </w:r>
      <w:r>
        <w:rPr>
          <w:rFonts w:cstheme="minorHAnsi"/>
        </w:rPr>
        <w:t>ā</w:t>
      </w:r>
      <w:r w:rsidRPr="00927D8E">
        <w:rPr>
          <w:rFonts w:cstheme="minorHAnsi"/>
        </w:rPr>
        <w:t>m videt</w:t>
      </w:r>
      <w:r w:rsidR="003A2448">
        <w:rPr>
          <w:rFonts w:cstheme="minorHAnsi"/>
        </w:rPr>
        <w:br/>
        <w:t xml:space="preserve">Surely the master goes out of the water, but </w:t>
      </w:r>
      <w:r w:rsidR="000E5773">
        <w:rPr>
          <w:rFonts w:cstheme="minorHAnsi"/>
        </w:rPr>
        <w:t>the girls</w:t>
      </w:r>
      <w:r w:rsidR="003A2448">
        <w:rPr>
          <w:rFonts w:cstheme="minorHAnsi"/>
        </w:rPr>
        <w:t xml:space="preserve"> do not see him.</w:t>
      </w:r>
    </w:p>
    <w:p w14:paraId="379E4D7B" w14:textId="1836FE26" w:rsidR="001837F8" w:rsidRDefault="001837F8">
      <w:pPr>
        <w:pStyle w:val="NoSpacing"/>
        <w:keepLines/>
        <w:numPr>
          <w:ilvl w:val="0"/>
          <w:numId w:val="90"/>
        </w:numPr>
        <w:spacing w:line="480" w:lineRule="auto"/>
        <w:rPr>
          <w:rFonts w:cstheme="minorHAnsi"/>
        </w:rPr>
      </w:pPr>
      <w:r>
        <w:rPr>
          <w:rFonts w:cstheme="minorHAnsi"/>
        </w:rPr>
        <w:t>regna bona</w:t>
      </w:r>
      <w:r w:rsidR="00621AD4">
        <w:rPr>
          <w:rFonts w:cstheme="minorHAnsi"/>
        </w:rPr>
        <w:t xml:space="preserve"> enim</w:t>
      </w:r>
      <w:r>
        <w:rPr>
          <w:rFonts w:cstheme="minorHAnsi"/>
        </w:rPr>
        <w:t xml:space="preserve"> sub aquā </w:t>
      </w:r>
      <w:r w:rsidR="000E5773">
        <w:rPr>
          <w:rFonts w:cstheme="minorHAnsi"/>
        </w:rPr>
        <w:t>sunt</w:t>
      </w:r>
      <w:r>
        <w:rPr>
          <w:rFonts w:cstheme="minorHAnsi"/>
        </w:rPr>
        <w:t xml:space="preserve"> </w:t>
      </w:r>
      <w:r w:rsidR="000E5773">
        <w:rPr>
          <w:rFonts w:cstheme="minorHAnsi"/>
        </w:rPr>
        <w:t>ac</w:t>
      </w:r>
      <w:r>
        <w:rPr>
          <w:rFonts w:cstheme="minorHAnsi"/>
        </w:rPr>
        <w:t xml:space="preserve"> dominī ea </w:t>
      </w:r>
      <w:r w:rsidR="000E5773">
        <w:rPr>
          <w:rFonts w:cstheme="minorHAnsi"/>
        </w:rPr>
        <w:t>servant</w:t>
      </w:r>
      <w:r w:rsidR="000E5773">
        <w:rPr>
          <w:rFonts w:cstheme="minorHAnsi"/>
        </w:rPr>
        <w:br/>
      </w:r>
      <w:r w:rsidR="00621AD4">
        <w:rPr>
          <w:rFonts w:cstheme="minorHAnsi"/>
        </w:rPr>
        <w:t>The places, however, are on the shore, and few cultivate them.</w:t>
      </w:r>
    </w:p>
    <w:p w14:paraId="1634F028" w14:textId="00C55255" w:rsidR="001837F8" w:rsidRDefault="001837F8">
      <w:pPr>
        <w:pStyle w:val="NoSpacing"/>
        <w:keepLines/>
        <w:numPr>
          <w:ilvl w:val="0"/>
          <w:numId w:val="90"/>
        </w:numPr>
        <w:spacing w:line="480" w:lineRule="auto"/>
        <w:rPr>
          <w:rFonts w:cstheme="minorHAnsi"/>
        </w:rPr>
      </w:pPr>
      <w:r>
        <w:rPr>
          <w:rFonts w:cstheme="minorHAnsi"/>
        </w:rPr>
        <w:t>pedēs ex novā terrā aut dē montibus multī hominēs movent</w:t>
      </w:r>
      <w:r w:rsidR="00621AD4">
        <w:rPr>
          <w:rFonts w:cstheme="minorHAnsi"/>
        </w:rPr>
        <w:br/>
        <w:t xml:space="preserve">The evil young men move their </w:t>
      </w:r>
      <w:r w:rsidR="001A3EC6">
        <w:rPr>
          <w:rFonts w:cstheme="minorHAnsi"/>
        </w:rPr>
        <w:t>mothers out of the new land.</w:t>
      </w:r>
    </w:p>
    <w:p w14:paraId="4F992F25" w14:textId="3D2438F7" w:rsidR="001837F8" w:rsidRDefault="001837F8">
      <w:pPr>
        <w:pStyle w:val="NoSpacing"/>
        <w:keepLines/>
        <w:numPr>
          <w:ilvl w:val="0"/>
          <w:numId w:val="90"/>
        </w:numPr>
        <w:rPr>
          <w:rFonts w:cstheme="minorHAnsi"/>
        </w:rPr>
      </w:pPr>
      <w:r>
        <w:rPr>
          <w:rFonts w:cstheme="minorHAnsi"/>
        </w:rPr>
        <w:t>novus natus est parvus sed magnum regnum parat</w:t>
      </w:r>
      <w:r w:rsidR="001A3EC6">
        <w:rPr>
          <w:rFonts w:cstheme="minorHAnsi"/>
        </w:rPr>
        <w:br/>
      </w:r>
      <w:r w:rsidR="001A3EC6">
        <w:rPr>
          <w:rFonts w:cstheme="minorHAnsi"/>
        </w:rPr>
        <w:br/>
        <w:t xml:space="preserve">The field is cheap but large, and he prepares it. *think about what word </w:t>
      </w:r>
      <w:r w:rsidR="001A3EC6">
        <w:rPr>
          <w:rFonts w:cstheme="minorHAnsi"/>
          <w:i/>
          <w:iCs/>
        </w:rPr>
        <w:t>it</w:t>
      </w:r>
      <w:r w:rsidR="001A3EC6">
        <w:rPr>
          <w:rFonts w:cstheme="minorHAnsi"/>
        </w:rPr>
        <w:t xml:space="preserve"> replaces and what its ending should be.</w:t>
      </w:r>
    </w:p>
    <w:p w14:paraId="42B26D91" w14:textId="77777777" w:rsidR="001837F8" w:rsidRDefault="001837F8" w:rsidP="00CD2394">
      <w:pPr>
        <w:pStyle w:val="NoSpacing"/>
        <w:keepLines/>
        <w:rPr>
          <w:rFonts w:cstheme="minorHAnsi"/>
          <w:color w:val="000000"/>
          <w:szCs w:val="24"/>
        </w:rPr>
      </w:pPr>
    </w:p>
    <w:p w14:paraId="52222652" w14:textId="7D535511" w:rsidR="001837F8" w:rsidRDefault="001837F8" w:rsidP="00CD2394">
      <w:pPr>
        <w:pStyle w:val="SectionandVocabheader"/>
      </w:pPr>
      <w:bookmarkStart w:id="23" w:name="_Toc158984959"/>
      <w:r>
        <w:t xml:space="preserve">Chapter </w:t>
      </w:r>
      <w:r w:rsidR="00F222B3">
        <w:t>4</w:t>
      </w:r>
      <w:r>
        <w:t xml:space="preserve"> Vocabulary</w:t>
      </w:r>
      <w:bookmarkEnd w:id="23"/>
      <w:r w:rsidRPr="00927D8E">
        <w:t xml:space="preserve"> </w:t>
      </w:r>
    </w:p>
    <w:p w14:paraId="1B952BB8" w14:textId="77777777" w:rsidR="001837F8" w:rsidRPr="00927D8E" w:rsidRDefault="001837F8" w:rsidP="00CD2394">
      <w:pPr>
        <w:pStyle w:val="NoSpacing"/>
        <w:keepLines/>
        <w:rPr>
          <w:rFonts w:cstheme="minorHAnsi"/>
          <w:color w:val="000000"/>
          <w:szCs w:val="24"/>
        </w:rPr>
      </w:pPr>
    </w:p>
    <w:tbl>
      <w:tblPr>
        <w:tblW w:w="0" w:type="auto"/>
        <w:tblLayout w:type="fixed"/>
        <w:tblCellMar>
          <w:left w:w="0" w:type="dxa"/>
          <w:right w:w="0" w:type="dxa"/>
        </w:tblCellMar>
        <w:tblLook w:val="0000" w:firstRow="0" w:lastRow="0" w:firstColumn="0" w:lastColumn="0" w:noHBand="0" w:noVBand="0"/>
      </w:tblPr>
      <w:tblGrid>
        <w:gridCol w:w="4670"/>
        <w:gridCol w:w="4140"/>
      </w:tblGrid>
      <w:tr w:rsidR="001837F8" w:rsidRPr="00927D8E" w14:paraId="6261A7BD"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BAE70B" w14:textId="77777777" w:rsidR="001837F8" w:rsidRPr="00206C12" w:rsidRDefault="001837F8" w:rsidP="00CD2394">
            <w:pPr>
              <w:pStyle w:val="NoSpacing"/>
              <w:keepLines/>
              <w:rPr>
                <w:rFonts w:cstheme="minorHAnsi"/>
                <w:b/>
                <w:bCs/>
                <w:color w:val="000000"/>
                <w:szCs w:val="24"/>
              </w:rPr>
            </w:pPr>
            <w:r w:rsidRPr="00206C12">
              <w:rPr>
                <w:rFonts w:cstheme="minorHAnsi"/>
                <w:b/>
                <w:bCs/>
                <w:color w:val="000000"/>
                <w:szCs w:val="24"/>
              </w:rPr>
              <w:t>Prepositions</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3E697C" w14:textId="77777777" w:rsidR="001837F8" w:rsidRPr="00927D8E" w:rsidRDefault="001837F8" w:rsidP="00CD2394">
            <w:pPr>
              <w:pStyle w:val="NoSpacing"/>
              <w:keepLines/>
              <w:rPr>
                <w:rFonts w:cstheme="minorHAnsi"/>
                <w:szCs w:val="24"/>
              </w:rPr>
            </w:pPr>
          </w:p>
        </w:tc>
      </w:tr>
      <w:tr w:rsidR="001837F8" w:rsidRPr="00927D8E" w14:paraId="6FB67CC4"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6CFADD" w14:textId="6F04310F" w:rsidR="001837F8" w:rsidRPr="00927D8E" w:rsidRDefault="001837F8" w:rsidP="00CD2394">
            <w:pPr>
              <w:pStyle w:val="NoSpacing"/>
              <w:keepLines/>
              <w:rPr>
                <w:rFonts w:cstheme="minorHAnsi"/>
                <w:b/>
                <w:bCs/>
                <w:color w:val="000000"/>
                <w:szCs w:val="24"/>
              </w:rPr>
            </w:pPr>
            <w:r w:rsidRPr="00927D8E">
              <w:rPr>
                <w:rFonts w:cstheme="minorHAnsi"/>
                <w:color w:val="000000"/>
                <w:szCs w:val="24"/>
              </w:rPr>
              <w:t>in</w:t>
            </w:r>
            <w:r w:rsidR="00BF4344">
              <w:rPr>
                <w:rFonts w:cstheme="minorHAnsi"/>
                <w:color w:val="000000"/>
                <w:szCs w:val="24"/>
              </w:rPr>
              <w:t xml:space="preserve"> (+ablative)</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E0DE22" w14:textId="5FF6851B" w:rsidR="001837F8" w:rsidRPr="00927D8E" w:rsidRDefault="00BF4344" w:rsidP="00CD2394">
            <w:pPr>
              <w:pStyle w:val="NoSpacing"/>
              <w:keepLines/>
              <w:rPr>
                <w:rFonts w:cstheme="minorHAnsi"/>
                <w:szCs w:val="24"/>
              </w:rPr>
            </w:pPr>
            <w:r>
              <w:rPr>
                <w:rFonts w:cstheme="minorHAnsi"/>
                <w:color w:val="000000"/>
                <w:szCs w:val="24"/>
              </w:rPr>
              <w:t>in, on</w:t>
            </w:r>
          </w:p>
        </w:tc>
      </w:tr>
      <w:tr w:rsidR="001837F8" w:rsidRPr="00927D8E" w14:paraId="30ECD259"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DD50CE" w14:textId="5E650F68" w:rsidR="001837F8" w:rsidRPr="00927D8E" w:rsidRDefault="001837F8" w:rsidP="00CD2394">
            <w:pPr>
              <w:pStyle w:val="NoSpacing"/>
              <w:keepLines/>
              <w:rPr>
                <w:rFonts w:cstheme="minorHAnsi"/>
                <w:b/>
                <w:bCs/>
                <w:color w:val="000000"/>
                <w:szCs w:val="24"/>
              </w:rPr>
            </w:pPr>
            <w:r>
              <w:rPr>
                <w:rFonts w:cstheme="minorHAnsi"/>
                <w:color w:val="000000"/>
                <w:szCs w:val="24"/>
              </w:rPr>
              <w:t>ā, ab</w:t>
            </w:r>
            <w:r w:rsidR="00BF4344">
              <w:rPr>
                <w:rFonts w:cstheme="minorHAnsi"/>
                <w:color w:val="000000"/>
                <w:szCs w:val="24"/>
              </w:rPr>
              <w:t xml:space="preserve"> (+abl.)</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71D45D" w14:textId="77777777" w:rsidR="001837F8" w:rsidRPr="00927D8E" w:rsidRDefault="001837F8" w:rsidP="00CD2394">
            <w:pPr>
              <w:pStyle w:val="NoSpacing"/>
              <w:keepLines/>
              <w:rPr>
                <w:rFonts w:cstheme="minorHAnsi"/>
                <w:szCs w:val="24"/>
              </w:rPr>
            </w:pPr>
            <w:r>
              <w:rPr>
                <w:rFonts w:cstheme="minorHAnsi"/>
                <w:color w:val="000000"/>
                <w:szCs w:val="24"/>
              </w:rPr>
              <w:t>from, away from</w:t>
            </w:r>
          </w:p>
        </w:tc>
      </w:tr>
      <w:tr w:rsidR="001837F8" w:rsidRPr="00927D8E" w14:paraId="1619FC81"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84E5CA7" w14:textId="380FA441" w:rsidR="001837F8" w:rsidRPr="00927D8E" w:rsidRDefault="001837F8" w:rsidP="00CD2394">
            <w:pPr>
              <w:pStyle w:val="NoSpacing"/>
              <w:keepLines/>
              <w:rPr>
                <w:rFonts w:cstheme="minorHAnsi"/>
                <w:b/>
                <w:bCs/>
                <w:color w:val="000000"/>
                <w:szCs w:val="24"/>
              </w:rPr>
            </w:pPr>
            <w:r w:rsidRPr="00927D8E">
              <w:rPr>
                <w:rFonts w:cstheme="minorHAnsi"/>
                <w:color w:val="000000"/>
                <w:szCs w:val="24"/>
              </w:rPr>
              <w:t>ex, ē</w:t>
            </w:r>
            <w:r w:rsidR="00BF4344">
              <w:rPr>
                <w:rFonts w:cstheme="minorHAnsi"/>
                <w:color w:val="000000"/>
                <w:szCs w:val="24"/>
              </w:rPr>
              <w:t xml:space="preserve"> (+abl.)</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1452E9C" w14:textId="7E4AE3C9" w:rsidR="001837F8" w:rsidRPr="00927D8E" w:rsidRDefault="00BF4344" w:rsidP="00CD2394">
            <w:pPr>
              <w:pStyle w:val="NoSpacing"/>
              <w:keepLines/>
              <w:rPr>
                <w:rFonts w:cstheme="minorHAnsi"/>
                <w:szCs w:val="24"/>
              </w:rPr>
            </w:pPr>
            <w:r>
              <w:rPr>
                <w:rFonts w:cstheme="minorHAnsi"/>
                <w:color w:val="000000"/>
                <w:szCs w:val="24"/>
              </w:rPr>
              <w:t>out of, from</w:t>
            </w:r>
          </w:p>
        </w:tc>
      </w:tr>
      <w:tr w:rsidR="001837F8" w:rsidRPr="00927D8E" w14:paraId="784066AC"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DF88E91" w14:textId="18D7B28A" w:rsidR="001837F8" w:rsidRPr="00927D8E" w:rsidRDefault="001837F8" w:rsidP="00CD2394">
            <w:pPr>
              <w:pStyle w:val="NoSpacing"/>
              <w:keepLines/>
              <w:rPr>
                <w:rFonts w:cstheme="minorHAnsi"/>
                <w:b/>
                <w:bCs/>
                <w:color w:val="000000"/>
                <w:szCs w:val="24"/>
              </w:rPr>
            </w:pPr>
            <w:r w:rsidRPr="00927D8E">
              <w:rPr>
                <w:rFonts w:cstheme="minorHAnsi"/>
                <w:color w:val="000000"/>
                <w:szCs w:val="24"/>
              </w:rPr>
              <w:t>dē</w:t>
            </w:r>
            <w:r w:rsidR="00BF4344">
              <w:rPr>
                <w:rFonts w:cstheme="minorHAnsi"/>
                <w:color w:val="000000"/>
                <w:szCs w:val="24"/>
              </w:rPr>
              <w:t xml:space="preserve"> (+abl.)</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82493C" w14:textId="61FE819F" w:rsidR="001837F8" w:rsidRPr="00927D8E" w:rsidRDefault="001837F8" w:rsidP="00CD2394">
            <w:pPr>
              <w:pStyle w:val="NoSpacing"/>
              <w:keepLines/>
              <w:rPr>
                <w:rFonts w:cstheme="minorHAnsi"/>
                <w:szCs w:val="24"/>
              </w:rPr>
            </w:pPr>
            <w:r w:rsidRPr="00927D8E">
              <w:rPr>
                <w:rFonts w:cstheme="minorHAnsi"/>
                <w:color w:val="000000"/>
                <w:szCs w:val="24"/>
              </w:rPr>
              <w:t xml:space="preserve">down from, </w:t>
            </w:r>
            <w:r w:rsidR="00BF4344">
              <w:rPr>
                <w:rFonts w:cstheme="minorHAnsi"/>
                <w:color w:val="000000"/>
                <w:szCs w:val="24"/>
              </w:rPr>
              <w:t>about, concerning</w:t>
            </w:r>
          </w:p>
        </w:tc>
      </w:tr>
      <w:tr w:rsidR="001837F8" w:rsidRPr="00927D8E" w14:paraId="30195DF5"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9AFD98E" w14:textId="56557B86" w:rsidR="001837F8" w:rsidRPr="00927D8E" w:rsidRDefault="001837F8" w:rsidP="00CD2394">
            <w:pPr>
              <w:pStyle w:val="NoSpacing"/>
              <w:keepLines/>
              <w:rPr>
                <w:rFonts w:cstheme="minorHAnsi"/>
                <w:color w:val="000000"/>
                <w:szCs w:val="24"/>
              </w:rPr>
            </w:pPr>
            <w:r>
              <w:rPr>
                <w:rFonts w:cstheme="minorHAnsi"/>
                <w:color w:val="000000"/>
                <w:szCs w:val="24"/>
              </w:rPr>
              <w:t>sub</w:t>
            </w:r>
            <w:r w:rsidR="00BF4344">
              <w:rPr>
                <w:rFonts w:cstheme="minorHAnsi"/>
                <w:color w:val="000000"/>
                <w:szCs w:val="24"/>
              </w:rPr>
              <w:t xml:space="preserve"> (+abl.)</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3A0D34" w14:textId="54362E1C" w:rsidR="001837F8" w:rsidRPr="00927D8E" w:rsidRDefault="00BF4344" w:rsidP="00CD2394">
            <w:pPr>
              <w:pStyle w:val="NoSpacing"/>
              <w:keepLines/>
              <w:rPr>
                <w:rFonts w:cstheme="minorHAnsi"/>
                <w:szCs w:val="24"/>
              </w:rPr>
            </w:pPr>
            <w:r>
              <w:rPr>
                <w:rFonts w:cstheme="minorHAnsi"/>
                <w:color w:val="000000"/>
                <w:szCs w:val="24"/>
              </w:rPr>
              <w:t>under</w:t>
            </w:r>
          </w:p>
        </w:tc>
      </w:tr>
      <w:tr w:rsidR="001837F8" w:rsidRPr="00927D8E" w14:paraId="26EC18DD"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364037" w14:textId="77777777" w:rsidR="001837F8" w:rsidRPr="00206C12" w:rsidRDefault="001837F8" w:rsidP="00CD2394">
            <w:pPr>
              <w:pStyle w:val="NoSpacing"/>
              <w:keepLines/>
              <w:rPr>
                <w:rFonts w:cstheme="minorHAnsi"/>
                <w:b/>
                <w:color w:val="000000"/>
                <w:szCs w:val="24"/>
              </w:rPr>
            </w:pPr>
            <w:r>
              <w:rPr>
                <w:rFonts w:cstheme="minorHAnsi"/>
                <w:b/>
                <w:color w:val="000000"/>
                <w:szCs w:val="24"/>
              </w:rPr>
              <w:t>Nouns</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44A715F" w14:textId="77777777" w:rsidR="001837F8" w:rsidRPr="00927D8E" w:rsidRDefault="001837F8" w:rsidP="00CD2394">
            <w:pPr>
              <w:pStyle w:val="NoSpacing"/>
              <w:keepLines/>
              <w:rPr>
                <w:rFonts w:cstheme="minorHAnsi"/>
                <w:color w:val="000000"/>
                <w:szCs w:val="24"/>
              </w:rPr>
            </w:pPr>
          </w:p>
        </w:tc>
      </w:tr>
      <w:tr w:rsidR="00C90723" w:rsidRPr="00927D8E" w14:paraId="249B00B7"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E5E5821" w14:textId="04865F6F" w:rsidR="00C90723" w:rsidRPr="00927D8E" w:rsidRDefault="00C90723" w:rsidP="00CD2394">
            <w:pPr>
              <w:pStyle w:val="NoSpacing"/>
              <w:keepLines/>
              <w:rPr>
                <w:rFonts w:cstheme="minorHAnsi"/>
                <w:color w:val="000000"/>
                <w:szCs w:val="24"/>
              </w:rPr>
            </w:pPr>
            <w:r>
              <w:rPr>
                <w:rFonts w:cstheme="minorHAnsi"/>
                <w:color w:val="000000"/>
                <w:szCs w:val="24"/>
              </w:rPr>
              <w:t>canis, canis (m./f.)</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6793B9" w14:textId="5833F995" w:rsidR="00C90723" w:rsidRPr="00927D8E" w:rsidRDefault="00C90723" w:rsidP="00CD2394">
            <w:pPr>
              <w:pStyle w:val="NoSpacing"/>
              <w:keepLines/>
              <w:rPr>
                <w:rFonts w:cstheme="minorHAnsi"/>
                <w:color w:val="000000"/>
                <w:szCs w:val="24"/>
              </w:rPr>
            </w:pPr>
            <w:r>
              <w:rPr>
                <w:rFonts w:cstheme="minorHAnsi"/>
                <w:color w:val="000000"/>
                <w:szCs w:val="24"/>
              </w:rPr>
              <w:t>dog</w:t>
            </w:r>
          </w:p>
        </w:tc>
      </w:tr>
      <w:tr w:rsidR="001837F8" w:rsidRPr="00927D8E" w14:paraId="21DA5FF9"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829779" w14:textId="2D7554A2"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locus, locī </w:t>
            </w:r>
            <w:r w:rsidR="00BF4344">
              <w:rPr>
                <w:rFonts w:cstheme="minorHAnsi"/>
                <w:color w:val="000000"/>
                <w:szCs w:val="24"/>
              </w:rPr>
              <w:t>(</w:t>
            </w:r>
            <w:r w:rsidRPr="00927D8E">
              <w:rPr>
                <w:rFonts w:cstheme="minorHAnsi"/>
                <w:color w:val="000000"/>
                <w:szCs w:val="24"/>
              </w:rPr>
              <w:t>m.</w:t>
            </w:r>
            <w:r w:rsidR="00BF4344">
              <w:rPr>
                <w:rFonts w:cstheme="minorHAnsi"/>
                <w:color w:val="000000"/>
                <w:szCs w:val="24"/>
              </w:rPr>
              <w:t>)</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EF9D7D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place</w:t>
            </w:r>
          </w:p>
        </w:tc>
      </w:tr>
      <w:tr w:rsidR="001837F8" w:rsidRPr="00927D8E" w14:paraId="1C04866A"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A09984" w14:textId="7559198D"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terra, terrae </w:t>
            </w:r>
            <w:r w:rsidR="00BF4344">
              <w:rPr>
                <w:rFonts w:cstheme="minorHAnsi"/>
                <w:color w:val="000000"/>
                <w:szCs w:val="24"/>
              </w:rPr>
              <w:t>(</w:t>
            </w:r>
            <w:r w:rsidRPr="00927D8E">
              <w:rPr>
                <w:rFonts w:cstheme="minorHAnsi"/>
                <w:color w:val="000000"/>
                <w:szCs w:val="24"/>
              </w:rPr>
              <w:t>f.</w:t>
            </w:r>
            <w:r w:rsidR="00BF4344">
              <w:rPr>
                <w:rFonts w:cstheme="minorHAnsi"/>
                <w:color w:val="000000"/>
                <w:szCs w:val="24"/>
              </w:rPr>
              <w:t>)</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2E306D"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land</w:t>
            </w:r>
          </w:p>
        </w:tc>
      </w:tr>
      <w:tr w:rsidR="001837F8" w:rsidRPr="00927D8E" w14:paraId="5A933523"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A5488D" w14:textId="6DF418F1"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rēgnum, regnī </w:t>
            </w:r>
            <w:r w:rsidR="00BF4344">
              <w:rPr>
                <w:rFonts w:cstheme="minorHAnsi"/>
                <w:color w:val="000000"/>
                <w:szCs w:val="24"/>
              </w:rPr>
              <w:t>(neuter)</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DD445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kingdom</w:t>
            </w:r>
          </w:p>
        </w:tc>
      </w:tr>
      <w:tr w:rsidR="001837F8" w:rsidRPr="00927D8E" w14:paraId="2D3B36CC"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C6A6BC3" w14:textId="3C0A58BD" w:rsidR="001837F8" w:rsidRPr="00927D8E" w:rsidRDefault="00BF4344" w:rsidP="00CD2394">
            <w:pPr>
              <w:pStyle w:val="NoSpacing"/>
              <w:keepLines/>
              <w:rPr>
                <w:rFonts w:cstheme="minorHAnsi"/>
                <w:color w:val="000000"/>
                <w:szCs w:val="24"/>
              </w:rPr>
            </w:pPr>
            <w:r>
              <w:rPr>
                <w:rFonts w:cstheme="minorHAnsi"/>
                <w:color w:val="000000"/>
                <w:szCs w:val="24"/>
              </w:rPr>
              <w:t>mare, maris (n.)</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9B4EED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sea</w:t>
            </w:r>
          </w:p>
        </w:tc>
      </w:tr>
      <w:tr w:rsidR="001837F8" w:rsidRPr="00927D8E" w14:paraId="2B2AA7BB"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B20CA5" w14:textId="04ED9197"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mons, montis </w:t>
            </w:r>
            <w:r w:rsidR="00BF4344">
              <w:rPr>
                <w:rFonts w:cstheme="minorHAnsi"/>
                <w:color w:val="000000"/>
                <w:szCs w:val="24"/>
              </w:rPr>
              <w:t>(</w:t>
            </w:r>
            <w:r w:rsidRPr="00927D8E">
              <w:rPr>
                <w:rFonts w:cstheme="minorHAnsi"/>
                <w:color w:val="000000"/>
                <w:szCs w:val="24"/>
              </w:rPr>
              <w:t>m.</w:t>
            </w:r>
            <w:r w:rsidR="00BF4344">
              <w:rPr>
                <w:rFonts w:cstheme="minorHAnsi"/>
                <w:color w:val="000000"/>
                <w:szCs w:val="24"/>
              </w:rPr>
              <w:t>)</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9BFC4A"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mountain</w:t>
            </w:r>
          </w:p>
        </w:tc>
      </w:tr>
      <w:tr w:rsidR="001837F8" w:rsidRPr="00927D8E" w14:paraId="2B4F717E"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718CB9" w14:textId="2614F5E6"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litus, litoris </w:t>
            </w:r>
            <w:r w:rsidR="00BF4344">
              <w:rPr>
                <w:rFonts w:cstheme="minorHAnsi"/>
                <w:color w:val="000000"/>
                <w:szCs w:val="24"/>
              </w:rPr>
              <w:t>(</w:t>
            </w:r>
            <w:r w:rsidRPr="00927D8E">
              <w:rPr>
                <w:rFonts w:cstheme="minorHAnsi"/>
                <w:color w:val="000000"/>
                <w:szCs w:val="24"/>
              </w:rPr>
              <w:t>n</w:t>
            </w:r>
            <w:r>
              <w:rPr>
                <w:rFonts w:cstheme="minorHAnsi"/>
                <w:color w:val="000000"/>
                <w:szCs w:val="24"/>
              </w:rPr>
              <w:t>.</w:t>
            </w:r>
            <w:r w:rsidR="00BF4344">
              <w:rPr>
                <w:rFonts w:cstheme="minorHAnsi"/>
                <w:color w:val="000000"/>
                <w:szCs w:val="24"/>
              </w:rPr>
              <w:t>)</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305C3E"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shore, coast</w:t>
            </w:r>
          </w:p>
        </w:tc>
      </w:tr>
      <w:tr w:rsidR="001837F8" w:rsidRPr="00927D8E" w14:paraId="6159A1E0"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C1C6BE" w14:textId="29409A0A"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aqua, aquae </w:t>
            </w:r>
            <w:r w:rsidR="00BF4344">
              <w:rPr>
                <w:rFonts w:cstheme="minorHAnsi"/>
                <w:color w:val="000000"/>
                <w:szCs w:val="24"/>
              </w:rPr>
              <w:t>(</w:t>
            </w:r>
            <w:r w:rsidRPr="00927D8E">
              <w:rPr>
                <w:rFonts w:cstheme="minorHAnsi"/>
                <w:color w:val="000000"/>
                <w:szCs w:val="24"/>
              </w:rPr>
              <w:t>f</w:t>
            </w:r>
            <w:r>
              <w:rPr>
                <w:rFonts w:cstheme="minorHAnsi"/>
                <w:color w:val="000000"/>
                <w:szCs w:val="24"/>
              </w:rPr>
              <w:t>.</w:t>
            </w:r>
            <w:r w:rsidR="00BF4344">
              <w:rPr>
                <w:rFonts w:cstheme="minorHAnsi"/>
                <w:color w:val="000000"/>
                <w:szCs w:val="24"/>
              </w:rPr>
              <w:t>)</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F223F1"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water</w:t>
            </w:r>
          </w:p>
        </w:tc>
      </w:tr>
      <w:tr w:rsidR="00621AD4" w:rsidRPr="00927D8E" w14:paraId="27CA2C70"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15FC0B7" w14:textId="3F3B1F1C" w:rsidR="00621AD4" w:rsidRPr="00621AD4" w:rsidRDefault="00621AD4" w:rsidP="00CD2394">
            <w:pPr>
              <w:pStyle w:val="NoSpacing"/>
              <w:keepLines/>
              <w:rPr>
                <w:rFonts w:cstheme="minorHAnsi"/>
                <w:b/>
                <w:bCs/>
                <w:color w:val="000000"/>
                <w:szCs w:val="24"/>
              </w:rPr>
            </w:pPr>
            <w:r>
              <w:rPr>
                <w:rFonts w:cstheme="minorHAnsi"/>
                <w:b/>
                <w:bCs/>
                <w:color w:val="000000"/>
                <w:szCs w:val="24"/>
              </w:rPr>
              <w:t>Adjectives</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1710499" w14:textId="77777777" w:rsidR="00621AD4" w:rsidRPr="00927D8E" w:rsidRDefault="00621AD4" w:rsidP="00CD2394">
            <w:pPr>
              <w:pStyle w:val="NoSpacing"/>
              <w:keepLines/>
              <w:rPr>
                <w:rFonts w:cstheme="minorHAnsi"/>
                <w:color w:val="000000"/>
                <w:szCs w:val="24"/>
              </w:rPr>
            </w:pPr>
          </w:p>
        </w:tc>
      </w:tr>
      <w:tr w:rsidR="00621AD4" w:rsidRPr="00927D8E" w14:paraId="044BF51D"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589BA7" w14:textId="135DFD6A" w:rsidR="00621AD4" w:rsidRPr="00927D8E" w:rsidRDefault="00621AD4" w:rsidP="00CD2394">
            <w:pPr>
              <w:pStyle w:val="NoSpacing"/>
              <w:keepLines/>
              <w:rPr>
                <w:rFonts w:cstheme="minorHAnsi"/>
                <w:color w:val="000000"/>
                <w:szCs w:val="24"/>
              </w:rPr>
            </w:pPr>
            <w:r>
              <w:rPr>
                <w:rFonts w:cstheme="minorHAnsi"/>
                <w:color w:val="000000"/>
                <w:szCs w:val="24"/>
              </w:rPr>
              <w:t>malus, mala, malum</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582338" w14:textId="331F378A" w:rsidR="00621AD4" w:rsidRPr="00927D8E" w:rsidRDefault="00621AD4" w:rsidP="00CD2394">
            <w:pPr>
              <w:pStyle w:val="NoSpacing"/>
              <w:keepLines/>
              <w:rPr>
                <w:rFonts w:cstheme="minorHAnsi"/>
                <w:color w:val="000000"/>
                <w:szCs w:val="24"/>
              </w:rPr>
            </w:pPr>
            <w:r>
              <w:rPr>
                <w:rFonts w:cstheme="minorHAnsi"/>
                <w:color w:val="000000"/>
                <w:szCs w:val="24"/>
              </w:rPr>
              <w:t>bad, evil</w:t>
            </w:r>
          </w:p>
        </w:tc>
      </w:tr>
      <w:tr w:rsidR="00621AD4" w:rsidRPr="00927D8E" w14:paraId="76BC02B3"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1F21C29" w14:textId="74C5C0F0" w:rsidR="00621AD4" w:rsidRPr="00927D8E" w:rsidRDefault="00621AD4" w:rsidP="00CD2394">
            <w:pPr>
              <w:pStyle w:val="NoSpacing"/>
              <w:keepLines/>
              <w:rPr>
                <w:rFonts w:cstheme="minorHAnsi"/>
                <w:color w:val="000000"/>
                <w:szCs w:val="24"/>
              </w:rPr>
            </w:pPr>
            <w:r>
              <w:rPr>
                <w:rFonts w:cstheme="minorHAnsi"/>
                <w:color w:val="000000"/>
                <w:szCs w:val="24"/>
              </w:rPr>
              <w:t>paucus, pauca, paucum</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2F0413" w14:textId="1D874489" w:rsidR="00621AD4" w:rsidRPr="00927D8E" w:rsidRDefault="00621AD4" w:rsidP="00CD2394">
            <w:pPr>
              <w:pStyle w:val="NoSpacing"/>
              <w:keepLines/>
              <w:rPr>
                <w:rFonts w:cstheme="minorHAnsi"/>
                <w:color w:val="000000"/>
                <w:szCs w:val="24"/>
              </w:rPr>
            </w:pPr>
            <w:r>
              <w:rPr>
                <w:rFonts w:cstheme="minorHAnsi"/>
                <w:color w:val="000000"/>
                <w:szCs w:val="24"/>
              </w:rPr>
              <w:t>small, few (usually plural)</w:t>
            </w:r>
          </w:p>
        </w:tc>
      </w:tr>
      <w:tr w:rsidR="0093128F" w:rsidRPr="00927D8E" w14:paraId="12CF71B2"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A3F999" w14:textId="159F6EF0" w:rsidR="0093128F" w:rsidRPr="00927D8E" w:rsidRDefault="0093128F" w:rsidP="00CD2394">
            <w:pPr>
              <w:pStyle w:val="NoSpacing"/>
              <w:keepLines/>
              <w:rPr>
                <w:rFonts w:cstheme="minorHAnsi"/>
                <w:color w:val="000000"/>
                <w:szCs w:val="24"/>
              </w:rPr>
            </w:pPr>
            <w:r w:rsidRPr="00927D8E">
              <w:rPr>
                <w:rFonts w:cstheme="minorHAnsi"/>
                <w:b/>
                <w:bCs/>
                <w:color w:val="000000"/>
                <w:szCs w:val="24"/>
              </w:rPr>
              <w:t>Verbs</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AB39A7" w14:textId="7667C06F" w:rsidR="0093128F" w:rsidRPr="00927D8E" w:rsidRDefault="0093128F" w:rsidP="00CD2394">
            <w:pPr>
              <w:pStyle w:val="NoSpacing"/>
              <w:keepLines/>
              <w:rPr>
                <w:rFonts w:cstheme="minorHAnsi"/>
                <w:color w:val="000000"/>
                <w:szCs w:val="24"/>
              </w:rPr>
            </w:pPr>
            <w:r>
              <w:rPr>
                <w:rFonts w:cstheme="minorHAnsi"/>
                <w:szCs w:val="24"/>
              </w:rPr>
              <w:t>*intransitive verbs are marked with an asterisk</w:t>
            </w:r>
          </w:p>
        </w:tc>
      </w:tr>
      <w:tr w:rsidR="0093128F" w:rsidRPr="00927D8E" w14:paraId="0AB0F638"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496BB7" w14:textId="0BD3B42F" w:rsidR="0093128F" w:rsidRPr="00927D8E" w:rsidRDefault="0093128F" w:rsidP="00CD2394">
            <w:pPr>
              <w:pStyle w:val="NoSpacing"/>
              <w:keepLines/>
              <w:rPr>
                <w:rFonts w:cstheme="minorHAnsi"/>
                <w:color w:val="000000"/>
                <w:szCs w:val="24"/>
              </w:rPr>
            </w:pPr>
            <w:r>
              <w:rPr>
                <w:rFonts w:cstheme="minorHAnsi"/>
                <w:color w:val="000000"/>
                <w:szCs w:val="24"/>
              </w:rPr>
              <w:t>it</w:t>
            </w:r>
            <w:r w:rsidR="00BF4344">
              <w:rPr>
                <w:rFonts w:cstheme="minorHAnsi"/>
                <w:color w:val="000000"/>
                <w:szCs w:val="24"/>
              </w:rPr>
              <w:t xml:space="preserve"> </w:t>
            </w:r>
            <w:r>
              <w:rPr>
                <w:rFonts w:cstheme="minorHAnsi"/>
                <w:color w:val="000000"/>
                <w:szCs w:val="24"/>
              </w:rPr>
              <w:t>/</w:t>
            </w:r>
            <w:r w:rsidR="00BF4344">
              <w:rPr>
                <w:rFonts w:cstheme="minorHAnsi"/>
                <w:color w:val="000000"/>
                <w:szCs w:val="24"/>
              </w:rPr>
              <w:t xml:space="preserve"> </w:t>
            </w:r>
            <w:r>
              <w:rPr>
                <w:rFonts w:cstheme="minorHAnsi"/>
                <w:color w:val="000000"/>
                <w:szCs w:val="24"/>
              </w:rPr>
              <w:t>eunt*</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B63236" w14:textId="22BD9538" w:rsidR="0093128F" w:rsidRPr="00927D8E" w:rsidRDefault="0093128F" w:rsidP="00CD2394">
            <w:pPr>
              <w:pStyle w:val="NoSpacing"/>
              <w:keepLines/>
              <w:rPr>
                <w:rFonts w:cstheme="minorHAnsi"/>
                <w:szCs w:val="24"/>
              </w:rPr>
            </w:pPr>
            <w:r>
              <w:rPr>
                <w:rFonts w:cstheme="minorHAnsi"/>
                <w:color w:val="000000"/>
                <w:szCs w:val="24"/>
              </w:rPr>
              <w:t xml:space="preserve">he/she/it </w:t>
            </w:r>
            <w:r w:rsidRPr="00927D8E">
              <w:rPr>
                <w:rFonts w:cstheme="minorHAnsi"/>
                <w:color w:val="000000"/>
                <w:szCs w:val="24"/>
              </w:rPr>
              <w:t>go</w:t>
            </w:r>
            <w:r>
              <w:rPr>
                <w:rFonts w:cstheme="minorHAnsi"/>
                <w:color w:val="000000"/>
                <w:szCs w:val="24"/>
              </w:rPr>
              <w:t>es, they go</w:t>
            </w:r>
          </w:p>
        </w:tc>
      </w:tr>
      <w:tr w:rsidR="0093128F" w:rsidRPr="00927D8E" w14:paraId="1F5D781D"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1E28973" w14:textId="42367A88" w:rsidR="0093128F" w:rsidRPr="00927D8E" w:rsidRDefault="0093128F" w:rsidP="00CD2394">
            <w:pPr>
              <w:pStyle w:val="NoSpacing"/>
              <w:keepLines/>
              <w:rPr>
                <w:rFonts w:cstheme="minorHAnsi"/>
                <w:color w:val="000000"/>
                <w:szCs w:val="24"/>
              </w:rPr>
            </w:pPr>
            <w:r>
              <w:rPr>
                <w:rFonts w:cstheme="minorHAnsi"/>
                <w:color w:val="000000"/>
                <w:szCs w:val="24"/>
              </w:rPr>
              <w:t>est</w:t>
            </w:r>
            <w:r w:rsidR="00BF4344">
              <w:rPr>
                <w:rFonts w:cstheme="minorHAnsi"/>
                <w:color w:val="000000"/>
                <w:szCs w:val="24"/>
              </w:rPr>
              <w:t xml:space="preserve"> </w:t>
            </w:r>
            <w:r>
              <w:rPr>
                <w:rFonts w:cstheme="minorHAnsi"/>
                <w:color w:val="000000"/>
                <w:szCs w:val="24"/>
              </w:rPr>
              <w:t>/</w:t>
            </w:r>
            <w:r w:rsidR="00BF4344">
              <w:rPr>
                <w:rFonts w:cstheme="minorHAnsi"/>
                <w:color w:val="000000"/>
                <w:szCs w:val="24"/>
              </w:rPr>
              <w:t xml:space="preserve"> </w:t>
            </w:r>
            <w:r>
              <w:rPr>
                <w:rFonts w:cstheme="minorHAnsi"/>
                <w:color w:val="000000"/>
                <w:szCs w:val="24"/>
              </w:rPr>
              <w:t>sunt</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ABFE914" w14:textId="6AF71C8D" w:rsidR="0093128F" w:rsidRPr="00927D8E" w:rsidRDefault="0093128F" w:rsidP="00CD2394">
            <w:pPr>
              <w:pStyle w:val="NoSpacing"/>
              <w:keepLines/>
              <w:rPr>
                <w:rFonts w:cstheme="minorHAnsi"/>
                <w:color w:val="000000"/>
                <w:szCs w:val="24"/>
              </w:rPr>
            </w:pPr>
            <w:r>
              <w:rPr>
                <w:rFonts w:cstheme="minorHAnsi"/>
                <w:color w:val="000000"/>
                <w:szCs w:val="24"/>
              </w:rPr>
              <w:t>he/she/it is, exists; they are, exist</w:t>
            </w:r>
          </w:p>
        </w:tc>
      </w:tr>
      <w:tr w:rsidR="0093128F" w:rsidRPr="00927D8E" w14:paraId="29EDB9E8"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D5ADD3" w14:textId="1E3B8D26" w:rsidR="0093128F" w:rsidRPr="00927D8E" w:rsidRDefault="0093128F" w:rsidP="00CD2394">
            <w:pPr>
              <w:pStyle w:val="NoSpacing"/>
              <w:keepLines/>
              <w:rPr>
                <w:rFonts w:cstheme="minorHAnsi"/>
                <w:color w:val="000000"/>
                <w:szCs w:val="24"/>
              </w:rPr>
            </w:pPr>
            <w:r>
              <w:rPr>
                <w:rFonts w:cstheme="minorHAnsi"/>
                <w:color w:val="000000"/>
                <w:szCs w:val="24"/>
              </w:rPr>
              <w:t>ambulat</w:t>
            </w:r>
            <w:r w:rsidR="00BF4344">
              <w:rPr>
                <w:rFonts w:cstheme="minorHAnsi"/>
                <w:color w:val="000000"/>
                <w:szCs w:val="24"/>
              </w:rPr>
              <w:t xml:space="preserve"> </w:t>
            </w:r>
            <w:r>
              <w:rPr>
                <w:rFonts w:cstheme="minorHAnsi"/>
                <w:color w:val="000000"/>
                <w:szCs w:val="24"/>
              </w:rPr>
              <w:t>/</w:t>
            </w:r>
            <w:r w:rsidR="00BF4344">
              <w:rPr>
                <w:rFonts w:cstheme="minorHAnsi"/>
                <w:color w:val="000000"/>
                <w:szCs w:val="24"/>
              </w:rPr>
              <w:t xml:space="preserve"> </w:t>
            </w:r>
            <w:r>
              <w:rPr>
                <w:rFonts w:cstheme="minorHAnsi"/>
                <w:color w:val="000000"/>
                <w:szCs w:val="24"/>
              </w:rPr>
              <w:t>ambulant*</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7A67D2" w14:textId="37DB6A3C" w:rsidR="0093128F" w:rsidRPr="00927D8E" w:rsidRDefault="0093128F" w:rsidP="00CD2394">
            <w:pPr>
              <w:pStyle w:val="NoSpacing"/>
              <w:keepLines/>
              <w:rPr>
                <w:rFonts w:cstheme="minorHAnsi"/>
                <w:color w:val="000000"/>
                <w:szCs w:val="24"/>
              </w:rPr>
            </w:pPr>
            <w:r>
              <w:rPr>
                <w:rFonts w:cstheme="minorHAnsi"/>
                <w:color w:val="000000"/>
                <w:szCs w:val="24"/>
              </w:rPr>
              <w:t>he/she/it walks; they walk</w:t>
            </w:r>
          </w:p>
        </w:tc>
      </w:tr>
      <w:tr w:rsidR="0093128F" w:rsidRPr="00927D8E" w14:paraId="43F53C87"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01D239" w14:textId="1D198450" w:rsidR="0093128F" w:rsidRPr="00927D8E" w:rsidRDefault="0093128F" w:rsidP="00CD2394">
            <w:pPr>
              <w:pStyle w:val="NoSpacing"/>
              <w:keepLines/>
              <w:rPr>
                <w:rFonts w:cstheme="minorHAnsi"/>
                <w:color w:val="000000"/>
                <w:szCs w:val="24"/>
              </w:rPr>
            </w:pPr>
            <w:r w:rsidRPr="00927D8E">
              <w:rPr>
                <w:rFonts w:cstheme="minorHAnsi"/>
                <w:b/>
                <w:bCs/>
                <w:color w:val="000000"/>
                <w:szCs w:val="24"/>
              </w:rPr>
              <w:t>Pronouns</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EA9F7D" w14:textId="76F5BCD0" w:rsidR="0093128F" w:rsidRPr="00927D8E" w:rsidRDefault="0093128F" w:rsidP="00CD2394">
            <w:pPr>
              <w:pStyle w:val="NoSpacing"/>
              <w:keepLines/>
              <w:rPr>
                <w:rFonts w:cstheme="minorHAnsi"/>
                <w:color w:val="000000"/>
                <w:szCs w:val="24"/>
              </w:rPr>
            </w:pPr>
          </w:p>
        </w:tc>
      </w:tr>
      <w:tr w:rsidR="0093128F" w:rsidRPr="00927D8E" w14:paraId="5115D60A"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1FD0C6" w14:textId="1D40A3F4" w:rsidR="0093128F" w:rsidRPr="00927D8E" w:rsidRDefault="0093128F" w:rsidP="00CD2394">
            <w:pPr>
              <w:pStyle w:val="NoSpacing"/>
              <w:keepLines/>
              <w:rPr>
                <w:rFonts w:cstheme="minorHAnsi"/>
                <w:color w:val="000000"/>
                <w:szCs w:val="24"/>
              </w:rPr>
            </w:pPr>
            <w:r w:rsidRPr="00927D8E">
              <w:rPr>
                <w:rFonts w:cstheme="minorHAnsi"/>
                <w:color w:val="000000"/>
                <w:szCs w:val="24"/>
              </w:rPr>
              <w:t>id (singular) ea (plural)</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999170C" w14:textId="53DE83BB" w:rsidR="0093128F" w:rsidRPr="00927D8E" w:rsidRDefault="0093128F" w:rsidP="00CD2394">
            <w:pPr>
              <w:pStyle w:val="NoSpacing"/>
              <w:keepLines/>
              <w:rPr>
                <w:rFonts w:cstheme="minorHAnsi"/>
                <w:szCs w:val="24"/>
              </w:rPr>
            </w:pPr>
            <w:r w:rsidRPr="00927D8E">
              <w:rPr>
                <w:rFonts w:cstheme="minorHAnsi"/>
                <w:color w:val="000000"/>
                <w:szCs w:val="24"/>
              </w:rPr>
              <w:t>it, them (neuter pronoun)</w:t>
            </w:r>
          </w:p>
        </w:tc>
      </w:tr>
      <w:tr w:rsidR="0093128F" w:rsidRPr="00927D8E" w14:paraId="11DFA4CE"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C11DB1" w14:textId="6B6BEEDA" w:rsidR="0093128F" w:rsidRPr="00927D8E" w:rsidRDefault="0093128F" w:rsidP="00CD2394">
            <w:pPr>
              <w:pStyle w:val="NoSpacing"/>
              <w:keepLines/>
              <w:rPr>
                <w:rFonts w:cstheme="minorHAnsi"/>
                <w:color w:val="000000"/>
                <w:szCs w:val="24"/>
              </w:rPr>
            </w:pPr>
            <w:r>
              <w:rPr>
                <w:rFonts w:cstheme="minorHAnsi"/>
                <w:b/>
                <w:szCs w:val="24"/>
              </w:rPr>
              <w:t>Adverbs</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49CE3E6" w14:textId="26B71A82" w:rsidR="0093128F" w:rsidRPr="00927D8E" w:rsidRDefault="0093128F" w:rsidP="00CD2394">
            <w:pPr>
              <w:pStyle w:val="NoSpacing"/>
              <w:keepLines/>
              <w:rPr>
                <w:rFonts w:cstheme="minorHAnsi"/>
                <w:color w:val="000000"/>
                <w:szCs w:val="24"/>
              </w:rPr>
            </w:pPr>
          </w:p>
        </w:tc>
      </w:tr>
      <w:tr w:rsidR="003F7A21" w:rsidRPr="00927D8E" w14:paraId="4CC13D42"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C239CB" w14:textId="45748242" w:rsidR="003F7A21" w:rsidRPr="00523723" w:rsidRDefault="003F7A21" w:rsidP="00CD2394">
            <w:pPr>
              <w:pStyle w:val="NoSpacing"/>
              <w:keepLines/>
              <w:rPr>
                <w:rFonts w:cstheme="minorHAnsi"/>
                <w:szCs w:val="24"/>
              </w:rPr>
            </w:pPr>
            <w:r>
              <w:rPr>
                <w:rFonts w:cstheme="minorHAnsi"/>
                <w:szCs w:val="24"/>
              </w:rPr>
              <w:t>-nē (enclitic)*</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52FFB1B" w14:textId="5D69992A" w:rsidR="003F7A21" w:rsidRPr="00927D8E" w:rsidRDefault="003F7A21" w:rsidP="00CD2394">
            <w:pPr>
              <w:pStyle w:val="NoSpacing"/>
              <w:keepLines/>
              <w:rPr>
                <w:rFonts w:cstheme="minorHAnsi"/>
                <w:szCs w:val="24"/>
              </w:rPr>
            </w:pPr>
            <w:r>
              <w:rPr>
                <w:rFonts w:cstheme="minorHAnsi"/>
                <w:i/>
                <w:szCs w:val="24"/>
              </w:rPr>
              <w:t>creates a yes/no question</w:t>
            </w:r>
          </w:p>
        </w:tc>
      </w:tr>
      <w:tr w:rsidR="00DE0C82" w:rsidRPr="00927D8E" w14:paraId="3501E90E" w14:textId="77777777" w:rsidTr="008758E5">
        <w:trPr>
          <w:trHeight w:val="60"/>
        </w:trPr>
        <w:tc>
          <w:tcPr>
            <w:tcW w:w="46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741BD80" w14:textId="1FDB751C" w:rsidR="00DE0C82" w:rsidRDefault="00DE0C82" w:rsidP="00CD2394">
            <w:pPr>
              <w:pStyle w:val="NoSpacing"/>
              <w:keepLines/>
              <w:rPr>
                <w:rFonts w:cstheme="minorHAnsi"/>
                <w:szCs w:val="24"/>
              </w:rPr>
            </w:pPr>
            <w:r>
              <w:rPr>
                <w:rFonts w:cstheme="minorHAnsi"/>
                <w:szCs w:val="24"/>
              </w:rPr>
              <w:lastRenderedPageBreak/>
              <w:t>bene</w:t>
            </w:r>
          </w:p>
        </w:tc>
        <w:tc>
          <w:tcPr>
            <w:tcW w:w="41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0FB0E4" w14:textId="352041DA" w:rsidR="00DE0C82" w:rsidRPr="00DE0C82" w:rsidRDefault="00DE0C82" w:rsidP="00CD2394">
            <w:pPr>
              <w:pStyle w:val="NoSpacing"/>
              <w:keepLines/>
              <w:rPr>
                <w:rFonts w:cstheme="minorHAnsi"/>
                <w:iCs/>
                <w:szCs w:val="24"/>
              </w:rPr>
            </w:pPr>
            <w:r>
              <w:rPr>
                <w:rFonts w:cstheme="minorHAnsi"/>
                <w:iCs/>
                <w:szCs w:val="24"/>
              </w:rPr>
              <w:t>well</w:t>
            </w:r>
          </w:p>
        </w:tc>
      </w:tr>
    </w:tbl>
    <w:p w14:paraId="0A6DD560" w14:textId="77777777" w:rsidR="001837F8" w:rsidRDefault="001837F8" w:rsidP="00CD2394">
      <w:pPr>
        <w:pStyle w:val="NoSpacing"/>
        <w:keepLines/>
        <w:rPr>
          <w:rFonts w:cstheme="minorHAnsi"/>
          <w:color w:val="000000"/>
          <w:szCs w:val="24"/>
        </w:rPr>
      </w:pPr>
    </w:p>
    <w:p w14:paraId="329F6E10" w14:textId="77777777" w:rsidR="001837F8" w:rsidRDefault="001837F8" w:rsidP="00CD2394">
      <w:pPr>
        <w:pStyle w:val="NoSpacing"/>
        <w:keepLines/>
        <w:rPr>
          <w:rFonts w:cstheme="minorHAnsi"/>
          <w:color w:val="000000"/>
          <w:szCs w:val="24"/>
        </w:rPr>
      </w:pPr>
      <w:r>
        <w:rPr>
          <w:rFonts w:cstheme="minorHAnsi"/>
          <w:i/>
          <w:color w:val="000000"/>
          <w:szCs w:val="24"/>
        </w:rPr>
        <w:t>*-ne</w:t>
      </w:r>
      <w:r>
        <w:rPr>
          <w:rFonts w:cstheme="minorHAnsi"/>
          <w:color w:val="000000"/>
          <w:szCs w:val="24"/>
        </w:rPr>
        <w:t xml:space="preserve"> can be added to most sentences, usually (but not always) to the first word or the verb, to create a question. The Romans did not have question marks, so this was their way of signaling a question. The question can only be a “magic  8-ball” question though: “do they know the truth?”; not “what is the truth?”</w:t>
      </w:r>
    </w:p>
    <w:p w14:paraId="52A34F7D" w14:textId="77777777" w:rsidR="00D9402D" w:rsidRDefault="00D9402D" w:rsidP="00CD2394">
      <w:pPr>
        <w:pStyle w:val="NoSpacing"/>
        <w:keepLines/>
        <w:rPr>
          <w:rFonts w:cstheme="minorHAnsi"/>
          <w:color w:val="000000"/>
          <w:szCs w:val="24"/>
        </w:rPr>
      </w:pPr>
    </w:p>
    <w:p w14:paraId="294E1968" w14:textId="6A7E183D" w:rsidR="001837F8" w:rsidRDefault="00DB1BA1" w:rsidP="00DB1BA1">
      <w:pPr>
        <w:pStyle w:val="Heading2"/>
      </w:pPr>
      <w:r>
        <w:t>Recap: Noun Endings so far</w:t>
      </w:r>
    </w:p>
    <w:p w14:paraId="53A4C217" w14:textId="1DA06229" w:rsidR="00DB1BA1" w:rsidRDefault="00DB1BA1" w:rsidP="00DB1BA1">
      <w:r>
        <w:t xml:space="preserve">These are the endings for Nominative, </w:t>
      </w:r>
      <w:r w:rsidR="00E674CD">
        <w:t xml:space="preserve">Genitive, </w:t>
      </w:r>
      <w:r>
        <w:t>Accusative, and Ablative for the first three declensions. Remember that for the third declension, there is no standard nominative singular ending.</w:t>
      </w:r>
      <w:r w:rsidR="00E674CD">
        <w:t xml:space="preserve"> This chart does not include the genitive, which is for identification purposes only at this point.</w:t>
      </w:r>
    </w:p>
    <w:tbl>
      <w:tblPr>
        <w:tblStyle w:val="TableGrid"/>
        <w:tblW w:w="9357" w:type="dxa"/>
        <w:tblLook w:val="04A0" w:firstRow="1" w:lastRow="0" w:firstColumn="1" w:lastColumn="0" w:noHBand="0" w:noVBand="1"/>
      </w:tblPr>
      <w:tblGrid>
        <w:gridCol w:w="1336"/>
        <w:gridCol w:w="1336"/>
        <w:gridCol w:w="1337"/>
        <w:gridCol w:w="1337"/>
        <w:gridCol w:w="1337"/>
        <w:gridCol w:w="1337"/>
        <w:gridCol w:w="1337"/>
      </w:tblGrid>
      <w:tr w:rsidR="00E674CD" w14:paraId="73C092DA" w14:textId="77777777" w:rsidTr="00E674CD">
        <w:trPr>
          <w:trHeight w:val="333"/>
        </w:trPr>
        <w:tc>
          <w:tcPr>
            <w:tcW w:w="1336" w:type="dxa"/>
          </w:tcPr>
          <w:p w14:paraId="53FEAAA0" w14:textId="77777777" w:rsidR="00E674CD" w:rsidRDefault="00E674CD" w:rsidP="00DB1BA1"/>
        </w:tc>
        <w:tc>
          <w:tcPr>
            <w:tcW w:w="1336" w:type="dxa"/>
          </w:tcPr>
          <w:p w14:paraId="6BE4A493" w14:textId="480B298B" w:rsidR="00E674CD" w:rsidRDefault="00E674CD" w:rsidP="00E674CD">
            <w:pPr>
              <w:jc w:val="center"/>
            </w:pPr>
            <w:r>
              <w:t>1</w:t>
            </w:r>
            <w:r w:rsidRPr="00E674CD">
              <w:rPr>
                <w:vertAlign w:val="superscript"/>
              </w:rPr>
              <w:t>st</w:t>
            </w:r>
            <w:r>
              <w:t xml:space="preserve"> singular</w:t>
            </w:r>
          </w:p>
        </w:tc>
        <w:tc>
          <w:tcPr>
            <w:tcW w:w="1337" w:type="dxa"/>
          </w:tcPr>
          <w:p w14:paraId="3D8A7D2F" w14:textId="6F4D4AB7" w:rsidR="00E674CD" w:rsidRDefault="00E674CD" w:rsidP="00E674CD">
            <w:pPr>
              <w:jc w:val="center"/>
            </w:pPr>
            <w:r>
              <w:t>1</w:t>
            </w:r>
            <w:r w:rsidRPr="00E674CD">
              <w:rPr>
                <w:vertAlign w:val="superscript"/>
              </w:rPr>
              <w:t>st</w:t>
            </w:r>
            <w:r>
              <w:t xml:space="preserve"> plural</w:t>
            </w:r>
          </w:p>
        </w:tc>
        <w:tc>
          <w:tcPr>
            <w:tcW w:w="1337" w:type="dxa"/>
          </w:tcPr>
          <w:p w14:paraId="04F14F91" w14:textId="59256D6B" w:rsidR="00E674CD" w:rsidRDefault="00E674CD" w:rsidP="00E674CD">
            <w:pPr>
              <w:jc w:val="center"/>
            </w:pPr>
            <w:r>
              <w:t>2</w:t>
            </w:r>
            <w:r w:rsidRPr="00E674CD">
              <w:rPr>
                <w:vertAlign w:val="superscript"/>
              </w:rPr>
              <w:t>nd</w:t>
            </w:r>
            <w:r>
              <w:t xml:space="preserve"> singular</w:t>
            </w:r>
          </w:p>
        </w:tc>
        <w:tc>
          <w:tcPr>
            <w:tcW w:w="1337" w:type="dxa"/>
          </w:tcPr>
          <w:p w14:paraId="388618D6" w14:textId="5E4DB899" w:rsidR="00E674CD" w:rsidRDefault="00E674CD" w:rsidP="00E674CD">
            <w:pPr>
              <w:jc w:val="center"/>
            </w:pPr>
            <w:r>
              <w:t>2</w:t>
            </w:r>
            <w:r w:rsidRPr="00E674CD">
              <w:rPr>
                <w:vertAlign w:val="superscript"/>
              </w:rPr>
              <w:t>nd</w:t>
            </w:r>
            <w:r>
              <w:t xml:space="preserve"> plural</w:t>
            </w:r>
          </w:p>
        </w:tc>
        <w:tc>
          <w:tcPr>
            <w:tcW w:w="1337" w:type="dxa"/>
          </w:tcPr>
          <w:p w14:paraId="0B739533" w14:textId="7FE0B81D" w:rsidR="00E674CD" w:rsidRDefault="00E674CD" w:rsidP="00E674CD">
            <w:pPr>
              <w:jc w:val="center"/>
            </w:pPr>
            <w:r>
              <w:t>3</w:t>
            </w:r>
            <w:r w:rsidRPr="00E674CD">
              <w:rPr>
                <w:vertAlign w:val="superscript"/>
              </w:rPr>
              <w:t>rd</w:t>
            </w:r>
            <w:r>
              <w:t xml:space="preserve"> singular</w:t>
            </w:r>
          </w:p>
        </w:tc>
        <w:tc>
          <w:tcPr>
            <w:tcW w:w="1337" w:type="dxa"/>
          </w:tcPr>
          <w:p w14:paraId="6C2F75A1" w14:textId="28DECCA8" w:rsidR="00E674CD" w:rsidRDefault="00E674CD" w:rsidP="00E674CD">
            <w:pPr>
              <w:jc w:val="center"/>
            </w:pPr>
            <w:r>
              <w:t>3</w:t>
            </w:r>
            <w:r w:rsidRPr="00E674CD">
              <w:rPr>
                <w:vertAlign w:val="superscript"/>
              </w:rPr>
              <w:t>rd</w:t>
            </w:r>
            <w:r>
              <w:t xml:space="preserve"> plural</w:t>
            </w:r>
          </w:p>
        </w:tc>
      </w:tr>
      <w:tr w:rsidR="00E674CD" w14:paraId="56717DD9" w14:textId="77777777" w:rsidTr="00E674CD">
        <w:trPr>
          <w:trHeight w:val="333"/>
        </w:trPr>
        <w:tc>
          <w:tcPr>
            <w:tcW w:w="1336" w:type="dxa"/>
          </w:tcPr>
          <w:p w14:paraId="3DCEAEA8" w14:textId="154EB557" w:rsidR="00E674CD" w:rsidRDefault="00E674CD" w:rsidP="00DB1BA1">
            <w:r>
              <w:t>Nominative</w:t>
            </w:r>
          </w:p>
        </w:tc>
        <w:tc>
          <w:tcPr>
            <w:tcW w:w="1336" w:type="dxa"/>
          </w:tcPr>
          <w:p w14:paraId="3D0F2771" w14:textId="5F846F33" w:rsidR="00E674CD" w:rsidRDefault="00E674CD" w:rsidP="00E674CD">
            <w:pPr>
              <w:jc w:val="center"/>
            </w:pPr>
            <w:r>
              <w:t>-a</w:t>
            </w:r>
          </w:p>
        </w:tc>
        <w:tc>
          <w:tcPr>
            <w:tcW w:w="1337" w:type="dxa"/>
          </w:tcPr>
          <w:p w14:paraId="0968EDAD" w14:textId="1606DB95" w:rsidR="00E674CD" w:rsidRDefault="00E674CD" w:rsidP="00E674CD">
            <w:pPr>
              <w:jc w:val="center"/>
            </w:pPr>
            <w:r>
              <w:t>-ae</w:t>
            </w:r>
          </w:p>
        </w:tc>
        <w:tc>
          <w:tcPr>
            <w:tcW w:w="1337" w:type="dxa"/>
          </w:tcPr>
          <w:p w14:paraId="1972AE3D" w14:textId="02B01E55" w:rsidR="00E674CD" w:rsidRDefault="00E674CD" w:rsidP="00E674CD">
            <w:pPr>
              <w:jc w:val="center"/>
            </w:pPr>
            <w:r>
              <w:t>-us, -er, -r</w:t>
            </w:r>
          </w:p>
        </w:tc>
        <w:tc>
          <w:tcPr>
            <w:tcW w:w="1337" w:type="dxa"/>
          </w:tcPr>
          <w:p w14:paraId="5F9309F6" w14:textId="6E01C619" w:rsidR="00E674CD" w:rsidRDefault="00E674CD" w:rsidP="00E674CD">
            <w:pPr>
              <w:jc w:val="center"/>
            </w:pPr>
            <w:r>
              <w:t>-ī</w:t>
            </w:r>
          </w:p>
        </w:tc>
        <w:tc>
          <w:tcPr>
            <w:tcW w:w="1337" w:type="dxa"/>
          </w:tcPr>
          <w:p w14:paraId="26F21E3A" w14:textId="2CA014D7" w:rsidR="00E674CD" w:rsidRDefault="004C0B59" w:rsidP="00E674CD">
            <w:pPr>
              <w:jc w:val="center"/>
            </w:pPr>
            <w:r>
              <w:rPr>
                <w:rFonts w:ascii="Calibri" w:hAnsi="Calibri" w:cs="Calibri"/>
              </w:rPr>
              <w:t>—</w:t>
            </w:r>
          </w:p>
        </w:tc>
        <w:tc>
          <w:tcPr>
            <w:tcW w:w="1337" w:type="dxa"/>
          </w:tcPr>
          <w:p w14:paraId="317E5437" w14:textId="07631B6D" w:rsidR="00E674CD" w:rsidRDefault="00E674CD" w:rsidP="00E674CD">
            <w:pPr>
              <w:jc w:val="center"/>
            </w:pPr>
            <w:r>
              <w:t>-ēs</w:t>
            </w:r>
          </w:p>
        </w:tc>
      </w:tr>
      <w:tr w:rsidR="00E674CD" w14:paraId="2FD4C43C" w14:textId="77777777" w:rsidTr="00E674CD">
        <w:trPr>
          <w:trHeight w:val="348"/>
        </w:trPr>
        <w:tc>
          <w:tcPr>
            <w:tcW w:w="1336" w:type="dxa"/>
          </w:tcPr>
          <w:p w14:paraId="5AF5CCB1" w14:textId="4AFEA8D4" w:rsidR="00E674CD" w:rsidRDefault="00E674CD" w:rsidP="00DB1BA1">
            <w:r>
              <w:t>Accusative</w:t>
            </w:r>
          </w:p>
        </w:tc>
        <w:tc>
          <w:tcPr>
            <w:tcW w:w="1336" w:type="dxa"/>
          </w:tcPr>
          <w:p w14:paraId="22BA7A7E" w14:textId="0C647FEA" w:rsidR="00E674CD" w:rsidRDefault="00E674CD" w:rsidP="00E674CD">
            <w:pPr>
              <w:jc w:val="center"/>
            </w:pPr>
            <w:r>
              <w:t>-am</w:t>
            </w:r>
          </w:p>
        </w:tc>
        <w:tc>
          <w:tcPr>
            <w:tcW w:w="1337" w:type="dxa"/>
          </w:tcPr>
          <w:p w14:paraId="66FA0598" w14:textId="0A19C86B" w:rsidR="00E674CD" w:rsidRDefault="00E674CD" w:rsidP="00E674CD">
            <w:pPr>
              <w:jc w:val="center"/>
            </w:pPr>
            <w:r>
              <w:t>-ās</w:t>
            </w:r>
          </w:p>
        </w:tc>
        <w:tc>
          <w:tcPr>
            <w:tcW w:w="1337" w:type="dxa"/>
          </w:tcPr>
          <w:p w14:paraId="20B57F8C" w14:textId="3FBFD1BF" w:rsidR="00E674CD" w:rsidRDefault="00E674CD" w:rsidP="00E674CD">
            <w:pPr>
              <w:jc w:val="center"/>
            </w:pPr>
            <w:r>
              <w:t>-um</w:t>
            </w:r>
          </w:p>
        </w:tc>
        <w:tc>
          <w:tcPr>
            <w:tcW w:w="1337" w:type="dxa"/>
          </w:tcPr>
          <w:p w14:paraId="6DEAE3D7" w14:textId="65968FE6" w:rsidR="00E674CD" w:rsidRDefault="00E674CD" w:rsidP="00E674CD">
            <w:pPr>
              <w:jc w:val="center"/>
            </w:pPr>
            <w:r>
              <w:t>-ōs, a (neut)</w:t>
            </w:r>
          </w:p>
        </w:tc>
        <w:tc>
          <w:tcPr>
            <w:tcW w:w="1337" w:type="dxa"/>
          </w:tcPr>
          <w:p w14:paraId="6733A1F8" w14:textId="5597D78C" w:rsidR="00E674CD" w:rsidRDefault="00E674CD" w:rsidP="00E674CD">
            <w:pPr>
              <w:jc w:val="center"/>
            </w:pPr>
            <w:r>
              <w:t>-em</w:t>
            </w:r>
          </w:p>
        </w:tc>
        <w:tc>
          <w:tcPr>
            <w:tcW w:w="1337" w:type="dxa"/>
          </w:tcPr>
          <w:p w14:paraId="42D99277" w14:textId="6074C54A" w:rsidR="00E674CD" w:rsidRDefault="00E674CD" w:rsidP="00E674CD">
            <w:pPr>
              <w:jc w:val="center"/>
            </w:pPr>
            <w:r>
              <w:t>-ēs, a (neut)</w:t>
            </w:r>
          </w:p>
        </w:tc>
      </w:tr>
      <w:tr w:rsidR="00E674CD" w14:paraId="20948284" w14:textId="77777777" w:rsidTr="00E674CD">
        <w:trPr>
          <w:trHeight w:val="333"/>
        </w:trPr>
        <w:tc>
          <w:tcPr>
            <w:tcW w:w="1336" w:type="dxa"/>
          </w:tcPr>
          <w:p w14:paraId="107905F2" w14:textId="5D72B0B4" w:rsidR="00E674CD" w:rsidRDefault="00E674CD" w:rsidP="00DB1BA1">
            <w:r>
              <w:t>Ablative</w:t>
            </w:r>
          </w:p>
        </w:tc>
        <w:tc>
          <w:tcPr>
            <w:tcW w:w="1336" w:type="dxa"/>
          </w:tcPr>
          <w:p w14:paraId="0DE5C7B8" w14:textId="6A1E7C0F" w:rsidR="00E674CD" w:rsidRDefault="00E674CD" w:rsidP="00E674CD">
            <w:pPr>
              <w:jc w:val="center"/>
            </w:pPr>
            <w:r>
              <w:t>-ā</w:t>
            </w:r>
          </w:p>
        </w:tc>
        <w:tc>
          <w:tcPr>
            <w:tcW w:w="1337" w:type="dxa"/>
          </w:tcPr>
          <w:p w14:paraId="432B972A" w14:textId="51DDC083" w:rsidR="00E674CD" w:rsidRDefault="00E674CD" w:rsidP="00E674CD">
            <w:pPr>
              <w:jc w:val="center"/>
            </w:pPr>
            <w:r>
              <w:t>-īs</w:t>
            </w:r>
          </w:p>
        </w:tc>
        <w:tc>
          <w:tcPr>
            <w:tcW w:w="1337" w:type="dxa"/>
          </w:tcPr>
          <w:p w14:paraId="7A52FE5F" w14:textId="207721B2" w:rsidR="00E674CD" w:rsidRDefault="00E674CD" w:rsidP="00E674CD">
            <w:pPr>
              <w:jc w:val="center"/>
            </w:pPr>
            <w:r>
              <w:t>-ō</w:t>
            </w:r>
          </w:p>
        </w:tc>
        <w:tc>
          <w:tcPr>
            <w:tcW w:w="1337" w:type="dxa"/>
          </w:tcPr>
          <w:p w14:paraId="5CF573BA" w14:textId="06A5D586" w:rsidR="00E674CD" w:rsidRDefault="00E674CD" w:rsidP="00E674CD">
            <w:pPr>
              <w:jc w:val="center"/>
            </w:pPr>
            <w:r>
              <w:t>-īs</w:t>
            </w:r>
          </w:p>
        </w:tc>
        <w:tc>
          <w:tcPr>
            <w:tcW w:w="1337" w:type="dxa"/>
          </w:tcPr>
          <w:p w14:paraId="4F659217" w14:textId="19ACDF1B" w:rsidR="00E674CD" w:rsidRDefault="00E674CD" w:rsidP="00E674CD">
            <w:pPr>
              <w:jc w:val="center"/>
            </w:pPr>
            <w:r>
              <w:t>-e</w:t>
            </w:r>
          </w:p>
        </w:tc>
        <w:tc>
          <w:tcPr>
            <w:tcW w:w="1337" w:type="dxa"/>
          </w:tcPr>
          <w:p w14:paraId="06A26F4D" w14:textId="25F47FE5" w:rsidR="00E674CD" w:rsidRDefault="00E674CD" w:rsidP="00E674CD">
            <w:pPr>
              <w:jc w:val="center"/>
            </w:pPr>
            <w:r>
              <w:t>-ibus</w:t>
            </w:r>
          </w:p>
        </w:tc>
      </w:tr>
    </w:tbl>
    <w:p w14:paraId="34408C0E" w14:textId="22718F14" w:rsidR="00C6779D" w:rsidRDefault="00C6779D" w:rsidP="00DB1BA1"/>
    <w:p w14:paraId="798AC369" w14:textId="77777777" w:rsidR="00C6779D" w:rsidRDefault="00C6779D">
      <w:r>
        <w:br w:type="page"/>
      </w:r>
    </w:p>
    <w:p w14:paraId="34316A19" w14:textId="6F4CD199" w:rsidR="001837F8" w:rsidRPr="008758E5" w:rsidRDefault="00A66742" w:rsidP="00CD2394">
      <w:pPr>
        <w:pStyle w:val="Heading1"/>
        <w:rPr>
          <w:rStyle w:val="Chaptertitle"/>
        </w:rPr>
      </w:pPr>
      <w:bookmarkStart w:id="24" w:name="_Toc158984960"/>
      <w:r>
        <w:rPr>
          <w:rStyle w:val="Chaptertitle"/>
        </w:rPr>
        <w:lastRenderedPageBreak/>
        <w:t>A</w:t>
      </w:r>
      <w:r w:rsidR="001837F8" w:rsidRPr="008758E5">
        <w:rPr>
          <w:rStyle w:val="Chaptertitle"/>
        </w:rPr>
        <w:t>ll about verbs – Part 1</w:t>
      </w:r>
      <w:bookmarkEnd w:id="24"/>
    </w:p>
    <w:p w14:paraId="66C00736" w14:textId="77777777" w:rsidR="001837F8" w:rsidRDefault="001837F8" w:rsidP="00CD2394">
      <w:pPr>
        <w:pStyle w:val="Heading3"/>
        <w:rPr>
          <w:rFonts w:cstheme="minorHAnsi"/>
          <w:smallCaps/>
          <w:color w:val="000000"/>
        </w:rPr>
      </w:pPr>
      <w:bookmarkStart w:id="25" w:name="_Toc158984961"/>
      <w:r w:rsidRPr="002B36AC">
        <w:rPr>
          <w:rStyle w:val="Heading3Char"/>
        </w:rPr>
        <w:t>Principles of Grammar</w:t>
      </w:r>
      <w:bookmarkEnd w:id="25"/>
    </w:p>
    <w:p w14:paraId="6FE1A36B" w14:textId="1621F301" w:rsidR="001837F8" w:rsidRDefault="001837F8" w:rsidP="00CD2394">
      <w:pPr>
        <w:pStyle w:val="NoSpacing"/>
        <w:keepLines/>
        <w:rPr>
          <w:rFonts w:cstheme="minorHAnsi"/>
          <w:color w:val="000000"/>
          <w:szCs w:val="24"/>
        </w:rPr>
      </w:pPr>
      <w:r>
        <w:rPr>
          <w:rFonts w:cstheme="minorHAnsi"/>
          <w:color w:val="000000"/>
          <w:szCs w:val="24"/>
        </w:rPr>
        <w:t>You have practiced Latin using 3</w:t>
      </w:r>
      <w:r w:rsidRPr="00231C11">
        <w:rPr>
          <w:rFonts w:cstheme="minorHAnsi"/>
          <w:color w:val="000000"/>
          <w:szCs w:val="24"/>
          <w:vertAlign w:val="superscript"/>
        </w:rPr>
        <w:t>rd</w:t>
      </w:r>
      <w:r>
        <w:rPr>
          <w:rFonts w:cstheme="minorHAnsi"/>
          <w:color w:val="000000"/>
          <w:szCs w:val="24"/>
        </w:rPr>
        <w:t xml:space="preserve"> person subjects like he, she, it, and they. There are other types of subjects, and many other characteristics of verbs. These characteristics are called </w:t>
      </w:r>
      <w:r w:rsidRPr="00DF42F8">
        <w:rPr>
          <w:rStyle w:val="Strong"/>
        </w:rPr>
        <w:t>attributes</w:t>
      </w:r>
      <w:r>
        <w:rPr>
          <w:rFonts w:cstheme="minorHAnsi"/>
          <w:color w:val="000000"/>
          <w:szCs w:val="24"/>
        </w:rPr>
        <w:t>. Attributes include information like when an action occurred (</w:t>
      </w:r>
      <w:r w:rsidRPr="008E57FA">
        <w:rPr>
          <w:rStyle w:val="Strong"/>
        </w:rPr>
        <w:t>tense</w:t>
      </w:r>
      <w:r>
        <w:rPr>
          <w:rFonts w:cstheme="minorHAnsi"/>
          <w:color w:val="000000"/>
          <w:szCs w:val="24"/>
        </w:rPr>
        <w:t>), how definite the speaker is about the action (</w:t>
      </w:r>
      <w:r w:rsidRPr="008E57FA">
        <w:rPr>
          <w:rStyle w:val="Strong"/>
        </w:rPr>
        <w:t>mood</w:t>
      </w:r>
      <w:r>
        <w:rPr>
          <w:rFonts w:cstheme="minorHAnsi"/>
          <w:color w:val="000000"/>
          <w:szCs w:val="24"/>
        </w:rPr>
        <w:t>), who or what the subject is (</w:t>
      </w:r>
      <w:r w:rsidRPr="008E57FA">
        <w:rPr>
          <w:rStyle w:val="Strong"/>
        </w:rPr>
        <w:t>person</w:t>
      </w:r>
      <w:r>
        <w:rPr>
          <w:rFonts w:cstheme="minorHAnsi"/>
          <w:color w:val="000000"/>
          <w:szCs w:val="24"/>
        </w:rPr>
        <w:t>)</w:t>
      </w:r>
      <w:r w:rsidR="00C6779D">
        <w:rPr>
          <w:rFonts w:cstheme="minorHAnsi"/>
          <w:color w:val="000000"/>
          <w:szCs w:val="24"/>
        </w:rPr>
        <w:t>, and how many subjects there are (</w:t>
      </w:r>
      <w:r w:rsidR="00C6779D">
        <w:rPr>
          <w:rFonts w:cstheme="minorHAnsi"/>
          <w:b/>
          <w:bCs/>
          <w:color w:val="000000"/>
          <w:szCs w:val="24"/>
        </w:rPr>
        <w:t>number</w:t>
      </w:r>
      <w:r w:rsidR="00C6779D">
        <w:rPr>
          <w:rFonts w:cstheme="minorHAnsi"/>
          <w:color w:val="000000"/>
          <w:szCs w:val="24"/>
        </w:rPr>
        <w:t>)</w:t>
      </w:r>
      <w:r>
        <w:rPr>
          <w:rFonts w:cstheme="minorHAnsi"/>
          <w:color w:val="000000"/>
          <w:szCs w:val="24"/>
        </w:rPr>
        <w:t>.</w:t>
      </w:r>
    </w:p>
    <w:p w14:paraId="3E4722ED" w14:textId="77777777" w:rsidR="001837F8" w:rsidRDefault="001837F8" w:rsidP="00CD2394">
      <w:pPr>
        <w:pStyle w:val="NoSpacing"/>
        <w:keepLines/>
        <w:rPr>
          <w:rFonts w:cstheme="minorHAnsi"/>
          <w:color w:val="000000"/>
          <w:szCs w:val="24"/>
        </w:rPr>
      </w:pPr>
    </w:p>
    <w:p w14:paraId="4A13BD08" w14:textId="77777777" w:rsidR="001837F8" w:rsidRDefault="001837F8" w:rsidP="00CD2394">
      <w:pPr>
        <w:pStyle w:val="NoSpacing"/>
        <w:keepLines/>
        <w:rPr>
          <w:rFonts w:cstheme="minorHAnsi"/>
          <w:color w:val="000000"/>
          <w:szCs w:val="24"/>
        </w:rPr>
      </w:pPr>
      <w:r w:rsidRPr="00927D8E">
        <w:rPr>
          <w:rFonts w:cstheme="minorHAnsi"/>
          <w:color w:val="000000"/>
          <w:szCs w:val="24"/>
        </w:rPr>
        <w:t xml:space="preserve">In English, we sometimes communicate through inflection (changing the end of the verb) I </w:t>
      </w:r>
      <w:r w:rsidRPr="00927D8E">
        <w:rPr>
          <w:rFonts w:cstheme="minorHAnsi"/>
          <w:i/>
          <w:iCs/>
          <w:color w:val="000000"/>
          <w:szCs w:val="24"/>
        </w:rPr>
        <w:t>walk</w:t>
      </w:r>
      <w:r w:rsidRPr="00927D8E">
        <w:rPr>
          <w:rFonts w:cstheme="minorHAnsi"/>
          <w:color w:val="000000"/>
          <w:szCs w:val="24"/>
        </w:rPr>
        <w:t xml:space="preserve"> / he </w:t>
      </w:r>
      <w:r w:rsidRPr="00927D8E">
        <w:rPr>
          <w:rFonts w:cstheme="minorHAnsi"/>
          <w:i/>
          <w:iCs/>
          <w:color w:val="000000"/>
          <w:szCs w:val="24"/>
        </w:rPr>
        <w:t>walks</w:t>
      </w:r>
      <w:r w:rsidRPr="00927D8E">
        <w:rPr>
          <w:rFonts w:cstheme="minorHAnsi"/>
          <w:color w:val="000000"/>
          <w:szCs w:val="24"/>
        </w:rPr>
        <w:t>; we sometimes change the sound/spelling of a verb</w:t>
      </w:r>
      <w:r>
        <w:rPr>
          <w:rFonts w:cstheme="minorHAnsi"/>
          <w:color w:val="000000"/>
          <w:szCs w:val="24"/>
        </w:rPr>
        <w:t>—</w:t>
      </w:r>
      <w:r w:rsidRPr="00927D8E">
        <w:rPr>
          <w:rFonts w:cstheme="minorHAnsi"/>
          <w:color w:val="000000"/>
          <w:szCs w:val="24"/>
        </w:rPr>
        <w:t xml:space="preserve">I </w:t>
      </w:r>
      <w:r w:rsidRPr="00927D8E">
        <w:rPr>
          <w:rFonts w:cstheme="minorHAnsi"/>
          <w:i/>
          <w:iCs/>
          <w:color w:val="000000"/>
          <w:szCs w:val="24"/>
        </w:rPr>
        <w:t>run</w:t>
      </w:r>
      <w:r w:rsidRPr="00927D8E">
        <w:rPr>
          <w:rFonts w:cstheme="minorHAnsi"/>
          <w:color w:val="000000"/>
          <w:szCs w:val="24"/>
        </w:rPr>
        <w:t xml:space="preserve"> / I </w:t>
      </w:r>
      <w:r w:rsidRPr="00927D8E">
        <w:rPr>
          <w:rFonts w:cstheme="minorHAnsi"/>
          <w:i/>
          <w:iCs/>
          <w:color w:val="000000"/>
          <w:szCs w:val="24"/>
        </w:rPr>
        <w:t>ran</w:t>
      </w:r>
      <w:r>
        <w:rPr>
          <w:rFonts w:cstheme="minorHAnsi"/>
          <w:color w:val="000000"/>
          <w:szCs w:val="24"/>
        </w:rPr>
        <w:t>—</w:t>
      </w:r>
      <w:r w:rsidRPr="00927D8E">
        <w:rPr>
          <w:rFonts w:cstheme="minorHAnsi"/>
          <w:color w:val="000000"/>
          <w:szCs w:val="24"/>
        </w:rPr>
        <w:t>and sometimes we use helping verbs</w:t>
      </w:r>
      <w:r>
        <w:rPr>
          <w:rFonts w:cstheme="minorHAnsi"/>
          <w:color w:val="000000"/>
          <w:szCs w:val="24"/>
        </w:rPr>
        <w:t>—</w:t>
      </w:r>
      <w:r w:rsidRPr="00927D8E">
        <w:rPr>
          <w:rFonts w:cstheme="minorHAnsi"/>
          <w:color w:val="000000"/>
          <w:szCs w:val="24"/>
        </w:rPr>
        <w:t xml:space="preserve">I </w:t>
      </w:r>
      <w:r w:rsidRPr="00927D8E">
        <w:rPr>
          <w:rFonts w:cstheme="minorHAnsi"/>
          <w:i/>
          <w:iCs/>
          <w:color w:val="000000"/>
          <w:szCs w:val="24"/>
        </w:rPr>
        <w:t>walk</w:t>
      </w:r>
      <w:r w:rsidRPr="00927D8E">
        <w:rPr>
          <w:rFonts w:cstheme="minorHAnsi"/>
          <w:color w:val="000000"/>
          <w:szCs w:val="24"/>
        </w:rPr>
        <w:t xml:space="preserve"> / I </w:t>
      </w:r>
      <w:r w:rsidRPr="00927D8E">
        <w:rPr>
          <w:rFonts w:cstheme="minorHAnsi"/>
          <w:i/>
          <w:iCs/>
          <w:color w:val="000000"/>
          <w:szCs w:val="24"/>
        </w:rPr>
        <w:t>was</w:t>
      </w:r>
      <w:r w:rsidRPr="00927D8E">
        <w:rPr>
          <w:rFonts w:cstheme="minorHAnsi"/>
          <w:color w:val="000000"/>
          <w:szCs w:val="24"/>
        </w:rPr>
        <w:t xml:space="preserve"> </w:t>
      </w:r>
      <w:r w:rsidRPr="00927D8E">
        <w:rPr>
          <w:rFonts w:cstheme="minorHAnsi"/>
          <w:i/>
          <w:iCs/>
          <w:color w:val="000000"/>
          <w:szCs w:val="24"/>
        </w:rPr>
        <w:t>walking</w:t>
      </w:r>
      <w:r w:rsidRPr="00927D8E">
        <w:rPr>
          <w:rFonts w:cstheme="minorHAnsi"/>
          <w:color w:val="000000"/>
          <w:szCs w:val="24"/>
        </w:rPr>
        <w:t>.</w:t>
      </w:r>
      <w:r>
        <w:rPr>
          <w:rFonts w:cstheme="minorHAnsi"/>
          <w:color w:val="000000"/>
          <w:szCs w:val="24"/>
        </w:rPr>
        <w:t xml:space="preserve"> In Latin, inflection (along with occasional spelling changes, to be discussed later) is responsible for all these changes in attributes. The first two of the five attributes of Latin verbs are in the Principles of Latin section below.</w:t>
      </w:r>
    </w:p>
    <w:p w14:paraId="7247BB10" w14:textId="77777777" w:rsidR="001837F8" w:rsidRPr="00927D8E" w:rsidRDefault="001837F8" w:rsidP="00CD2394">
      <w:pPr>
        <w:pStyle w:val="NoSpacing"/>
        <w:keepLines/>
        <w:rPr>
          <w:rFonts w:cstheme="minorHAnsi"/>
          <w:color w:val="000000"/>
          <w:szCs w:val="24"/>
        </w:rPr>
      </w:pPr>
    </w:p>
    <w:p w14:paraId="44E048E0" w14:textId="59A55F7C" w:rsidR="001837F8" w:rsidRDefault="001837F8" w:rsidP="00CD2394">
      <w:pPr>
        <w:pStyle w:val="NoSpacing"/>
        <w:keepLines/>
        <w:rPr>
          <w:rFonts w:cstheme="minorHAnsi"/>
          <w:color w:val="000000"/>
          <w:szCs w:val="24"/>
        </w:rPr>
      </w:pPr>
      <w:r w:rsidRPr="00927D8E">
        <w:rPr>
          <w:rFonts w:cstheme="minorHAnsi"/>
          <w:color w:val="000000"/>
          <w:szCs w:val="24"/>
        </w:rPr>
        <w:t xml:space="preserve">Different endings of the verb show a difference in person, number, and tense. Verbs also have a form that is </w:t>
      </w:r>
      <w:r>
        <w:rPr>
          <w:rFonts w:cstheme="minorHAnsi"/>
          <w:color w:val="000000"/>
          <w:szCs w:val="24"/>
        </w:rPr>
        <w:t>“</w:t>
      </w:r>
      <w:r w:rsidRPr="00927D8E">
        <w:rPr>
          <w:rFonts w:cstheme="minorHAnsi"/>
          <w:color w:val="000000"/>
          <w:szCs w:val="24"/>
        </w:rPr>
        <w:t>without endings,</w:t>
      </w:r>
      <w:r>
        <w:rPr>
          <w:rFonts w:cstheme="minorHAnsi"/>
          <w:color w:val="000000"/>
          <w:szCs w:val="24"/>
        </w:rPr>
        <w:t>”</w:t>
      </w:r>
      <w:r w:rsidRPr="00927D8E">
        <w:rPr>
          <w:rFonts w:cstheme="minorHAnsi"/>
          <w:color w:val="000000"/>
          <w:szCs w:val="24"/>
        </w:rPr>
        <w:t xml:space="preserve"> the </w:t>
      </w:r>
      <w:r w:rsidRPr="00DF42F8">
        <w:rPr>
          <w:rStyle w:val="Strong"/>
        </w:rPr>
        <w:t>infinitive</w:t>
      </w:r>
      <w:r w:rsidRPr="00927D8E">
        <w:rPr>
          <w:rFonts w:cstheme="minorHAnsi"/>
          <w:color w:val="000000"/>
          <w:szCs w:val="24"/>
        </w:rPr>
        <w:t xml:space="preserve"> (</w:t>
      </w:r>
      <w:r w:rsidRPr="00927D8E">
        <w:rPr>
          <w:rFonts w:cstheme="minorHAnsi"/>
          <w:i/>
          <w:iCs/>
          <w:color w:val="000000"/>
          <w:szCs w:val="24"/>
        </w:rPr>
        <w:t>in</w:t>
      </w:r>
      <w:r w:rsidRPr="00927D8E">
        <w:rPr>
          <w:rFonts w:cstheme="minorHAnsi"/>
          <w:color w:val="000000"/>
          <w:szCs w:val="24"/>
        </w:rPr>
        <w:t xml:space="preserve"> = not ; </w:t>
      </w:r>
      <w:r w:rsidRPr="00927D8E">
        <w:rPr>
          <w:rFonts w:cstheme="minorHAnsi"/>
          <w:i/>
          <w:iCs/>
          <w:color w:val="000000"/>
          <w:szCs w:val="24"/>
        </w:rPr>
        <w:t>fin</w:t>
      </w:r>
      <w:r w:rsidRPr="00927D8E">
        <w:rPr>
          <w:rFonts w:cstheme="minorHAnsi"/>
          <w:color w:val="000000"/>
          <w:szCs w:val="24"/>
        </w:rPr>
        <w:t xml:space="preserve"> = end). In English we express the infinitive  of a verb as </w:t>
      </w:r>
      <w:r>
        <w:rPr>
          <w:rFonts w:cstheme="minorHAnsi"/>
          <w:color w:val="000000"/>
          <w:szCs w:val="24"/>
        </w:rPr>
        <w:t>“</w:t>
      </w:r>
      <w:r w:rsidRPr="00927D8E">
        <w:rPr>
          <w:rFonts w:cstheme="minorHAnsi"/>
          <w:i/>
          <w:iCs/>
          <w:color w:val="000000"/>
          <w:szCs w:val="24"/>
        </w:rPr>
        <w:t>to ____.</w:t>
      </w:r>
      <w:r>
        <w:rPr>
          <w:rFonts w:cstheme="minorHAnsi"/>
          <w:i/>
          <w:iCs/>
          <w:color w:val="000000"/>
          <w:szCs w:val="24"/>
        </w:rPr>
        <w:t>”</w:t>
      </w:r>
      <w:r w:rsidRPr="00927D8E">
        <w:rPr>
          <w:rFonts w:cstheme="minorHAnsi"/>
          <w:i/>
          <w:iCs/>
          <w:color w:val="000000"/>
          <w:szCs w:val="24"/>
        </w:rPr>
        <w:t xml:space="preserve"> </w:t>
      </w:r>
      <w:r w:rsidRPr="00927D8E">
        <w:rPr>
          <w:rFonts w:cstheme="minorHAnsi"/>
          <w:color w:val="000000"/>
          <w:szCs w:val="24"/>
        </w:rPr>
        <w:t xml:space="preserve">This form can be used in a variety of ways: I want </w:t>
      </w:r>
      <w:r w:rsidRPr="00927D8E">
        <w:rPr>
          <w:rFonts w:cstheme="minorHAnsi"/>
          <w:color w:val="000000"/>
          <w:szCs w:val="24"/>
          <w:u w:val="thick"/>
        </w:rPr>
        <w:t>to talk</w:t>
      </w:r>
      <w:r w:rsidRPr="00927D8E">
        <w:rPr>
          <w:rFonts w:cstheme="minorHAnsi"/>
          <w:color w:val="000000"/>
          <w:szCs w:val="24"/>
        </w:rPr>
        <w:t xml:space="preserve"> with you; I want you </w:t>
      </w:r>
      <w:r w:rsidRPr="00927D8E">
        <w:rPr>
          <w:rFonts w:cstheme="minorHAnsi"/>
          <w:color w:val="000000"/>
          <w:szCs w:val="24"/>
          <w:u w:val="thick"/>
        </w:rPr>
        <w:t xml:space="preserve">to talk </w:t>
      </w:r>
      <w:r w:rsidRPr="00927D8E">
        <w:rPr>
          <w:rFonts w:cstheme="minorHAnsi"/>
          <w:color w:val="000000"/>
          <w:szCs w:val="24"/>
        </w:rPr>
        <w:t xml:space="preserve">with him; </w:t>
      </w:r>
      <w:r w:rsidRPr="00927D8E">
        <w:rPr>
          <w:rFonts w:cstheme="minorHAnsi"/>
          <w:color w:val="000000"/>
          <w:szCs w:val="24"/>
          <w:u w:val="thick"/>
        </w:rPr>
        <w:t>To err</w:t>
      </w:r>
      <w:r w:rsidRPr="00927D8E">
        <w:rPr>
          <w:rFonts w:cstheme="minorHAnsi"/>
          <w:color w:val="000000"/>
          <w:szCs w:val="24"/>
        </w:rPr>
        <w:t xml:space="preserve"> is human; I have come </w:t>
      </w:r>
      <w:r w:rsidRPr="00927D8E">
        <w:rPr>
          <w:rFonts w:cstheme="minorHAnsi"/>
          <w:color w:val="000000"/>
          <w:szCs w:val="24"/>
          <w:u w:val="thick"/>
        </w:rPr>
        <w:t>to tell</w:t>
      </w:r>
      <w:r w:rsidRPr="00927D8E">
        <w:rPr>
          <w:rFonts w:cstheme="minorHAnsi"/>
          <w:color w:val="000000"/>
          <w:szCs w:val="24"/>
        </w:rPr>
        <w:t xml:space="preserve"> you something. In coming </w:t>
      </w:r>
      <w:r w:rsidR="00360AD1" w:rsidRPr="00927D8E">
        <w:rPr>
          <w:rFonts w:cstheme="minorHAnsi"/>
          <w:color w:val="000000"/>
          <w:szCs w:val="24"/>
        </w:rPr>
        <w:t>chapters,</w:t>
      </w:r>
      <w:r w:rsidRPr="00927D8E">
        <w:rPr>
          <w:rFonts w:cstheme="minorHAnsi"/>
          <w:color w:val="000000"/>
          <w:szCs w:val="24"/>
        </w:rPr>
        <w:t xml:space="preserve"> you will learn </w:t>
      </w:r>
      <w:r w:rsidR="00D71B86">
        <w:rPr>
          <w:rFonts w:cstheme="minorHAnsi"/>
          <w:color w:val="000000"/>
          <w:szCs w:val="24"/>
        </w:rPr>
        <w:t>t</w:t>
      </w:r>
      <w:r w:rsidRPr="00927D8E">
        <w:rPr>
          <w:rFonts w:cstheme="minorHAnsi"/>
          <w:color w:val="000000"/>
          <w:szCs w:val="24"/>
        </w:rPr>
        <w:t xml:space="preserve">he many ways that the Latin infinitive works (sometimes </w:t>
      </w:r>
      <w:r w:rsidR="00C6779D">
        <w:rPr>
          <w:rFonts w:cstheme="minorHAnsi"/>
          <w:color w:val="000000"/>
          <w:szCs w:val="24"/>
        </w:rPr>
        <w:t>in ways similar to</w:t>
      </w:r>
      <w:r w:rsidRPr="00927D8E">
        <w:rPr>
          <w:rFonts w:cstheme="minorHAnsi"/>
          <w:color w:val="000000"/>
          <w:szCs w:val="24"/>
        </w:rPr>
        <w:t xml:space="preserve"> English, sometimes not).</w:t>
      </w:r>
    </w:p>
    <w:p w14:paraId="6B58A126" w14:textId="20CCBF39" w:rsidR="001837F8" w:rsidRDefault="001837F8" w:rsidP="00CD2394">
      <w:pPr>
        <w:pStyle w:val="NoSpacing"/>
        <w:keepLines/>
        <w:rPr>
          <w:rFonts w:cstheme="minorHAnsi"/>
          <w:color w:val="000000"/>
          <w:szCs w:val="24"/>
        </w:rPr>
      </w:pPr>
    </w:p>
    <w:p w14:paraId="422B1E99" w14:textId="77777777" w:rsidR="001837F8" w:rsidRPr="00927D8E" w:rsidRDefault="001837F8" w:rsidP="00CD2394">
      <w:pPr>
        <w:pStyle w:val="Heading3"/>
        <w:rPr>
          <w:rFonts w:cstheme="minorHAnsi"/>
          <w:color w:val="000000"/>
        </w:rPr>
      </w:pPr>
      <w:bookmarkStart w:id="26" w:name="_Toc158984962"/>
      <w:r w:rsidRPr="002B36AC">
        <w:rPr>
          <w:rStyle w:val="Heading3Char"/>
        </w:rPr>
        <w:t>Principles of Latin</w:t>
      </w:r>
      <w:bookmarkEnd w:id="26"/>
    </w:p>
    <w:p w14:paraId="0B41ADB9" w14:textId="77777777" w:rsidR="001837F8" w:rsidRDefault="001837F8" w:rsidP="00CD2394">
      <w:pPr>
        <w:pStyle w:val="NoSpacing"/>
        <w:keepLines/>
        <w:rPr>
          <w:rFonts w:cstheme="minorHAnsi"/>
          <w:color w:val="000000"/>
          <w:szCs w:val="24"/>
        </w:rPr>
      </w:pPr>
      <w:r w:rsidRPr="00501CF8">
        <w:rPr>
          <w:rStyle w:val="Heading5Char"/>
        </w:rPr>
        <w:t>Attributes of verbs: person and number</w:t>
      </w:r>
      <w:r>
        <w:rPr>
          <w:rFonts w:cstheme="minorHAnsi"/>
          <w:color w:val="000000"/>
          <w:szCs w:val="24"/>
        </w:rPr>
        <w:t xml:space="preserve"> These attributes should be memorized in order. Memorizing the sequence and repeating it with every verb will allow you to instantly see all the information a verb communicates. Three other aspects (tense, voice, and mood) will be introduced later.</w:t>
      </w:r>
    </w:p>
    <w:p w14:paraId="71B25963" w14:textId="758C083B" w:rsidR="001837F8" w:rsidRDefault="001837F8" w:rsidP="00CD2394">
      <w:pPr>
        <w:pStyle w:val="NoSpacing"/>
        <w:keepLines/>
        <w:numPr>
          <w:ilvl w:val="0"/>
          <w:numId w:val="7"/>
        </w:numPr>
        <w:rPr>
          <w:rFonts w:cstheme="minorHAnsi"/>
          <w:color w:val="000000"/>
          <w:szCs w:val="24"/>
        </w:rPr>
      </w:pPr>
      <w:r>
        <w:rPr>
          <w:rFonts w:cstheme="minorHAnsi"/>
          <w:color w:val="000000"/>
          <w:szCs w:val="24"/>
        </w:rPr>
        <w:t>Person: Like English, Latin has three persons: 1</w:t>
      </w:r>
      <w:r w:rsidRPr="00A47CE7">
        <w:rPr>
          <w:rFonts w:cstheme="minorHAnsi"/>
          <w:color w:val="000000"/>
          <w:szCs w:val="24"/>
          <w:vertAlign w:val="superscript"/>
        </w:rPr>
        <w:t>st</w:t>
      </w:r>
      <w:r>
        <w:rPr>
          <w:rFonts w:cstheme="minorHAnsi"/>
          <w:color w:val="000000"/>
          <w:szCs w:val="24"/>
        </w:rPr>
        <w:t xml:space="preserve"> (I, we); 2</w:t>
      </w:r>
      <w:r w:rsidRPr="00A47CE7">
        <w:rPr>
          <w:rFonts w:cstheme="minorHAnsi"/>
          <w:color w:val="000000"/>
          <w:szCs w:val="24"/>
          <w:vertAlign w:val="superscript"/>
        </w:rPr>
        <w:t>nd</w:t>
      </w:r>
      <w:r>
        <w:rPr>
          <w:rFonts w:cstheme="minorHAnsi"/>
          <w:color w:val="000000"/>
          <w:szCs w:val="24"/>
        </w:rPr>
        <w:t xml:space="preserve"> (you, y’all); and 3</w:t>
      </w:r>
      <w:r w:rsidRPr="00A47CE7">
        <w:rPr>
          <w:rFonts w:cstheme="minorHAnsi"/>
          <w:color w:val="000000"/>
          <w:szCs w:val="24"/>
          <w:vertAlign w:val="superscript"/>
        </w:rPr>
        <w:t>rd</w:t>
      </w:r>
      <w:r>
        <w:rPr>
          <w:rFonts w:cstheme="minorHAnsi"/>
          <w:color w:val="000000"/>
          <w:szCs w:val="24"/>
        </w:rPr>
        <w:t xml:space="preserve"> (he/she/it, they). You</w:t>
      </w:r>
      <w:r w:rsidR="00DB0E61">
        <w:rPr>
          <w:rFonts w:cstheme="minorHAnsi"/>
          <w:color w:val="000000"/>
          <w:szCs w:val="24"/>
        </w:rPr>
        <w:t xml:space="preserve"> ha</w:t>
      </w:r>
      <w:r>
        <w:rPr>
          <w:rFonts w:cstheme="minorHAnsi"/>
          <w:color w:val="000000"/>
          <w:szCs w:val="24"/>
        </w:rPr>
        <w:t xml:space="preserve">ve been using third person, and </w:t>
      </w:r>
      <w:r w:rsidR="00DB0E61">
        <w:rPr>
          <w:rFonts w:cstheme="minorHAnsi"/>
          <w:color w:val="000000"/>
          <w:szCs w:val="24"/>
        </w:rPr>
        <w:t>now you will</w:t>
      </w:r>
      <w:r>
        <w:rPr>
          <w:rFonts w:cstheme="minorHAnsi"/>
          <w:color w:val="000000"/>
          <w:szCs w:val="24"/>
        </w:rPr>
        <w:t xml:space="preserve"> learn the other two in this chapter.</w:t>
      </w:r>
    </w:p>
    <w:p w14:paraId="621C1A3B" w14:textId="77777777" w:rsidR="001837F8" w:rsidRDefault="001837F8" w:rsidP="00CD2394">
      <w:pPr>
        <w:pStyle w:val="NoSpacing"/>
        <w:keepLines/>
        <w:numPr>
          <w:ilvl w:val="0"/>
          <w:numId w:val="7"/>
        </w:numPr>
        <w:rPr>
          <w:rFonts w:cstheme="minorHAnsi"/>
          <w:color w:val="000000"/>
          <w:szCs w:val="24"/>
        </w:rPr>
      </w:pPr>
      <w:r>
        <w:rPr>
          <w:rFonts w:cstheme="minorHAnsi"/>
          <w:color w:val="000000"/>
          <w:szCs w:val="24"/>
        </w:rPr>
        <w:t>Number: Again, just like English, Latin has two numbers: singular (1) and plural (more than 1).</w:t>
      </w:r>
      <w:r w:rsidRPr="00483EBE">
        <w:rPr>
          <w:rStyle w:val="FootnoteReference"/>
          <w:rFonts w:cstheme="minorHAnsi"/>
          <w:color w:val="000000"/>
          <w:szCs w:val="24"/>
        </w:rPr>
        <w:t xml:space="preserve"> </w:t>
      </w:r>
      <w:r>
        <w:rPr>
          <w:rStyle w:val="FootnoteReference"/>
          <w:rFonts w:cstheme="minorHAnsi"/>
          <w:color w:val="000000"/>
          <w:szCs w:val="24"/>
        </w:rPr>
        <w:footnoteReference w:id="1"/>
      </w:r>
    </w:p>
    <w:p w14:paraId="6B273F98" w14:textId="77777777" w:rsidR="001837F8" w:rsidRPr="001562CD" w:rsidRDefault="001837F8" w:rsidP="00CD2394">
      <w:pPr>
        <w:pStyle w:val="NoSpacing"/>
        <w:keepLines/>
        <w:rPr>
          <w:rFonts w:cstheme="minorHAnsi"/>
          <w:color w:val="000000"/>
          <w:szCs w:val="24"/>
        </w:rPr>
      </w:pPr>
    </w:p>
    <w:p w14:paraId="5BBF9537" w14:textId="77777777" w:rsidR="001837F8" w:rsidRPr="00483EBE" w:rsidRDefault="001837F8" w:rsidP="00CD2394">
      <w:pPr>
        <w:pStyle w:val="NoSpacing"/>
        <w:keepLines/>
        <w:rPr>
          <w:rFonts w:cstheme="minorHAnsi"/>
          <w:color w:val="000000"/>
          <w:szCs w:val="24"/>
        </w:rPr>
      </w:pPr>
      <w:r>
        <w:rPr>
          <w:rFonts w:cstheme="minorHAnsi"/>
          <w:color w:val="000000"/>
          <w:szCs w:val="24"/>
        </w:rPr>
        <w:t xml:space="preserve">Just as </w:t>
      </w:r>
      <w:r>
        <w:rPr>
          <w:rFonts w:cstheme="minorHAnsi"/>
          <w:i/>
          <w:color w:val="000000"/>
          <w:szCs w:val="24"/>
        </w:rPr>
        <w:t>–t</w:t>
      </w:r>
      <w:r>
        <w:t xml:space="preserve"> or </w:t>
      </w:r>
      <w:r>
        <w:rPr>
          <w:i/>
        </w:rPr>
        <w:t xml:space="preserve">–nt </w:t>
      </w:r>
      <w:r>
        <w:t>endings denote a 3</w:t>
      </w:r>
      <w:r w:rsidRPr="00483EBE">
        <w:rPr>
          <w:vertAlign w:val="superscript"/>
        </w:rPr>
        <w:t>rd</w:t>
      </w:r>
      <w:r>
        <w:t xml:space="preserve"> person verb, other endings dictate the person and number of (almost) all verbs. Third person is used more often in written texts</w:t>
      </w:r>
      <w:r>
        <w:rPr>
          <w:rFonts w:cstheme="minorHAnsi"/>
          <w:color w:val="000000"/>
          <w:szCs w:val="24"/>
        </w:rPr>
        <w:t xml:space="preserve"> (which are</w:t>
      </w:r>
      <w:r w:rsidRPr="00927D8E">
        <w:rPr>
          <w:rFonts w:cstheme="minorHAnsi"/>
          <w:color w:val="000000"/>
          <w:szCs w:val="24"/>
        </w:rPr>
        <w:t xml:space="preserve"> all we have left of Latin),</w:t>
      </w:r>
      <w:r>
        <w:rPr>
          <w:rFonts w:cstheme="minorHAnsi"/>
          <w:color w:val="000000"/>
          <w:szCs w:val="24"/>
        </w:rPr>
        <w:t xml:space="preserve"> but</w:t>
      </w:r>
      <w:r w:rsidRPr="00927D8E">
        <w:rPr>
          <w:rFonts w:cstheme="minorHAnsi"/>
          <w:color w:val="000000"/>
          <w:szCs w:val="24"/>
        </w:rPr>
        <w:t xml:space="preserve"> the</w:t>
      </w:r>
      <w:r>
        <w:rPr>
          <w:rFonts w:cstheme="minorHAnsi"/>
          <w:color w:val="000000"/>
          <w:szCs w:val="24"/>
        </w:rPr>
        <w:t xml:space="preserve"> 1</w:t>
      </w:r>
      <w:r w:rsidRPr="00483EBE">
        <w:rPr>
          <w:rFonts w:cstheme="minorHAnsi"/>
          <w:color w:val="000000"/>
          <w:szCs w:val="24"/>
          <w:vertAlign w:val="superscript"/>
        </w:rPr>
        <w:t>st</w:t>
      </w:r>
      <w:r>
        <w:rPr>
          <w:rFonts w:cstheme="minorHAnsi"/>
          <w:color w:val="000000"/>
          <w:szCs w:val="24"/>
        </w:rPr>
        <w:t xml:space="preserve"> and 2</w:t>
      </w:r>
      <w:r w:rsidRPr="00483EBE">
        <w:rPr>
          <w:rFonts w:cstheme="minorHAnsi"/>
          <w:color w:val="000000"/>
          <w:szCs w:val="24"/>
          <w:vertAlign w:val="superscript"/>
        </w:rPr>
        <w:t>nd</w:t>
      </w:r>
      <w:r>
        <w:rPr>
          <w:rFonts w:cstheme="minorHAnsi"/>
          <w:color w:val="000000"/>
          <w:szCs w:val="24"/>
        </w:rPr>
        <w:t xml:space="preserve"> </w:t>
      </w:r>
      <w:r w:rsidRPr="00927D8E">
        <w:rPr>
          <w:rFonts w:cstheme="minorHAnsi"/>
          <w:color w:val="000000"/>
          <w:szCs w:val="24"/>
        </w:rPr>
        <w:t xml:space="preserve">person would have been used more frequently in spoken language. In Roman comedies the forms appear everywhere. </w:t>
      </w:r>
    </w:p>
    <w:p w14:paraId="5FCC4781" w14:textId="77777777" w:rsidR="001837F8" w:rsidRDefault="001837F8" w:rsidP="00CD2394">
      <w:pPr>
        <w:pStyle w:val="NoSpacing"/>
        <w:keepLines/>
        <w:rPr>
          <w:rFonts w:cstheme="minorHAnsi"/>
          <w:color w:val="000000"/>
          <w:szCs w:val="24"/>
        </w:rPr>
      </w:pPr>
    </w:p>
    <w:p w14:paraId="3AE0089D" w14:textId="77777777" w:rsidR="001837F8" w:rsidRPr="00FD5DB4" w:rsidRDefault="001837F8" w:rsidP="00CD2394">
      <w:pPr>
        <w:pStyle w:val="NoSpacing"/>
        <w:keepLines/>
        <w:rPr>
          <w:rStyle w:val="IntenseEmphasis"/>
        </w:rPr>
      </w:pPr>
      <w:r w:rsidRPr="00FD5DB4">
        <w:rPr>
          <w:rStyle w:val="IntenseEmphasis"/>
        </w:rPr>
        <w:t xml:space="preserve">These endings appear repeatedly through Latin in different tenses, moods, irregular verbs, and just about anywhere you can think of. It is vital to your success in Latin that you remember the personal endings. </w:t>
      </w:r>
    </w:p>
    <w:p w14:paraId="3FB74654" w14:textId="77777777" w:rsidR="001837F8" w:rsidRPr="00927D8E" w:rsidRDefault="001837F8" w:rsidP="00CD2394">
      <w:pPr>
        <w:pStyle w:val="NoSpacing"/>
        <w:keepLines/>
        <w:rPr>
          <w:rFonts w:cstheme="minorHAnsi"/>
          <w:color w:val="000000"/>
          <w:szCs w:val="24"/>
        </w:rPr>
      </w:pPr>
    </w:p>
    <w:p w14:paraId="7511CF71" w14:textId="77777777" w:rsidR="001837F8" w:rsidRPr="00927D8E" w:rsidRDefault="001837F8" w:rsidP="00CD2394">
      <w:pPr>
        <w:pStyle w:val="Heading5"/>
      </w:pPr>
      <w:r>
        <w:t>Personal Endings</w:t>
      </w:r>
    </w:p>
    <w:tbl>
      <w:tblPr>
        <w:tblW w:w="0" w:type="auto"/>
        <w:tblInd w:w="-10" w:type="dxa"/>
        <w:tblLayout w:type="fixed"/>
        <w:tblCellMar>
          <w:left w:w="0" w:type="dxa"/>
          <w:right w:w="0" w:type="dxa"/>
        </w:tblCellMar>
        <w:tblLook w:val="0000" w:firstRow="0" w:lastRow="0" w:firstColumn="0" w:lastColumn="0" w:noHBand="0" w:noVBand="0"/>
      </w:tblPr>
      <w:tblGrid>
        <w:gridCol w:w="2250"/>
        <w:gridCol w:w="2250"/>
        <w:gridCol w:w="2250"/>
      </w:tblGrid>
      <w:tr w:rsidR="001837F8" w:rsidRPr="00927D8E" w14:paraId="2C807374" w14:textId="77777777" w:rsidTr="008758E5">
        <w:trPr>
          <w:trHeight w:val="60"/>
        </w:trPr>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7501477" w14:textId="77777777" w:rsidR="001837F8" w:rsidRPr="00927D8E" w:rsidRDefault="001837F8" w:rsidP="00CD2394">
            <w:pPr>
              <w:pStyle w:val="NoSpacing"/>
              <w:keepLines/>
              <w:rPr>
                <w:rFonts w:cstheme="minorHAnsi"/>
                <w:szCs w:val="24"/>
              </w:rPr>
            </w:pP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2E0127"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singular</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EF32E7"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plural</w:t>
            </w:r>
          </w:p>
        </w:tc>
      </w:tr>
      <w:tr w:rsidR="001837F8" w:rsidRPr="00927D8E" w14:paraId="7F65820A" w14:textId="77777777" w:rsidTr="008758E5">
        <w:trPr>
          <w:trHeight w:val="60"/>
        </w:trPr>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D9F11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1st</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0227C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-o, -m</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BC571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-mus</w:t>
            </w:r>
          </w:p>
        </w:tc>
      </w:tr>
      <w:tr w:rsidR="001837F8" w:rsidRPr="00927D8E" w14:paraId="4068E863" w14:textId="77777777" w:rsidTr="008758E5">
        <w:trPr>
          <w:trHeight w:val="340"/>
        </w:trPr>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3AC06D"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lastRenderedPageBreak/>
              <w:t>2nd</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F50D1D"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04BA3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-tis</w:t>
            </w:r>
          </w:p>
        </w:tc>
      </w:tr>
      <w:tr w:rsidR="001837F8" w:rsidRPr="00927D8E" w14:paraId="43F8EA41" w14:textId="77777777" w:rsidTr="008758E5">
        <w:trPr>
          <w:trHeight w:val="340"/>
        </w:trPr>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3A7E2FA"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3rd</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ABB4F7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-t</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E4360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-nt</w:t>
            </w:r>
          </w:p>
        </w:tc>
      </w:tr>
    </w:tbl>
    <w:p w14:paraId="3F3F9F72" w14:textId="77777777" w:rsidR="001837F8" w:rsidRPr="00927D8E" w:rsidRDefault="001837F8" w:rsidP="00CD2394">
      <w:pPr>
        <w:pStyle w:val="NoSpacing"/>
        <w:keepLines/>
        <w:rPr>
          <w:rFonts w:cstheme="minorHAnsi"/>
          <w:color w:val="000000"/>
          <w:szCs w:val="24"/>
        </w:rPr>
      </w:pPr>
    </w:p>
    <w:p w14:paraId="06D4BE7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Because these endings apply to almost every type of verb in Latin</w:t>
      </w:r>
      <w:r>
        <w:rPr>
          <w:rFonts w:cstheme="minorHAnsi"/>
          <w:color w:val="000000"/>
          <w:szCs w:val="24"/>
        </w:rPr>
        <w:t xml:space="preserve"> (tenses, moods, etc.)</w:t>
      </w:r>
      <w:r w:rsidRPr="00927D8E">
        <w:rPr>
          <w:rFonts w:cstheme="minorHAnsi"/>
          <w:color w:val="000000"/>
          <w:szCs w:val="24"/>
        </w:rPr>
        <w:t xml:space="preserve">, </w:t>
      </w:r>
      <w:r w:rsidRPr="003E4EB0">
        <w:rPr>
          <w:rFonts w:cstheme="minorHAnsi"/>
          <w:b/>
          <w:i/>
          <w:color w:val="000000"/>
          <w:szCs w:val="24"/>
        </w:rPr>
        <w:t xml:space="preserve">it will save you a lot of </w:t>
      </w:r>
      <w:r>
        <w:rPr>
          <w:rFonts w:cstheme="minorHAnsi"/>
          <w:b/>
          <w:i/>
          <w:color w:val="000000"/>
          <w:szCs w:val="24"/>
        </w:rPr>
        <w:t>time in the future</w:t>
      </w:r>
      <w:r w:rsidRPr="003E4EB0">
        <w:rPr>
          <w:rFonts w:cstheme="minorHAnsi"/>
          <w:b/>
          <w:i/>
          <w:color w:val="000000"/>
          <w:szCs w:val="24"/>
        </w:rPr>
        <w:t xml:space="preserve"> if you commit them to memory right now</w:t>
      </w:r>
      <w:r>
        <w:rPr>
          <w:rFonts w:cstheme="minorHAnsi"/>
          <w:color w:val="000000"/>
          <w:szCs w:val="24"/>
        </w:rPr>
        <w:t>.</w:t>
      </w:r>
      <w:r w:rsidRPr="00927D8E">
        <w:rPr>
          <w:rFonts w:cstheme="minorHAnsi"/>
          <w:color w:val="000000"/>
          <w:szCs w:val="24"/>
        </w:rPr>
        <w:t xml:space="preserve"> If you had to look at your notes every time you saw the word “they” or “we,” you would have a hard time communicating, and the same is true of personal endings in Latin.</w:t>
      </w:r>
    </w:p>
    <w:p w14:paraId="2A9BC435" w14:textId="77777777" w:rsidR="001837F8" w:rsidRPr="00927D8E" w:rsidRDefault="001837F8" w:rsidP="00CD2394">
      <w:pPr>
        <w:pStyle w:val="NoSpacing"/>
        <w:keepLines/>
        <w:rPr>
          <w:rFonts w:cstheme="minorHAnsi"/>
          <w:color w:val="000000"/>
          <w:szCs w:val="24"/>
        </w:rPr>
      </w:pPr>
    </w:p>
    <w:p w14:paraId="50E1EF8A" w14:textId="5136E4F5" w:rsidR="00DB0E61" w:rsidRDefault="00DB0E61" w:rsidP="00DB0E61">
      <w:pPr>
        <w:pStyle w:val="Heading5"/>
      </w:pPr>
      <w:r>
        <w:t>Infinitives</w:t>
      </w:r>
    </w:p>
    <w:p w14:paraId="34C2EB17" w14:textId="1824A530" w:rsidR="001837F8" w:rsidRDefault="001837F8" w:rsidP="00CD2394">
      <w:pPr>
        <w:pStyle w:val="NoSpacing"/>
        <w:keepLines/>
        <w:rPr>
          <w:rFonts w:cstheme="minorHAnsi"/>
          <w:color w:val="000000"/>
          <w:szCs w:val="24"/>
        </w:rPr>
      </w:pPr>
      <w:r>
        <w:rPr>
          <w:rFonts w:cstheme="minorHAnsi"/>
          <w:color w:val="000000"/>
          <w:szCs w:val="24"/>
        </w:rPr>
        <w:t xml:space="preserve">Latin verbs, </w:t>
      </w:r>
      <w:r w:rsidRPr="00927D8E">
        <w:rPr>
          <w:rFonts w:cstheme="minorHAnsi"/>
          <w:color w:val="000000"/>
          <w:szCs w:val="24"/>
        </w:rPr>
        <w:t>like English verbs,</w:t>
      </w:r>
      <w:r>
        <w:rPr>
          <w:rFonts w:cstheme="minorHAnsi"/>
          <w:color w:val="000000"/>
          <w:szCs w:val="24"/>
        </w:rPr>
        <w:t xml:space="preserve"> have</w:t>
      </w:r>
      <w:r w:rsidRPr="00927D8E">
        <w:rPr>
          <w:rFonts w:cstheme="minorHAnsi"/>
          <w:color w:val="000000"/>
          <w:szCs w:val="24"/>
        </w:rPr>
        <w:t xml:space="preserve"> an infinitive form that does not have any personal endings. This form is given in Latin dictionaries and is important to reme</w:t>
      </w:r>
      <w:r>
        <w:rPr>
          <w:rFonts w:cstheme="minorHAnsi"/>
          <w:color w:val="000000"/>
          <w:szCs w:val="24"/>
        </w:rPr>
        <w:t>mber when you learn vocabulary.</w:t>
      </w:r>
      <w:r>
        <w:rPr>
          <w:rFonts w:cstheme="minorHAnsi"/>
          <w:color w:val="000000"/>
          <w:szCs w:val="24"/>
        </w:rPr>
        <w:br/>
      </w:r>
    </w:p>
    <w:p w14:paraId="34C18FEC" w14:textId="77777777" w:rsidR="001837F8" w:rsidRPr="00927D8E" w:rsidRDefault="001837F8" w:rsidP="00CD2394">
      <w:pPr>
        <w:pStyle w:val="NoSpacing"/>
        <w:keepLines/>
        <w:rPr>
          <w:rFonts w:cstheme="minorHAnsi"/>
          <w:color w:val="000000"/>
          <w:szCs w:val="24"/>
        </w:rPr>
      </w:pPr>
      <w:r>
        <w:rPr>
          <w:rFonts w:cstheme="minorHAnsi"/>
          <w:color w:val="000000"/>
          <w:szCs w:val="24"/>
        </w:rPr>
        <w:t xml:space="preserve">Almost all infinitives end with the letters </w:t>
      </w:r>
      <w:r>
        <w:rPr>
          <w:rFonts w:cstheme="minorHAnsi"/>
          <w:i/>
          <w:color w:val="000000"/>
          <w:szCs w:val="24"/>
        </w:rPr>
        <w:t>–re</w:t>
      </w:r>
      <w:r>
        <w:rPr>
          <w:rFonts w:cstheme="minorHAnsi"/>
          <w:color w:val="000000"/>
          <w:szCs w:val="24"/>
        </w:rPr>
        <w:t xml:space="preserve">. </w:t>
      </w:r>
      <w:r w:rsidRPr="00927D8E">
        <w:rPr>
          <w:rFonts w:cstheme="minorHAnsi"/>
          <w:color w:val="000000"/>
          <w:szCs w:val="24"/>
        </w:rPr>
        <w:t xml:space="preserve">From the infinitive form, </w:t>
      </w:r>
      <w:r>
        <w:rPr>
          <w:rFonts w:cstheme="minorHAnsi"/>
          <w:color w:val="000000"/>
          <w:szCs w:val="24"/>
        </w:rPr>
        <w:t>you learn the verb’s meaning(s) and</w:t>
      </w:r>
      <w:r w:rsidRPr="00927D8E">
        <w:rPr>
          <w:rFonts w:cstheme="minorHAnsi"/>
          <w:color w:val="000000"/>
          <w:szCs w:val="24"/>
        </w:rPr>
        <w:t xml:space="preserve"> </w:t>
      </w:r>
      <w:r>
        <w:rPr>
          <w:rFonts w:cstheme="minorHAnsi"/>
          <w:color w:val="000000"/>
          <w:szCs w:val="24"/>
        </w:rPr>
        <w:t>the verb’s family</w:t>
      </w:r>
      <w:r w:rsidRPr="00927D8E">
        <w:rPr>
          <w:rFonts w:cstheme="minorHAnsi"/>
          <w:color w:val="000000"/>
          <w:szCs w:val="24"/>
        </w:rPr>
        <w:t xml:space="preserve">. The infinitives of all the -a verbs we have seen so far end with </w:t>
      </w:r>
      <w:r w:rsidRPr="00DB0E61">
        <w:rPr>
          <w:rFonts w:cstheme="minorHAnsi"/>
          <w:b/>
          <w:bCs/>
          <w:color w:val="000000"/>
          <w:szCs w:val="24"/>
        </w:rPr>
        <w:t>-āre</w:t>
      </w:r>
      <w:r w:rsidRPr="00927D8E">
        <w:rPr>
          <w:rFonts w:cstheme="minorHAnsi"/>
          <w:color w:val="000000"/>
          <w:szCs w:val="24"/>
        </w:rPr>
        <w:t xml:space="preserve">, and all the -verbs end with </w:t>
      </w:r>
      <w:r w:rsidRPr="00DB0E61">
        <w:rPr>
          <w:rFonts w:cstheme="minorHAnsi"/>
          <w:b/>
          <w:bCs/>
          <w:color w:val="000000"/>
          <w:szCs w:val="24"/>
        </w:rPr>
        <w:t>-ēre</w:t>
      </w:r>
      <w:r w:rsidRPr="00927D8E">
        <w:rPr>
          <w:rFonts w:cstheme="minorHAnsi"/>
          <w:color w:val="000000"/>
          <w:szCs w:val="24"/>
        </w:rPr>
        <w:t xml:space="preserve">. There are other families of verbs, some have </w:t>
      </w:r>
      <w:r w:rsidRPr="00DB0E61">
        <w:rPr>
          <w:rFonts w:cstheme="minorHAnsi"/>
          <w:b/>
          <w:bCs/>
          <w:color w:val="000000"/>
          <w:szCs w:val="24"/>
        </w:rPr>
        <w:t>–ere</w:t>
      </w:r>
      <w:r>
        <w:rPr>
          <w:rFonts w:cstheme="minorHAnsi"/>
          <w:color w:val="000000"/>
          <w:szCs w:val="24"/>
        </w:rPr>
        <w:t xml:space="preserve"> (the long and short </w:t>
      </w:r>
      <w:r>
        <w:rPr>
          <w:rFonts w:cstheme="minorHAnsi"/>
          <w:i/>
          <w:color w:val="000000"/>
          <w:szCs w:val="24"/>
        </w:rPr>
        <w:t>e</w:t>
      </w:r>
      <w:r>
        <w:rPr>
          <w:rFonts w:cstheme="minorHAnsi"/>
          <w:color w:val="000000"/>
          <w:szCs w:val="24"/>
        </w:rPr>
        <w:t xml:space="preserve"> make a big difference, so memorize them</w:t>
      </w:r>
      <w:r w:rsidRPr="00927D8E">
        <w:rPr>
          <w:rFonts w:cstheme="minorHAnsi"/>
          <w:color w:val="000000"/>
          <w:szCs w:val="24"/>
        </w:rPr>
        <w:t xml:space="preserve"> </w:t>
      </w:r>
      <w:r>
        <w:rPr>
          <w:rFonts w:cstheme="minorHAnsi"/>
          <w:color w:val="000000"/>
          <w:szCs w:val="24"/>
        </w:rPr>
        <w:t>for their infinitives,</w:t>
      </w:r>
      <w:r w:rsidRPr="0038550F">
        <w:rPr>
          <w:rStyle w:val="FootnoteReference"/>
          <w:rFonts w:cstheme="minorHAnsi"/>
          <w:color w:val="000000"/>
          <w:szCs w:val="24"/>
        </w:rPr>
        <w:t xml:space="preserve"> </w:t>
      </w:r>
      <w:r w:rsidRPr="00927D8E">
        <w:rPr>
          <w:rFonts w:cstheme="minorHAnsi"/>
          <w:color w:val="000000"/>
          <w:szCs w:val="24"/>
        </w:rPr>
        <w:t xml:space="preserve">and some have </w:t>
      </w:r>
      <w:r w:rsidRPr="00DB0E61">
        <w:rPr>
          <w:rFonts w:cstheme="minorHAnsi"/>
          <w:b/>
          <w:bCs/>
          <w:color w:val="000000"/>
          <w:szCs w:val="24"/>
        </w:rPr>
        <w:t>īre</w:t>
      </w:r>
      <w:r w:rsidRPr="00927D8E">
        <w:rPr>
          <w:rFonts w:cstheme="minorHAnsi"/>
          <w:color w:val="000000"/>
          <w:szCs w:val="24"/>
        </w:rPr>
        <w:t xml:space="preserve">. These verb families are called </w:t>
      </w:r>
      <w:r w:rsidRPr="00927D8E">
        <w:rPr>
          <w:rFonts w:cstheme="minorHAnsi"/>
          <w:b/>
          <w:bCs/>
          <w:color w:val="000000"/>
          <w:szCs w:val="24"/>
        </w:rPr>
        <w:t>conjugations</w:t>
      </w:r>
      <w:r>
        <w:rPr>
          <w:rFonts w:cstheme="minorHAnsi"/>
          <w:color w:val="000000"/>
          <w:szCs w:val="24"/>
        </w:rPr>
        <w:t xml:space="preserve"> (related to the Latin noun </w:t>
      </w:r>
      <w:r>
        <w:rPr>
          <w:rFonts w:cstheme="minorHAnsi"/>
          <w:i/>
          <w:color w:val="000000"/>
          <w:szCs w:val="24"/>
        </w:rPr>
        <w:t>coniunx</w:t>
      </w:r>
      <w:r>
        <w:rPr>
          <w:rFonts w:cstheme="minorHAnsi"/>
          <w:color w:val="000000"/>
          <w:szCs w:val="24"/>
        </w:rPr>
        <w:t xml:space="preserve"> and the part of speech </w:t>
      </w:r>
      <w:r>
        <w:rPr>
          <w:rFonts w:cstheme="minorHAnsi"/>
          <w:i/>
          <w:color w:val="000000"/>
          <w:szCs w:val="24"/>
        </w:rPr>
        <w:t>conjunction</w:t>
      </w:r>
      <w:r>
        <w:rPr>
          <w:rFonts w:cstheme="minorHAnsi"/>
          <w:color w:val="000000"/>
          <w:szCs w:val="24"/>
        </w:rPr>
        <w:t xml:space="preserve"> learned earlier).</w:t>
      </w:r>
      <w:r w:rsidRPr="00927D8E">
        <w:rPr>
          <w:rFonts w:cstheme="minorHAnsi"/>
          <w:color w:val="000000"/>
          <w:szCs w:val="24"/>
        </w:rPr>
        <w:t xml:space="preserve"> </w:t>
      </w:r>
    </w:p>
    <w:p w14:paraId="00BB1DEA" w14:textId="77777777" w:rsidR="001837F8" w:rsidRPr="00927D8E" w:rsidRDefault="001837F8" w:rsidP="00CD2394">
      <w:pPr>
        <w:pStyle w:val="NoSpacing"/>
        <w:keepLines/>
        <w:rPr>
          <w:rFonts w:cstheme="minorHAnsi"/>
          <w:color w:val="000000"/>
          <w:szCs w:val="24"/>
        </w:rPr>
      </w:pPr>
    </w:p>
    <w:p w14:paraId="257750EF"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 verb’s conjugation is simply part of its vocabulary.</w:t>
      </w:r>
      <w:r>
        <w:rPr>
          <w:rFonts w:cstheme="minorHAnsi"/>
          <w:color w:val="000000"/>
          <w:szCs w:val="24"/>
        </w:rPr>
        <w:t xml:space="preserve"> Like declensions, conjugations are just a category of similar words.</w:t>
      </w:r>
      <w:r w:rsidRPr="00927D8E">
        <w:rPr>
          <w:rFonts w:cstheme="minorHAnsi"/>
          <w:color w:val="000000"/>
          <w:szCs w:val="24"/>
        </w:rPr>
        <w:t xml:space="preserve"> Just as some English verbs follow a pattern (swim/swam/s</w:t>
      </w:r>
      <w:r>
        <w:rPr>
          <w:rFonts w:cstheme="minorHAnsi"/>
          <w:color w:val="000000"/>
          <w:szCs w:val="24"/>
        </w:rPr>
        <w:t>w</w:t>
      </w:r>
      <w:r w:rsidRPr="00927D8E">
        <w:rPr>
          <w:rFonts w:cstheme="minorHAnsi"/>
          <w:color w:val="000000"/>
          <w:szCs w:val="24"/>
        </w:rPr>
        <w:t>um, ring/rang/rung, etc.), most Latin verbs fall into a pattern that can be identif</w:t>
      </w:r>
      <w:r>
        <w:rPr>
          <w:rFonts w:cstheme="minorHAnsi"/>
          <w:color w:val="000000"/>
          <w:szCs w:val="24"/>
        </w:rPr>
        <w:t>ied by the verb’s conjugation. Different c</w:t>
      </w:r>
      <w:r w:rsidRPr="00927D8E">
        <w:rPr>
          <w:rFonts w:cstheme="minorHAnsi"/>
          <w:color w:val="000000"/>
          <w:szCs w:val="24"/>
        </w:rPr>
        <w:t>onjugations have slightly different rules</w:t>
      </w:r>
      <w:r>
        <w:rPr>
          <w:rFonts w:cstheme="minorHAnsi"/>
          <w:color w:val="000000"/>
          <w:szCs w:val="24"/>
        </w:rPr>
        <w:t xml:space="preserve"> (they do all have the same personal endings!)</w:t>
      </w:r>
      <w:r w:rsidRPr="00927D8E">
        <w:rPr>
          <w:rFonts w:cstheme="minorHAnsi"/>
          <w:color w:val="000000"/>
          <w:szCs w:val="24"/>
        </w:rPr>
        <w:t>, but it’s easier to memorize a few patterns than to remember every single form of every Latin verb.</w:t>
      </w:r>
      <w:r>
        <w:rPr>
          <w:rFonts w:cstheme="minorHAnsi"/>
          <w:color w:val="000000"/>
          <w:szCs w:val="24"/>
        </w:rPr>
        <w:t xml:space="preserve"> For the verbs we’ve learned so far, the rules are very similar.</w:t>
      </w:r>
    </w:p>
    <w:p w14:paraId="6D6899C5" w14:textId="77777777" w:rsidR="001837F8" w:rsidRPr="00927D8E" w:rsidRDefault="001837F8" w:rsidP="00CD2394">
      <w:pPr>
        <w:pStyle w:val="NoSpacing"/>
        <w:keepLines/>
        <w:rPr>
          <w:rFonts w:cstheme="minorHAnsi"/>
          <w:color w:val="000000"/>
          <w:szCs w:val="24"/>
        </w:rPr>
      </w:pPr>
    </w:p>
    <w:p w14:paraId="60E001B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To add a personal ending on a verb, you should first find its </w:t>
      </w:r>
      <w:r w:rsidRPr="00A31020">
        <w:rPr>
          <w:rStyle w:val="Strong"/>
        </w:rPr>
        <w:t>present stem</w:t>
      </w:r>
      <w:r w:rsidRPr="00927D8E">
        <w:rPr>
          <w:rFonts w:cstheme="minorHAnsi"/>
          <w:color w:val="000000"/>
          <w:szCs w:val="24"/>
        </w:rPr>
        <w:t xml:space="preserve">. </w:t>
      </w:r>
      <w:r>
        <w:rPr>
          <w:rFonts w:cstheme="minorHAnsi"/>
          <w:color w:val="000000"/>
          <w:szCs w:val="24"/>
        </w:rPr>
        <w:t xml:space="preserve">To do this, remove the </w:t>
      </w:r>
      <w:r>
        <w:rPr>
          <w:rFonts w:cstheme="minorHAnsi"/>
          <w:i/>
          <w:color w:val="000000"/>
          <w:szCs w:val="24"/>
        </w:rPr>
        <w:t xml:space="preserve">–re </w:t>
      </w:r>
      <w:r>
        <w:rPr>
          <w:rFonts w:cstheme="minorHAnsi"/>
          <w:color w:val="000000"/>
          <w:szCs w:val="24"/>
        </w:rPr>
        <w:t xml:space="preserve">from the infinitive. </w:t>
      </w:r>
      <w:r w:rsidRPr="00927D8E">
        <w:rPr>
          <w:rFonts w:cstheme="minorHAnsi"/>
          <w:color w:val="000000"/>
          <w:szCs w:val="24"/>
        </w:rPr>
        <w:t xml:space="preserve">The </w:t>
      </w:r>
      <w:r>
        <w:rPr>
          <w:rFonts w:cstheme="minorHAnsi"/>
          <w:color w:val="000000"/>
          <w:szCs w:val="24"/>
        </w:rPr>
        <w:t xml:space="preserve">remaining </w:t>
      </w:r>
      <w:r w:rsidRPr="00927D8E">
        <w:rPr>
          <w:rFonts w:cstheme="minorHAnsi"/>
          <w:color w:val="000000"/>
          <w:szCs w:val="24"/>
        </w:rPr>
        <w:t>stem will end with a thematic vowel, which tells you the verb’s conjugation:</w:t>
      </w:r>
    </w:p>
    <w:p w14:paraId="0CAE449D" w14:textId="77777777" w:rsidR="001837F8" w:rsidRPr="00927D8E" w:rsidRDefault="001837F8" w:rsidP="00CD2394">
      <w:pPr>
        <w:pStyle w:val="NoSpacing"/>
        <w:keepLines/>
        <w:rPr>
          <w:rFonts w:cstheme="minorHAnsi"/>
          <w:color w:val="000000"/>
          <w:szCs w:val="24"/>
        </w:rPr>
      </w:pPr>
    </w:p>
    <w:p w14:paraId="148AF5EF" w14:textId="77777777" w:rsidR="001837F8" w:rsidRPr="00927D8E" w:rsidRDefault="001837F8" w:rsidP="00CD2394">
      <w:pPr>
        <w:pStyle w:val="NoSpacing"/>
        <w:keepLines/>
        <w:numPr>
          <w:ilvl w:val="0"/>
          <w:numId w:val="8"/>
        </w:numPr>
        <w:rPr>
          <w:rFonts w:cstheme="minorHAnsi"/>
          <w:color w:val="000000"/>
          <w:szCs w:val="24"/>
        </w:rPr>
      </w:pPr>
      <w:r w:rsidRPr="00927D8E">
        <w:rPr>
          <w:rFonts w:cstheme="minorHAnsi"/>
          <w:color w:val="000000"/>
          <w:szCs w:val="24"/>
        </w:rPr>
        <w:t>1st conjugation: amā</w:t>
      </w:r>
      <w:r>
        <w:rPr>
          <w:rFonts w:cstheme="minorHAnsi"/>
          <w:color w:val="000000"/>
          <w:szCs w:val="24"/>
        </w:rPr>
        <w:t xml:space="preserve">re - re </w:t>
      </w:r>
      <w:r w:rsidRPr="00927D8E">
        <w:rPr>
          <w:rFonts w:cstheme="minorHAnsi"/>
          <w:color w:val="000000"/>
          <w:szCs w:val="24"/>
        </w:rPr>
        <w:t xml:space="preserve"> = amā</w:t>
      </w:r>
    </w:p>
    <w:p w14:paraId="32097C76" w14:textId="77777777" w:rsidR="001837F8" w:rsidRPr="00927D8E" w:rsidRDefault="001837F8" w:rsidP="00CD2394">
      <w:pPr>
        <w:pStyle w:val="NoSpacing"/>
        <w:keepLines/>
        <w:numPr>
          <w:ilvl w:val="0"/>
          <w:numId w:val="8"/>
        </w:numPr>
        <w:rPr>
          <w:rFonts w:cstheme="minorHAnsi"/>
          <w:color w:val="000000"/>
          <w:szCs w:val="24"/>
        </w:rPr>
      </w:pPr>
      <w:r w:rsidRPr="00927D8E">
        <w:rPr>
          <w:rFonts w:cstheme="minorHAnsi"/>
          <w:color w:val="000000"/>
          <w:szCs w:val="24"/>
        </w:rPr>
        <w:t>2nd conjugation: monēre</w:t>
      </w:r>
      <w:r>
        <w:rPr>
          <w:rFonts w:cstheme="minorHAnsi"/>
          <w:color w:val="000000"/>
          <w:szCs w:val="24"/>
        </w:rPr>
        <w:t xml:space="preserve"> - re</w:t>
      </w:r>
      <w:r w:rsidRPr="00927D8E">
        <w:rPr>
          <w:rFonts w:cstheme="minorHAnsi"/>
          <w:color w:val="000000"/>
          <w:szCs w:val="24"/>
        </w:rPr>
        <w:t xml:space="preserve"> = monē</w:t>
      </w:r>
    </w:p>
    <w:p w14:paraId="30F87BE8" w14:textId="77777777" w:rsidR="001837F8" w:rsidRDefault="001837F8" w:rsidP="00CD2394">
      <w:pPr>
        <w:pStyle w:val="NoSpacing"/>
        <w:keepLines/>
        <w:numPr>
          <w:ilvl w:val="0"/>
          <w:numId w:val="8"/>
        </w:numPr>
        <w:rPr>
          <w:rFonts w:cstheme="minorHAnsi"/>
          <w:color w:val="000000"/>
          <w:szCs w:val="24"/>
        </w:rPr>
      </w:pPr>
      <w:r w:rsidRPr="00927D8E">
        <w:rPr>
          <w:rFonts w:cstheme="minorHAnsi"/>
          <w:color w:val="000000"/>
          <w:szCs w:val="24"/>
        </w:rPr>
        <w:t>3rd conjugation: regere</w:t>
      </w:r>
      <w:r>
        <w:rPr>
          <w:rFonts w:cstheme="minorHAnsi"/>
          <w:color w:val="000000"/>
          <w:szCs w:val="24"/>
        </w:rPr>
        <w:t xml:space="preserve"> - re</w:t>
      </w:r>
      <w:r w:rsidRPr="00927D8E">
        <w:rPr>
          <w:rFonts w:cstheme="minorHAnsi"/>
          <w:color w:val="000000"/>
          <w:szCs w:val="24"/>
        </w:rPr>
        <w:t xml:space="preserve"> = rege</w:t>
      </w:r>
    </w:p>
    <w:p w14:paraId="47B6403C" w14:textId="77777777" w:rsidR="001837F8" w:rsidRDefault="001837F8" w:rsidP="00CD2394">
      <w:pPr>
        <w:pStyle w:val="NoSpacing"/>
        <w:keepLines/>
        <w:numPr>
          <w:ilvl w:val="0"/>
          <w:numId w:val="8"/>
        </w:numPr>
        <w:rPr>
          <w:rFonts w:cstheme="minorHAnsi"/>
          <w:color w:val="000000"/>
          <w:szCs w:val="24"/>
        </w:rPr>
      </w:pPr>
      <w:r>
        <w:rPr>
          <w:rFonts w:cstheme="minorHAnsi"/>
          <w:color w:val="000000"/>
          <w:szCs w:val="24"/>
        </w:rPr>
        <w:t>3</w:t>
      </w:r>
      <w:r w:rsidRPr="00A31020">
        <w:rPr>
          <w:rFonts w:cstheme="minorHAnsi"/>
          <w:color w:val="000000"/>
          <w:szCs w:val="24"/>
          <w:vertAlign w:val="superscript"/>
        </w:rPr>
        <w:t>rd</w:t>
      </w:r>
      <w:r>
        <w:rPr>
          <w:rFonts w:cstheme="minorHAnsi"/>
          <w:color w:val="000000"/>
          <w:szCs w:val="24"/>
        </w:rPr>
        <w:t xml:space="preserve"> –io conjugation: capere - re = cape </w:t>
      </w:r>
    </w:p>
    <w:p w14:paraId="35CB062E" w14:textId="77777777" w:rsidR="001837F8" w:rsidRPr="00927D8E" w:rsidRDefault="001837F8" w:rsidP="00CD2394">
      <w:pPr>
        <w:pStyle w:val="NoSpacing"/>
        <w:keepLines/>
        <w:numPr>
          <w:ilvl w:val="1"/>
          <w:numId w:val="8"/>
        </w:numPr>
        <w:rPr>
          <w:rFonts w:cstheme="minorHAnsi"/>
          <w:color w:val="000000"/>
          <w:szCs w:val="24"/>
        </w:rPr>
      </w:pPr>
      <w:r>
        <w:rPr>
          <w:rFonts w:cstheme="minorHAnsi"/>
          <w:color w:val="000000"/>
          <w:szCs w:val="24"/>
        </w:rPr>
        <w:t>this conjugation will be fully introduced in a later chapter</w:t>
      </w:r>
    </w:p>
    <w:p w14:paraId="48B8D805" w14:textId="77777777" w:rsidR="001837F8" w:rsidRPr="00927D8E" w:rsidRDefault="001837F8" w:rsidP="00CD2394">
      <w:pPr>
        <w:pStyle w:val="NoSpacing"/>
        <w:keepLines/>
        <w:numPr>
          <w:ilvl w:val="0"/>
          <w:numId w:val="8"/>
        </w:numPr>
        <w:rPr>
          <w:rFonts w:cstheme="minorHAnsi"/>
          <w:color w:val="000000"/>
          <w:szCs w:val="24"/>
        </w:rPr>
      </w:pPr>
      <w:r w:rsidRPr="00927D8E">
        <w:rPr>
          <w:rFonts w:cstheme="minorHAnsi"/>
          <w:color w:val="000000"/>
          <w:szCs w:val="24"/>
        </w:rPr>
        <w:t xml:space="preserve">4th conjugation: audīre </w:t>
      </w:r>
      <w:r>
        <w:rPr>
          <w:rFonts w:cstheme="minorHAnsi"/>
          <w:color w:val="000000"/>
          <w:szCs w:val="24"/>
        </w:rPr>
        <w:t xml:space="preserve">– re </w:t>
      </w:r>
      <w:r w:rsidRPr="00927D8E">
        <w:rPr>
          <w:rFonts w:cstheme="minorHAnsi"/>
          <w:color w:val="000000"/>
          <w:szCs w:val="24"/>
        </w:rPr>
        <w:t>= audī</w:t>
      </w:r>
    </w:p>
    <w:p w14:paraId="76441254" w14:textId="77777777" w:rsidR="001837F8" w:rsidRPr="00927D8E" w:rsidRDefault="001837F8" w:rsidP="00CD2394">
      <w:pPr>
        <w:pStyle w:val="NoSpacing"/>
        <w:keepLines/>
        <w:rPr>
          <w:rFonts w:cstheme="minorHAnsi"/>
          <w:color w:val="000000"/>
          <w:szCs w:val="24"/>
        </w:rPr>
      </w:pPr>
    </w:p>
    <w:p w14:paraId="2C800A8A" w14:textId="77777777" w:rsidR="001837F8" w:rsidRDefault="001837F8" w:rsidP="00CD2394">
      <w:pPr>
        <w:pStyle w:val="NoSpacing"/>
        <w:keepLines/>
        <w:rPr>
          <w:rFonts w:cstheme="minorHAnsi"/>
          <w:color w:val="000000"/>
          <w:szCs w:val="24"/>
        </w:rPr>
      </w:pPr>
      <w:r w:rsidRPr="00927D8E">
        <w:rPr>
          <w:rFonts w:cstheme="minorHAnsi"/>
          <w:color w:val="000000"/>
          <w:szCs w:val="24"/>
        </w:rPr>
        <w:t>Once you have the present stem, you can add personal endings and have a finite verb</w:t>
      </w:r>
      <w:r>
        <w:rPr>
          <w:rFonts w:cstheme="minorHAnsi"/>
          <w:color w:val="000000"/>
          <w:szCs w:val="24"/>
        </w:rPr>
        <w:t xml:space="preserve"> (a verb with an ending)</w:t>
      </w:r>
      <w:r w:rsidRPr="00927D8E">
        <w:rPr>
          <w:rFonts w:cstheme="minorHAnsi"/>
          <w:color w:val="000000"/>
          <w:szCs w:val="24"/>
        </w:rPr>
        <w:t>. There are a few places where the rules change slightly</w:t>
      </w:r>
      <w:r>
        <w:rPr>
          <w:rFonts w:cstheme="minorHAnsi"/>
          <w:color w:val="000000"/>
          <w:szCs w:val="24"/>
        </w:rPr>
        <w:t>, but you’ll pick up on those as we go</w:t>
      </w:r>
      <w:r w:rsidRPr="00927D8E">
        <w:rPr>
          <w:rFonts w:cstheme="minorHAnsi"/>
          <w:color w:val="000000"/>
          <w:szCs w:val="24"/>
        </w:rPr>
        <w:t xml:space="preserve">. Spelling reflects pronunciation, so these changes give linguists </w:t>
      </w:r>
      <w:r>
        <w:rPr>
          <w:rFonts w:cstheme="minorHAnsi"/>
          <w:color w:val="000000"/>
          <w:szCs w:val="24"/>
        </w:rPr>
        <w:t>clues</w:t>
      </w:r>
      <w:r w:rsidRPr="00927D8E">
        <w:rPr>
          <w:rFonts w:cstheme="minorHAnsi"/>
          <w:color w:val="000000"/>
          <w:szCs w:val="24"/>
        </w:rPr>
        <w:t xml:space="preserve"> </w:t>
      </w:r>
      <w:r>
        <w:rPr>
          <w:rFonts w:cstheme="minorHAnsi"/>
          <w:color w:val="000000"/>
          <w:szCs w:val="24"/>
        </w:rPr>
        <w:t xml:space="preserve">about </w:t>
      </w:r>
      <w:r w:rsidRPr="00927D8E">
        <w:rPr>
          <w:rFonts w:cstheme="minorHAnsi"/>
          <w:color w:val="000000"/>
          <w:szCs w:val="24"/>
        </w:rPr>
        <w:t>how the Romans pronounced these words.</w:t>
      </w:r>
      <w:r>
        <w:rPr>
          <w:rFonts w:cstheme="minorHAnsi"/>
          <w:color w:val="000000"/>
          <w:szCs w:val="24"/>
        </w:rPr>
        <w:br/>
      </w:r>
    </w:p>
    <w:p w14:paraId="47212ADF" w14:textId="77777777" w:rsidR="001837F8" w:rsidRPr="00927D8E" w:rsidRDefault="001837F8" w:rsidP="00CD2394">
      <w:pPr>
        <w:pStyle w:val="Heading5"/>
      </w:pPr>
      <w:r>
        <w:t>Notes on spelling</w:t>
      </w:r>
    </w:p>
    <w:p w14:paraId="5E768593" w14:textId="674B52C7" w:rsidR="001837F8" w:rsidRPr="00927D8E" w:rsidRDefault="001837F8" w:rsidP="00CD2394">
      <w:pPr>
        <w:pStyle w:val="NoSpacing"/>
        <w:keepLines/>
        <w:numPr>
          <w:ilvl w:val="0"/>
          <w:numId w:val="9"/>
        </w:numPr>
        <w:rPr>
          <w:rFonts w:cstheme="minorHAnsi"/>
          <w:color w:val="000000"/>
          <w:szCs w:val="24"/>
        </w:rPr>
      </w:pPr>
      <w:r w:rsidRPr="00927D8E">
        <w:rPr>
          <w:rFonts w:cstheme="minorHAnsi"/>
          <w:color w:val="000000"/>
          <w:szCs w:val="24"/>
        </w:rPr>
        <w:t>In the 1st and 3rd conjugations, the thematic vowel combines with the -</w:t>
      </w:r>
      <w:r w:rsidR="00115770">
        <w:rPr>
          <w:rFonts w:cstheme="minorHAnsi"/>
          <w:color w:val="000000"/>
          <w:szCs w:val="24"/>
        </w:rPr>
        <w:t>ō</w:t>
      </w:r>
      <w:r w:rsidRPr="00927D8E">
        <w:rPr>
          <w:rFonts w:cstheme="minorHAnsi"/>
          <w:color w:val="000000"/>
          <w:szCs w:val="24"/>
        </w:rPr>
        <w:t xml:space="preserve"> to make one syllable (so </w:t>
      </w:r>
      <w:r>
        <w:rPr>
          <w:rFonts w:cstheme="minorHAnsi"/>
          <w:color w:val="000000"/>
          <w:szCs w:val="24"/>
        </w:rPr>
        <w:t>voc</w:t>
      </w:r>
      <w:r w:rsidRPr="00927D8E">
        <w:rPr>
          <w:rFonts w:cstheme="minorHAnsi"/>
          <w:color w:val="000000"/>
          <w:szCs w:val="24"/>
        </w:rPr>
        <w:t>ō and regō, not amao and regeo)</w:t>
      </w:r>
    </w:p>
    <w:p w14:paraId="03EF4D12" w14:textId="21FCC8EA" w:rsidR="001837F8" w:rsidRPr="00927D8E" w:rsidRDefault="001837F8" w:rsidP="00CD2394">
      <w:pPr>
        <w:pStyle w:val="NoSpacing"/>
        <w:keepLines/>
        <w:numPr>
          <w:ilvl w:val="0"/>
          <w:numId w:val="9"/>
        </w:numPr>
        <w:rPr>
          <w:rFonts w:cstheme="minorHAnsi"/>
          <w:color w:val="000000"/>
          <w:szCs w:val="24"/>
        </w:rPr>
      </w:pPr>
      <w:r w:rsidRPr="00927D8E">
        <w:rPr>
          <w:rFonts w:cstheme="minorHAnsi"/>
          <w:color w:val="000000"/>
          <w:szCs w:val="24"/>
        </w:rPr>
        <w:lastRenderedPageBreak/>
        <w:t>In the 3rd conjugation, the short e is also changed. To a Roman, regis (you rule) was faster and easier to say tha</w:t>
      </w:r>
      <w:r w:rsidR="00D71B86">
        <w:rPr>
          <w:rFonts w:cstheme="minorHAnsi"/>
          <w:color w:val="000000"/>
          <w:szCs w:val="24"/>
        </w:rPr>
        <w:t>n</w:t>
      </w:r>
      <w:r w:rsidRPr="00927D8E">
        <w:rPr>
          <w:rFonts w:cstheme="minorHAnsi"/>
          <w:color w:val="000000"/>
          <w:szCs w:val="24"/>
        </w:rPr>
        <w:t xml:space="preserve"> reges. Because of that, the e is shortened into an i.</w:t>
      </w:r>
    </w:p>
    <w:p w14:paraId="0E6C57E6" w14:textId="77777777" w:rsidR="001837F8" w:rsidRPr="00927D8E" w:rsidRDefault="001837F8" w:rsidP="00CD2394">
      <w:pPr>
        <w:pStyle w:val="NoSpacing"/>
        <w:keepLines/>
        <w:numPr>
          <w:ilvl w:val="0"/>
          <w:numId w:val="9"/>
        </w:numPr>
        <w:rPr>
          <w:rFonts w:cstheme="minorHAnsi"/>
          <w:color w:val="000000"/>
          <w:szCs w:val="24"/>
        </w:rPr>
      </w:pPr>
      <w:r w:rsidRPr="00927D8E">
        <w:rPr>
          <w:rFonts w:cstheme="minorHAnsi"/>
          <w:color w:val="000000"/>
          <w:szCs w:val="24"/>
        </w:rPr>
        <w:t>The Romans tended to avoid the sound of -int at the end of a word. Therefore 3rd conjugation verbs end with -unt (not -int) and 4th conjugation verbs end with -iunt.</w:t>
      </w:r>
    </w:p>
    <w:p w14:paraId="6D74DA69" w14:textId="77777777" w:rsidR="001837F8" w:rsidRPr="00927D8E" w:rsidRDefault="001837F8" w:rsidP="00CD2394">
      <w:pPr>
        <w:pStyle w:val="NoSpacing"/>
        <w:keepLines/>
        <w:rPr>
          <w:rFonts w:cstheme="minorHAnsi"/>
          <w:color w:val="000000"/>
          <w:szCs w:val="24"/>
        </w:rPr>
      </w:pPr>
    </w:p>
    <w:p w14:paraId="36EBCF67" w14:textId="1F759613"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Here is the </w:t>
      </w:r>
      <w:r w:rsidRPr="00DB5507">
        <w:rPr>
          <w:rStyle w:val="Strong"/>
        </w:rPr>
        <w:t>paradigm</w:t>
      </w:r>
      <w:r w:rsidRPr="00927D8E">
        <w:rPr>
          <w:rFonts w:cstheme="minorHAnsi"/>
          <w:color w:val="000000"/>
          <w:szCs w:val="24"/>
        </w:rPr>
        <w:t xml:space="preserve"> for the verb families</w:t>
      </w:r>
      <w:r w:rsidR="00DB0E61">
        <w:rPr>
          <w:rFonts w:cstheme="minorHAnsi"/>
          <w:color w:val="000000"/>
          <w:szCs w:val="24"/>
        </w:rPr>
        <w:t>. The first conjugation verb is translated for you. Fill in the rest of the table using the chapter vocabulary below</w:t>
      </w:r>
      <w:r w:rsidRPr="00927D8E">
        <w:rPr>
          <w:rFonts w:cstheme="minorHAnsi"/>
          <w:color w:val="000000"/>
          <w:szCs w:val="24"/>
        </w:rPr>
        <w:t>:</w:t>
      </w:r>
    </w:p>
    <w:p w14:paraId="0F807392" w14:textId="77777777" w:rsidR="001837F8" w:rsidRPr="00927D8E" w:rsidRDefault="001837F8" w:rsidP="00CD2394">
      <w:pPr>
        <w:pStyle w:val="NoSpacing"/>
        <w:keepLines/>
        <w:rPr>
          <w:rFonts w:cstheme="minorHAnsi"/>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2700"/>
        <w:gridCol w:w="2700"/>
        <w:gridCol w:w="2700"/>
      </w:tblGrid>
      <w:tr w:rsidR="001837F8" w:rsidRPr="00927D8E" w14:paraId="5296B7C7"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DE50A6" w14:textId="77777777" w:rsidR="001837F8" w:rsidRPr="00B10D6C" w:rsidRDefault="001837F8" w:rsidP="00CD2394">
            <w:pPr>
              <w:pStyle w:val="NoSpacing"/>
              <w:keepLines/>
              <w:rPr>
                <w:rFonts w:cstheme="minorHAnsi"/>
                <w:b/>
                <w:szCs w:val="24"/>
              </w:rPr>
            </w:pPr>
            <w:r w:rsidRPr="00B10D6C">
              <w:rPr>
                <w:rFonts w:cstheme="minorHAnsi"/>
                <w:b/>
                <w:szCs w:val="24"/>
              </w:rPr>
              <w:t>Present Tense</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C8DB60"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singular</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894E15F"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plural</w:t>
            </w:r>
          </w:p>
        </w:tc>
      </w:tr>
      <w:tr w:rsidR="001837F8" w:rsidRPr="00927D8E" w14:paraId="3D8D5954"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1524F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1st conjugation</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537B8C5" w14:textId="1AC06EDD" w:rsidR="001837F8" w:rsidRPr="00927D8E" w:rsidRDefault="00DB0E61" w:rsidP="00CD2394">
            <w:pPr>
              <w:pStyle w:val="NoSpacing"/>
              <w:keepLines/>
              <w:rPr>
                <w:rFonts w:cstheme="minorHAnsi"/>
                <w:color w:val="000000"/>
                <w:szCs w:val="24"/>
              </w:rPr>
            </w:pPr>
            <w:r>
              <w:rPr>
                <w:rFonts w:cstheme="minorHAnsi"/>
                <w:color w:val="000000"/>
                <w:szCs w:val="24"/>
              </w:rPr>
              <w:t>vocō (I call)</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5B861D0" w14:textId="2BF05962" w:rsidR="001837F8" w:rsidRPr="00927D8E" w:rsidRDefault="00DB0E61" w:rsidP="00CD2394">
            <w:pPr>
              <w:pStyle w:val="NoSpacing"/>
              <w:keepLines/>
              <w:rPr>
                <w:rFonts w:cstheme="minorHAnsi"/>
                <w:color w:val="000000"/>
                <w:szCs w:val="24"/>
              </w:rPr>
            </w:pPr>
            <w:r>
              <w:rPr>
                <w:rFonts w:cstheme="minorHAnsi"/>
                <w:color w:val="000000"/>
                <w:szCs w:val="24"/>
              </w:rPr>
              <w:t>v</w:t>
            </w:r>
            <w:r w:rsidR="001837F8">
              <w:rPr>
                <w:rFonts w:cstheme="minorHAnsi"/>
                <w:color w:val="000000"/>
                <w:szCs w:val="24"/>
              </w:rPr>
              <w:t>oc</w:t>
            </w:r>
            <w:r w:rsidR="001837F8" w:rsidRPr="00927D8E">
              <w:rPr>
                <w:rFonts w:cstheme="minorHAnsi"/>
                <w:color w:val="000000"/>
                <w:szCs w:val="24"/>
              </w:rPr>
              <w:t>āmus</w:t>
            </w:r>
            <w:r>
              <w:rPr>
                <w:rFonts w:cstheme="minorHAnsi"/>
                <w:color w:val="000000"/>
                <w:szCs w:val="24"/>
              </w:rPr>
              <w:t xml:space="preserve"> (we call)</w:t>
            </w:r>
          </w:p>
        </w:tc>
      </w:tr>
      <w:tr w:rsidR="001837F8" w:rsidRPr="00927D8E" w14:paraId="4E4CB4E7"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2A8D397"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CA2D28" w14:textId="3A347269" w:rsidR="001837F8" w:rsidRPr="00927D8E" w:rsidRDefault="00DB0E61" w:rsidP="00CD2394">
            <w:pPr>
              <w:pStyle w:val="NoSpacing"/>
              <w:keepLines/>
              <w:rPr>
                <w:rFonts w:cstheme="minorHAnsi"/>
                <w:color w:val="000000"/>
                <w:szCs w:val="24"/>
              </w:rPr>
            </w:pPr>
            <w:r>
              <w:rPr>
                <w:rFonts w:cstheme="minorHAnsi"/>
                <w:color w:val="000000"/>
                <w:szCs w:val="24"/>
              </w:rPr>
              <w:t>vocās (you call)</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33478C" w14:textId="629D49B2" w:rsidR="001837F8" w:rsidRPr="00927D8E" w:rsidRDefault="00DB0E61" w:rsidP="00CD2394">
            <w:pPr>
              <w:pStyle w:val="NoSpacing"/>
              <w:keepLines/>
              <w:rPr>
                <w:rFonts w:cstheme="minorHAnsi"/>
                <w:color w:val="000000"/>
                <w:szCs w:val="24"/>
              </w:rPr>
            </w:pPr>
            <w:r>
              <w:rPr>
                <w:rFonts w:cstheme="minorHAnsi"/>
                <w:color w:val="000000"/>
                <w:szCs w:val="24"/>
              </w:rPr>
              <w:t>v</w:t>
            </w:r>
            <w:r w:rsidR="001837F8">
              <w:rPr>
                <w:rFonts w:cstheme="minorHAnsi"/>
                <w:color w:val="000000"/>
                <w:szCs w:val="24"/>
              </w:rPr>
              <w:t>oc</w:t>
            </w:r>
            <w:r w:rsidR="001837F8" w:rsidRPr="00927D8E">
              <w:rPr>
                <w:rFonts w:cstheme="minorHAnsi"/>
                <w:color w:val="000000"/>
                <w:szCs w:val="24"/>
              </w:rPr>
              <w:t>ātis</w:t>
            </w:r>
            <w:r>
              <w:rPr>
                <w:rFonts w:cstheme="minorHAnsi"/>
                <w:color w:val="000000"/>
                <w:szCs w:val="24"/>
              </w:rPr>
              <w:t xml:space="preserve"> (y’all call)</w:t>
            </w:r>
          </w:p>
        </w:tc>
      </w:tr>
      <w:tr w:rsidR="001837F8" w:rsidRPr="00927D8E" w14:paraId="4CD1CA56"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C4E319"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492679" w14:textId="2BAAEF17" w:rsidR="001837F8" w:rsidRPr="00927D8E" w:rsidRDefault="00DB0E61" w:rsidP="00CD2394">
            <w:pPr>
              <w:pStyle w:val="NoSpacing"/>
              <w:keepLines/>
              <w:rPr>
                <w:rFonts w:cstheme="minorHAnsi"/>
                <w:color w:val="000000"/>
                <w:szCs w:val="24"/>
              </w:rPr>
            </w:pPr>
            <w:r>
              <w:rPr>
                <w:rFonts w:cstheme="minorHAnsi"/>
                <w:color w:val="000000"/>
                <w:szCs w:val="24"/>
              </w:rPr>
              <w:t>V</w:t>
            </w:r>
            <w:r w:rsidR="001837F8">
              <w:rPr>
                <w:rFonts w:cstheme="minorHAnsi"/>
                <w:color w:val="000000"/>
                <w:szCs w:val="24"/>
              </w:rPr>
              <w:t>oc</w:t>
            </w:r>
            <w:r w:rsidR="001837F8" w:rsidRPr="00927D8E">
              <w:rPr>
                <w:rFonts w:cstheme="minorHAnsi"/>
                <w:color w:val="000000"/>
                <w:szCs w:val="24"/>
              </w:rPr>
              <w:t>at</w:t>
            </w:r>
            <w:r>
              <w:rPr>
                <w:rFonts w:cstheme="minorHAnsi"/>
                <w:color w:val="000000"/>
                <w:szCs w:val="24"/>
              </w:rPr>
              <w:t xml:space="preserve"> (he/she/it calls)</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55DB7A" w14:textId="24028911" w:rsidR="001837F8" w:rsidRPr="00927D8E" w:rsidRDefault="00DB0E61" w:rsidP="00CD2394">
            <w:pPr>
              <w:pStyle w:val="NoSpacing"/>
              <w:keepLines/>
              <w:rPr>
                <w:rFonts w:cstheme="minorHAnsi"/>
                <w:color w:val="000000"/>
                <w:szCs w:val="24"/>
              </w:rPr>
            </w:pPr>
            <w:r>
              <w:rPr>
                <w:rFonts w:cstheme="minorHAnsi"/>
                <w:color w:val="000000"/>
                <w:szCs w:val="24"/>
              </w:rPr>
              <w:t>v</w:t>
            </w:r>
            <w:r w:rsidR="001837F8">
              <w:rPr>
                <w:rFonts w:cstheme="minorHAnsi"/>
                <w:color w:val="000000"/>
                <w:szCs w:val="24"/>
              </w:rPr>
              <w:t>oc</w:t>
            </w:r>
            <w:r w:rsidR="001837F8" w:rsidRPr="00927D8E">
              <w:rPr>
                <w:rFonts w:cstheme="minorHAnsi"/>
                <w:color w:val="000000"/>
                <w:szCs w:val="24"/>
              </w:rPr>
              <w:t>ant</w:t>
            </w:r>
            <w:r>
              <w:rPr>
                <w:rFonts w:cstheme="minorHAnsi"/>
                <w:color w:val="000000"/>
                <w:szCs w:val="24"/>
              </w:rPr>
              <w:t xml:space="preserve"> (they call)</w:t>
            </w:r>
          </w:p>
        </w:tc>
      </w:tr>
      <w:tr w:rsidR="001837F8" w:rsidRPr="00927D8E" w14:paraId="7A881C26"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4C181D"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45E654"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DA1FD87" w14:textId="77777777" w:rsidR="001837F8" w:rsidRPr="00927D8E" w:rsidRDefault="001837F8" w:rsidP="00CD2394">
            <w:pPr>
              <w:pStyle w:val="NoSpacing"/>
              <w:keepLines/>
              <w:rPr>
                <w:rFonts w:cstheme="minorHAnsi"/>
                <w:szCs w:val="24"/>
              </w:rPr>
            </w:pPr>
          </w:p>
        </w:tc>
      </w:tr>
      <w:tr w:rsidR="001837F8" w:rsidRPr="00927D8E" w14:paraId="25271D60"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ACE49A"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2nd conjugation</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CAB918" w14:textId="77777777" w:rsidR="001837F8" w:rsidRPr="00927D8E" w:rsidRDefault="001837F8" w:rsidP="00CD2394">
            <w:pPr>
              <w:pStyle w:val="NoSpacing"/>
              <w:keepLines/>
              <w:rPr>
                <w:rFonts w:cstheme="minorHAnsi"/>
                <w:color w:val="000000"/>
                <w:szCs w:val="24"/>
              </w:rPr>
            </w:pPr>
            <w:r>
              <w:rPr>
                <w:rFonts w:cstheme="minorHAnsi"/>
                <w:color w:val="000000"/>
                <w:szCs w:val="24"/>
              </w:rPr>
              <w:t>vid</w:t>
            </w:r>
            <w:r w:rsidRPr="00927D8E">
              <w:rPr>
                <w:rFonts w:cstheme="minorHAnsi"/>
                <w:color w:val="000000"/>
                <w:szCs w:val="24"/>
              </w:rPr>
              <w:t>eō</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52B9CB1" w14:textId="77777777" w:rsidR="001837F8" w:rsidRPr="00927D8E" w:rsidRDefault="001837F8" w:rsidP="00CD2394">
            <w:pPr>
              <w:pStyle w:val="NoSpacing"/>
              <w:keepLines/>
              <w:rPr>
                <w:rFonts w:cstheme="minorHAnsi"/>
                <w:color w:val="000000"/>
                <w:szCs w:val="24"/>
              </w:rPr>
            </w:pPr>
            <w:r>
              <w:rPr>
                <w:rFonts w:cstheme="minorHAnsi"/>
                <w:color w:val="000000"/>
                <w:szCs w:val="24"/>
              </w:rPr>
              <w:t>vid</w:t>
            </w:r>
            <w:r w:rsidRPr="00927D8E">
              <w:rPr>
                <w:rFonts w:cstheme="minorHAnsi"/>
                <w:color w:val="000000"/>
                <w:szCs w:val="24"/>
              </w:rPr>
              <w:t>ēmus</w:t>
            </w:r>
          </w:p>
        </w:tc>
      </w:tr>
      <w:tr w:rsidR="001837F8" w:rsidRPr="00927D8E" w14:paraId="1965832A"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9EB514"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95ABDD" w14:textId="77777777" w:rsidR="001837F8" w:rsidRPr="00927D8E" w:rsidRDefault="001837F8" w:rsidP="00CD2394">
            <w:pPr>
              <w:pStyle w:val="NoSpacing"/>
              <w:keepLines/>
              <w:rPr>
                <w:rFonts w:cstheme="minorHAnsi"/>
                <w:color w:val="000000"/>
                <w:szCs w:val="24"/>
              </w:rPr>
            </w:pPr>
            <w:r>
              <w:rPr>
                <w:rFonts w:cstheme="minorHAnsi"/>
                <w:color w:val="000000"/>
                <w:szCs w:val="24"/>
              </w:rPr>
              <w:t>vid</w:t>
            </w:r>
            <w:r w:rsidRPr="00927D8E">
              <w:rPr>
                <w:rFonts w:cstheme="minorHAnsi"/>
                <w:color w:val="000000"/>
                <w:szCs w:val="24"/>
              </w:rPr>
              <w:t>ēs</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EF10D5" w14:textId="77777777" w:rsidR="001837F8" w:rsidRPr="00927D8E" w:rsidRDefault="001837F8" w:rsidP="00CD2394">
            <w:pPr>
              <w:pStyle w:val="NoSpacing"/>
              <w:keepLines/>
              <w:rPr>
                <w:rFonts w:cstheme="minorHAnsi"/>
                <w:color w:val="000000"/>
                <w:szCs w:val="24"/>
              </w:rPr>
            </w:pPr>
            <w:r>
              <w:rPr>
                <w:rFonts w:cstheme="minorHAnsi"/>
                <w:color w:val="000000"/>
                <w:szCs w:val="24"/>
              </w:rPr>
              <w:t>vid</w:t>
            </w:r>
            <w:r w:rsidRPr="00927D8E">
              <w:rPr>
                <w:rFonts w:cstheme="minorHAnsi"/>
                <w:color w:val="000000"/>
                <w:szCs w:val="24"/>
              </w:rPr>
              <w:t>ētis</w:t>
            </w:r>
          </w:p>
        </w:tc>
      </w:tr>
      <w:tr w:rsidR="001837F8" w:rsidRPr="00927D8E" w14:paraId="00E1E97E"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65962E"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3F5E31" w14:textId="77777777" w:rsidR="001837F8" w:rsidRPr="00927D8E" w:rsidRDefault="001837F8" w:rsidP="00CD2394">
            <w:pPr>
              <w:pStyle w:val="NoSpacing"/>
              <w:keepLines/>
              <w:rPr>
                <w:rFonts w:cstheme="minorHAnsi"/>
                <w:color w:val="000000"/>
                <w:szCs w:val="24"/>
              </w:rPr>
            </w:pPr>
            <w:r>
              <w:rPr>
                <w:rFonts w:cstheme="minorHAnsi"/>
                <w:color w:val="000000"/>
                <w:szCs w:val="24"/>
              </w:rPr>
              <w:t>vid</w:t>
            </w:r>
            <w:r w:rsidRPr="00927D8E">
              <w:rPr>
                <w:rFonts w:cstheme="minorHAnsi"/>
                <w:color w:val="000000"/>
                <w:szCs w:val="24"/>
              </w:rPr>
              <w:t>et</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40D64D4" w14:textId="77777777" w:rsidR="001837F8" w:rsidRPr="00927D8E" w:rsidRDefault="001837F8" w:rsidP="00CD2394">
            <w:pPr>
              <w:pStyle w:val="NoSpacing"/>
              <w:keepLines/>
              <w:rPr>
                <w:rFonts w:cstheme="minorHAnsi"/>
                <w:color w:val="000000"/>
                <w:szCs w:val="24"/>
              </w:rPr>
            </w:pPr>
            <w:r>
              <w:rPr>
                <w:rFonts w:cstheme="minorHAnsi"/>
                <w:color w:val="000000"/>
                <w:szCs w:val="24"/>
              </w:rPr>
              <w:t>vid</w:t>
            </w:r>
            <w:r w:rsidRPr="00927D8E">
              <w:rPr>
                <w:rFonts w:cstheme="minorHAnsi"/>
                <w:color w:val="000000"/>
                <w:szCs w:val="24"/>
              </w:rPr>
              <w:t>ent</w:t>
            </w:r>
          </w:p>
        </w:tc>
      </w:tr>
      <w:tr w:rsidR="001837F8" w:rsidRPr="00927D8E" w14:paraId="57933386"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5C73D65"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8B357D"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8FF412" w14:textId="77777777" w:rsidR="001837F8" w:rsidRPr="00927D8E" w:rsidRDefault="001837F8" w:rsidP="00CD2394">
            <w:pPr>
              <w:pStyle w:val="NoSpacing"/>
              <w:keepLines/>
              <w:rPr>
                <w:rFonts w:cstheme="minorHAnsi"/>
                <w:szCs w:val="24"/>
              </w:rPr>
            </w:pPr>
          </w:p>
        </w:tc>
      </w:tr>
      <w:tr w:rsidR="001837F8" w:rsidRPr="00927D8E" w14:paraId="42F92A63"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2C857A"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3rd conjugation</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098571"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regō</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511E0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regimus</w:t>
            </w:r>
          </w:p>
        </w:tc>
      </w:tr>
      <w:tr w:rsidR="001837F8" w:rsidRPr="00927D8E" w14:paraId="773707E3"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DBF4E0"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4E2697"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regis</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2B5A6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regitis</w:t>
            </w:r>
          </w:p>
        </w:tc>
      </w:tr>
      <w:tr w:rsidR="001837F8" w:rsidRPr="00927D8E" w14:paraId="720F323E"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53688B4"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271C5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regit</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77CD63"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regunt</w:t>
            </w:r>
          </w:p>
        </w:tc>
      </w:tr>
      <w:tr w:rsidR="001837F8" w:rsidRPr="00927D8E" w14:paraId="6C09815E"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C076836"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35CAD7"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B3712C" w14:textId="77777777" w:rsidR="001837F8" w:rsidRPr="00927D8E" w:rsidRDefault="001837F8" w:rsidP="00CD2394">
            <w:pPr>
              <w:pStyle w:val="NoSpacing"/>
              <w:keepLines/>
              <w:rPr>
                <w:rFonts w:cstheme="minorHAnsi"/>
                <w:szCs w:val="24"/>
              </w:rPr>
            </w:pPr>
          </w:p>
        </w:tc>
      </w:tr>
      <w:tr w:rsidR="001837F8" w:rsidRPr="00927D8E" w14:paraId="13585882"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B4F1ED"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4th conjugation</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B1F7D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audiō</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7D349E"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audīmus</w:t>
            </w:r>
          </w:p>
        </w:tc>
      </w:tr>
      <w:tr w:rsidR="001837F8" w:rsidRPr="00927D8E" w14:paraId="43B71440"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48352A"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2C601A"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audīs</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6FA91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audītis</w:t>
            </w:r>
          </w:p>
        </w:tc>
      </w:tr>
      <w:tr w:rsidR="001837F8" w:rsidRPr="00927D8E" w14:paraId="139E4455" w14:textId="77777777" w:rsidTr="008758E5">
        <w:trPr>
          <w:trHeight w:val="60"/>
        </w:trPr>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90B1DE" w14:textId="77777777" w:rsidR="001837F8" w:rsidRPr="00927D8E" w:rsidRDefault="001837F8" w:rsidP="00CD2394">
            <w:pPr>
              <w:pStyle w:val="NoSpacing"/>
              <w:keepLines/>
              <w:rPr>
                <w:rFonts w:cstheme="minorHAnsi"/>
                <w:szCs w:val="24"/>
              </w:rPr>
            </w:pP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046A9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audit</w:t>
            </w:r>
          </w:p>
        </w:tc>
        <w:tc>
          <w:tcPr>
            <w:tcW w:w="2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79EDA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audiunt</w:t>
            </w:r>
          </w:p>
        </w:tc>
      </w:tr>
    </w:tbl>
    <w:p w14:paraId="39B03A9C" w14:textId="77777777" w:rsidR="001837F8" w:rsidRPr="00927D8E" w:rsidRDefault="001837F8" w:rsidP="00CD2394">
      <w:pPr>
        <w:pStyle w:val="NoSpacing"/>
        <w:keepLines/>
        <w:rPr>
          <w:rFonts w:cstheme="minorHAnsi"/>
          <w:color w:val="000000"/>
          <w:szCs w:val="24"/>
        </w:rPr>
      </w:pPr>
    </w:p>
    <w:p w14:paraId="0B745B93" w14:textId="39B43805" w:rsidR="00273B48" w:rsidRDefault="00273B48" w:rsidP="00273B48">
      <w:pPr>
        <w:pStyle w:val="Heading2"/>
      </w:pPr>
      <w:bookmarkStart w:id="27" w:name="_Toc158984963"/>
      <w:r>
        <w:t>Pattern Recognition</w:t>
      </w:r>
    </w:p>
    <w:p w14:paraId="148E0F45" w14:textId="03EC52D0" w:rsidR="00273B48" w:rsidRPr="00273B48" w:rsidRDefault="00273B48" w:rsidP="00273B48">
      <w:r>
        <w:t xml:space="preserve">The verbs in this chapter follow all the same patterns that you’ve already learned. </w:t>
      </w:r>
      <w:r w:rsidR="00127C70">
        <w:t>Now you must start learning new subjects. Remember that you can have different subjects in the same sentence; but verbs must always agree in person and number with their subject.</w:t>
      </w:r>
    </w:p>
    <w:p w14:paraId="38C54252" w14:textId="149E40A9" w:rsidR="001837F8" w:rsidRPr="008F488E" w:rsidRDefault="001837F8" w:rsidP="00CD2394">
      <w:pPr>
        <w:pStyle w:val="Heading2"/>
      </w:pPr>
      <w:r w:rsidRPr="008F488E">
        <w:t xml:space="preserve">Chapter </w:t>
      </w:r>
      <w:r w:rsidR="00F222B3">
        <w:t>5</w:t>
      </w:r>
      <w:r w:rsidRPr="008F488E">
        <w:t xml:space="preserve"> Exercises</w:t>
      </w:r>
      <w:bookmarkEnd w:id="27"/>
    </w:p>
    <w:p w14:paraId="028E20DB" w14:textId="77777777" w:rsidR="001837F8" w:rsidRDefault="001837F8" w:rsidP="00CD2394">
      <w:pPr>
        <w:pStyle w:val="NoSpacing"/>
        <w:keepLines/>
        <w:rPr>
          <w:rFonts w:cstheme="minorHAnsi"/>
          <w:color w:val="000000"/>
          <w:szCs w:val="24"/>
        </w:rPr>
      </w:pPr>
    </w:p>
    <w:p w14:paraId="218F159A" w14:textId="77777777" w:rsidR="001837F8" w:rsidRDefault="001837F8" w:rsidP="00CD2394">
      <w:pPr>
        <w:pStyle w:val="NoSpacing"/>
        <w:keepLines/>
        <w:rPr>
          <w:rFonts w:cstheme="minorHAnsi"/>
          <w:color w:val="000000"/>
          <w:szCs w:val="24"/>
        </w:rPr>
      </w:pPr>
      <w:r>
        <w:rPr>
          <w:rFonts w:cstheme="minorHAnsi"/>
          <w:color w:val="000000"/>
          <w:szCs w:val="24"/>
        </w:rPr>
        <w:t xml:space="preserve">A) Without using the charts or your notes, make the following changes to the verbs below. </w:t>
      </w:r>
    </w:p>
    <w:p w14:paraId="093C7697" w14:textId="77777777" w:rsidR="001837F8" w:rsidRDefault="001837F8" w:rsidP="00CD2394">
      <w:pPr>
        <w:pStyle w:val="NoSpacing"/>
        <w:keepLines/>
        <w:rPr>
          <w:rFonts w:cstheme="minorHAnsi"/>
          <w:color w:val="000000"/>
          <w:szCs w:val="24"/>
        </w:rPr>
      </w:pPr>
    </w:p>
    <w:p w14:paraId="6F9E2777" w14:textId="77777777" w:rsidR="001837F8" w:rsidRDefault="001837F8" w:rsidP="00CD2394">
      <w:pPr>
        <w:pStyle w:val="NoSpacing"/>
        <w:keepLines/>
        <w:ind w:firstLine="360"/>
        <w:rPr>
          <w:rFonts w:cstheme="minorHAnsi"/>
          <w:color w:val="000000"/>
          <w:szCs w:val="24"/>
        </w:rPr>
      </w:pPr>
      <w:r>
        <w:rPr>
          <w:rFonts w:cstheme="minorHAnsi"/>
          <w:color w:val="000000"/>
          <w:szCs w:val="24"/>
        </w:rPr>
        <w:t>verb:</w:t>
      </w:r>
      <w:r>
        <w:rPr>
          <w:rFonts w:cstheme="minorHAnsi"/>
          <w:color w:val="000000"/>
          <w:szCs w:val="24"/>
        </w:rPr>
        <w:tab/>
      </w:r>
      <w:r>
        <w:rPr>
          <w:rFonts w:cstheme="minorHAnsi"/>
          <w:color w:val="000000"/>
          <w:szCs w:val="24"/>
        </w:rPr>
        <w:tab/>
        <w:t>make change (keep everything else the same)</w:t>
      </w:r>
      <w:r>
        <w:rPr>
          <w:rFonts w:cstheme="minorHAnsi"/>
          <w:color w:val="000000"/>
          <w:szCs w:val="24"/>
        </w:rPr>
        <w:tab/>
        <w:t>new verb form:</w:t>
      </w:r>
    </w:p>
    <w:p w14:paraId="215CEB4E" w14:textId="77777777" w:rsidR="001837F8" w:rsidRDefault="001837F8" w:rsidP="00CD2394">
      <w:pPr>
        <w:pStyle w:val="NoSpacing"/>
        <w:keepLines/>
        <w:rPr>
          <w:rFonts w:cstheme="minorHAnsi"/>
          <w:color w:val="000000"/>
          <w:szCs w:val="24"/>
        </w:rPr>
      </w:pPr>
    </w:p>
    <w:p w14:paraId="04BBD88B" w14:textId="77777777" w:rsidR="001837F8" w:rsidRPr="002330C9" w:rsidRDefault="001837F8">
      <w:pPr>
        <w:pStyle w:val="NoSpacing"/>
        <w:keepLines/>
        <w:numPr>
          <w:ilvl w:val="0"/>
          <w:numId w:val="31"/>
        </w:numPr>
        <w:spacing w:line="480" w:lineRule="auto"/>
        <w:rPr>
          <w:rFonts w:cstheme="minorHAnsi"/>
          <w:color w:val="000000"/>
          <w:szCs w:val="24"/>
        </w:rPr>
      </w:pPr>
      <w:r>
        <w:rPr>
          <w:rFonts w:cstheme="minorHAnsi"/>
          <w:color w:val="000000"/>
          <w:szCs w:val="24"/>
        </w:rPr>
        <w:lastRenderedPageBreak/>
        <w:t>iacet</w:t>
      </w:r>
      <w:r>
        <w:rPr>
          <w:rFonts w:cstheme="minorHAnsi"/>
          <w:color w:val="000000"/>
          <w:szCs w:val="24"/>
        </w:rPr>
        <w:tab/>
      </w:r>
      <w:r>
        <w:rPr>
          <w:rFonts w:cstheme="minorHAnsi"/>
          <w:color w:val="000000"/>
          <w:szCs w:val="24"/>
        </w:rPr>
        <w:tab/>
        <w:t>make plural</w:t>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t>________________________________</w:t>
      </w:r>
    </w:p>
    <w:p w14:paraId="356F11BB" w14:textId="77777777" w:rsidR="001837F8" w:rsidRPr="002330C9" w:rsidRDefault="001837F8">
      <w:pPr>
        <w:pStyle w:val="NoSpacing"/>
        <w:keepLines/>
        <w:numPr>
          <w:ilvl w:val="0"/>
          <w:numId w:val="31"/>
        </w:numPr>
        <w:spacing w:line="480" w:lineRule="auto"/>
        <w:rPr>
          <w:rFonts w:cstheme="minorHAnsi"/>
          <w:color w:val="000000"/>
          <w:szCs w:val="24"/>
        </w:rPr>
      </w:pPr>
      <w:r>
        <w:rPr>
          <w:rFonts w:cstheme="minorHAnsi"/>
          <w:color w:val="000000"/>
          <w:szCs w:val="24"/>
        </w:rPr>
        <w:t>ambulāmus</w:t>
      </w:r>
      <w:r>
        <w:rPr>
          <w:rFonts w:cstheme="minorHAnsi"/>
          <w:color w:val="000000"/>
          <w:szCs w:val="24"/>
        </w:rPr>
        <w:tab/>
        <w:t>make 3</w:t>
      </w:r>
      <w:r w:rsidRPr="002330C9">
        <w:rPr>
          <w:rFonts w:cstheme="minorHAnsi"/>
          <w:color w:val="000000"/>
          <w:szCs w:val="24"/>
          <w:vertAlign w:val="superscript"/>
        </w:rPr>
        <w:t>rd</w:t>
      </w:r>
      <w:r>
        <w:rPr>
          <w:rFonts w:cstheme="minorHAnsi"/>
          <w:color w:val="000000"/>
          <w:szCs w:val="24"/>
        </w:rPr>
        <w:t xml:space="preserve"> person</w:t>
      </w:r>
      <w:r>
        <w:rPr>
          <w:rFonts w:cstheme="minorHAnsi"/>
          <w:color w:val="000000"/>
          <w:szCs w:val="24"/>
        </w:rPr>
        <w:tab/>
      </w:r>
      <w:r>
        <w:rPr>
          <w:rFonts w:cstheme="minorHAnsi"/>
          <w:color w:val="000000"/>
          <w:szCs w:val="24"/>
        </w:rPr>
        <w:tab/>
      </w:r>
      <w:r>
        <w:rPr>
          <w:rFonts w:cstheme="minorHAnsi"/>
          <w:color w:val="000000"/>
          <w:szCs w:val="24"/>
        </w:rPr>
        <w:tab/>
        <w:t>________________________________</w:t>
      </w:r>
    </w:p>
    <w:p w14:paraId="0108067C" w14:textId="77777777" w:rsidR="001837F8" w:rsidRDefault="001837F8">
      <w:pPr>
        <w:pStyle w:val="NoSpacing"/>
        <w:keepLines/>
        <w:numPr>
          <w:ilvl w:val="0"/>
          <w:numId w:val="31"/>
        </w:numPr>
        <w:spacing w:line="480" w:lineRule="auto"/>
        <w:rPr>
          <w:rFonts w:cstheme="minorHAnsi"/>
          <w:color w:val="000000"/>
          <w:szCs w:val="24"/>
        </w:rPr>
      </w:pPr>
      <w:r>
        <w:rPr>
          <w:rFonts w:cstheme="minorHAnsi"/>
          <w:color w:val="000000"/>
          <w:szCs w:val="24"/>
        </w:rPr>
        <w:t>audīs</w:t>
      </w:r>
      <w:r>
        <w:rPr>
          <w:rFonts w:cstheme="minorHAnsi"/>
          <w:color w:val="000000"/>
          <w:szCs w:val="24"/>
        </w:rPr>
        <w:tab/>
      </w:r>
      <w:r>
        <w:rPr>
          <w:rFonts w:cstheme="minorHAnsi"/>
          <w:color w:val="000000"/>
          <w:szCs w:val="24"/>
        </w:rPr>
        <w:tab/>
        <w:t>make 1</w:t>
      </w:r>
      <w:r w:rsidRPr="002330C9">
        <w:rPr>
          <w:rFonts w:cstheme="minorHAnsi"/>
          <w:color w:val="000000"/>
          <w:szCs w:val="24"/>
          <w:vertAlign w:val="superscript"/>
        </w:rPr>
        <w:t>st</w:t>
      </w:r>
      <w:r>
        <w:rPr>
          <w:rFonts w:cstheme="minorHAnsi"/>
          <w:color w:val="000000"/>
          <w:szCs w:val="24"/>
        </w:rPr>
        <w:t xml:space="preserve"> person</w:t>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t>________________________________</w:t>
      </w:r>
    </w:p>
    <w:p w14:paraId="2BED6477" w14:textId="77777777" w:rsidR="001837F8" w:rsidRDefault="001837F8">
      <w:pPr>
        <w:pStyle w:val="NoSpacing"/>
        <w:keepLines/>
        <w:numPr>
          <w:ilvl w:val="0"/>
          <w:numId w:val="31"/>
        </w:numPr>
        <w:spacing w:line="480" w:lineRule="auto"/>
        <w:rPr>
          <w:rFonts w:cstheme="minorHAnsi"/>
          <w:color w:val="000000"/>
          <w:szCs w:val="24"/>
        </w:rPr>
      </w:pPr>
      <w:r>
        <w:rPr>
          <w:rFonts w:cstheme="minorHAnsi"/>
          <w:color w:val="000000"/>
          <w:szCs w:val="24"/>
        </w:rPr>
        <w:t>servant</w:t>
      </w:r>
      <w:r>
        <w:rPr>
          <w:rFonts w:cstheme="minorHAnsi"/>
          <w:color w:val="000000"/>
          <w:szCs w:val="24"/>
        </w:rPr>
        <w:tab/>
      </w:r>
      <w:r>
        <w:rPr>
          <w:rFonts w:cstheme="minorHAnsi"/>
          <w:color w:val="000000"/>
          <w:szCs w:val="24"/>
        </w:rPr>
        <w:tab/>
        <w:t>make singular</w:t>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t>________________________________</w:t>
      </w:r>
    </w:p>
    <w:p w14:paraId="4D340385" w14:textId="77777777" w:rsidR="001837F8" w:rsidRDefault="001837F8">
      <w:pPr>
        <w:pStyle w:val="NoSpacing"/>
        <w:keepLines/>
        <w:numPr>
          <w:ilvl w:val="0"/>
          <w:numId w:val="31"/>
        </w:numPr>
        <w:spacing w:line="480" w:lineRule="auto"/>
        <w:rPr>
          <w:rFonts w:cstheme="minorHAnsi"/>
          <w:color w:val="000000"/>
          <w:szCs w:val="24"/>
        </w:rPr>
      </w:pPr>
      <w:r>
        <w:rPr>
          <w:rFonts w:cstheme="minorHAnsi"/>
          <w:color w:val="000000"/>
          <w:szCs w:val="24"/>
        </w:rPr>
        <w:t>movēs</w:t>
      </w:r>
      <w:r>
        <w:rPr>
          <w:rFonts w:cstheme="minorHAnsi"/>
          <w:color w:val="000000"/>
          <w:szCs w:val="24"/>
        </w:rPr>
        <w:tab/>
      </w:r>
      <w:r>
        <w:rPr>
          <w:rFonts w:cstheme="minorHAnsi"/>
          <w:color w:val="000000"/>
          <w:szCs w:val="24"/>
        </w:rPr>
        <w:tab/>
        <w:t>make plural</w:t>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t>________________________________</w:t>
      </w:r>
    </w:p>
    <w:p w14:paraId="5F77E5EF" w14:textId="77777777" w:rsidR="001837F8" w:rsidRDefault="001837F8">
      <w:pPr>
        <w:pStyle w:val="NoSpacing"/>
        <w:keepLines/>
        <w:numPr>
          <w:ilvl w:val="0"/>
          <w:numId w:val="31"/>
        </w:numPr>
        <w:spacing w:line="480" w:lineRule="auto"/>
        <w:rPr>
          <w:rFonts w:cstheme="minorHAnsi"/>
          <w:color w:val="000000"/>
          <w:szCs w:val="24"/>
        </w:rPr>
      </w:pPr>
      <w:r>
        <w:rPr>
          <w:rFonts w:cstheme="minorHAnsi"/>
          <w:color w:val="000000"/>
          <w:szCs w:val="24"/>
        </w:rPr>
        <w:t>videō</w:t>
      </w:r>
      <w:r>
        <w:rPr>
          <w:rFonts w:cstheme="minorHAnsi"/>
          <w:color w:val="000000"/>
          <w:szCs w:val="24"/>
        </w:rPr>
        <w:tab/>
      </w:r>
      <w:r>
        <w:rPr>
          <w:rFonts w:cstheme="minorHAnsi"/>
          <w:color w:val="000000"/>
          <w:szCs w:val="24"/>
        </w:rPr>
        <w:tab/>
        <w:t>make 2</w:t>
      </w:r>
      <w:r w:rsidRPr="002330C9">
        <w:rPr>
          <w:rFonts w:cstheme="minorHAnsi"/>
          <w:color w:val="000000"/>
          <w:szCs w:val="24"/>
          <w:vertAlign w:val="superscript"/>
        </w:rPr>
        <w:t>nd</w:t>
      </w:r>
      <w:r>
        <w:rPr>
          <w:rFonts w:cstheme="minorHAnsi"/>
          <w:color w:val="000000"/>
          <w:szCs w:val="24"/>
        </w:rPr>
        <w:t xml:space="preserve"> person</w:t>
      </w:r>
      <w:r>
        <w:rPr>
          <w:rFonts w:cstheme="minorHAnsi"/>
          <w:color w:val="000000"/>
          <w:szCs w:val="24"/>
        </w:rPr>
        <w:tab/>
      </w:r>
      <w:r>
        <w:rPr>
          <w:rFonts w:cstheme="minorHAnsi"/>
          <w:color w:val="000000"/>
          <w:szCs w:val="24"/>
        </w:rPr>
        <w:tab/>
      </w:r>
      <w:r>
        <w:rPr>
          <w:rFonts w:cstheme="minorHAnsi"/>
          <w:color w:val="000000"/>
          <w:szCs w:val="24"/>
        </w:rPr>
        <w:tab/>
        <w:t>________________________________</w:t>
      </w:r>
    </w:p>
    <w:p w14:paraId="15BCF777" w14:textId="77777777" w:rsidR="001837F8" w:rsidRDefault="001837F8">
      <w:pPr>
        <w:pStyle w:val="NoSpacing"/>
        <w:keepLines/>
        <w:numPr>
          <w:ilvl w:val="0"/>
          <w:numId w:val="31"/>
        </w:numPr>
        <w:spacing w:line="480" w:lineRule="auto"/>
        <w:rPr>
          <w:rFonts w:cstheme="minorHAnsi"/>
          <w:color w:val="000000"/>
          <w:szCs w:val="24"/>
        </w:rPr>
      </w:pPr>
      <w:r>
        <w:rPr>
          <w:rFonts w:cstheme="minorHAnsi"/>
          <w:color w:val="000000"/>
          <w:szCs w:val="24"/>
        </w:rPr>
        <w:t>amās</w:t>
      </w:r>
      <w:r>
        <w:rPr>
          <w:rFonts w:cstheme="minorHAnsi"/>
          <w:color w:val="000000"/>
          <w:szCs w:val="24"/>
        </w:rPr>
        <w:tab/>
      </w:r>
      <w:r>
        <w:rPr>
          <w:rFonts w:cstheme="minorHAnsi"/>
          <w:color w:val="000000"/>
          <w:szCs w:val="24"/>
        </w:rPr>
        <w:tab/>
        <w:t>make plural</w:t>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t>________________________________</w:t>
      </w:r>
    </w:p>
    <w:p w14:paraId="0D6E4A74" w14:textId="77777777" w:rsidR="001837F8" w:rsidRDefault="001837F8">
      <w:pPr>
        <w:pStyle w:val="NoSpacing"/>
        <w:keepLines/>
        <w:numPr>
          <w:ilvl w:val="0"/>
          <w:numId w:val="31"/>
        </w:numPr>
        <w:spacing w:line="480" w:lineRule="auto"/>
        <w:rPr>
          <w:rFonts w:cstheme="minorHAnsi"/>
          <w:color w:val="000000"/>
          <w:szCs w:val="24"/>
        </w:rPr>
      </w:pPr>
      <w:r>
        <w:rPr>
          <w:rFonts w:cstheme="minorHAnsi"/>
          <w:color w:val="000000"/>
          <w:szCs w:val="24"/>
        </w:rPr>
        <w:t>habent</w:t>
      </w:r>
      <w:r>
        <w:rPr>
          <w:rFonts w:cstheme="minorHAnsi"/>
          <w:color w:val="000000"/>
          <w:szCs w:val="24"/>
        </w:rPr>
        <w:tab/>
      </w:r>
      <w:r>
        <w:rPr>
          <w:rFonts w:cstheme="minorHAnsi"/>
          <w:color w:val="000000"/>
          <w:szCs w:val="24"/>
        </w:rPr>
        <w:tab/>
        <w:t>make 1</w:t>
      </w:r>
      <w:r w:rsidRPr="002330C9">
        <w:rPr>
          <w:rFonts w:cstheme="minorHAnsi"/>
          <w:color w:val="000000"/>
          <w:szCs w:val="24"/>
          <w:vertAlign w:val="superscript"/>
        </w:rPr>
        <w:t>st</w:t>
      </w:r>
      <w:r>
        <w:rPr>
          <w:rFonts w:cstheme="minorHAnsi"/>
          <w:color w:val="000000"/>
          <w:szCs w:val="24"/>
        </w:rPr>
        <w:t xml:space="preserve"> person</w:t>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t>________________________________</w:t>
      </w:r>
    </w:p>
    <w:p w14:paraId="5B2AFCC9" w14:textId="77777777" w:rsidR="001837F8" w:rsidRDefault="001837F8">
      <w:pPr>
        <w:pStyle w:val="NoSpacing"/>
        <w:keepLines/>
        <w:numPr>
          <w:ilvl w:val="0"/>
          <w:numId w:val="31"/>
        </w:numPr>
        <w:spacing w:line="480" w:lineRule="auto"/>
        <w:rPr>
          <w:rFonts w:cstheme="minorHAnsi"/>
          <w:color w:val="000000"/>
          <w:szCs w:val="24"/>
        </w:rPr>
      </w:pPr>
      <w:r>
        <w:rPr>
          <w:rFonts w:cstheme="minorHAnsi"/>
          <w:color w:val="000000"/>
          <w:szCs w:val="24"/>
        </w:rPr>
        <w:t>iacent</w:t>
      </w:r>
      <w:r>
        <w:rPr>
          <w:rFonts w:cstheme="minorHAnsi"/>
          <w:color w:val="000000"/>
          <w:szCs w:val="24"/>
        </w:rPr>
        <w:tab/>
      </w:r>
      <w:r>
        <w:rPr>
          <w:rFonts w:cstheme="minorHAnsi"/>
          <w:color w:val="000000"/>
          <w:szCs w:val="24"/>
        </w:rPr>
        <w:tab/>
        <w:t>make singular</w:t>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t>________________________________</w:t>
      </w:r>
    </w:p>
    <w:p w14:paraId="1B309126" w14:textId="77777777" w:rsidR="001837F8" w:rsidRDefault="001837F8">
      <w:pPr>
        <w:pStyle w:val="NoSpacing"/>
        <w:keepLines/>
        <w:numPr>
          <w:ilvl w:val="0"/>
          <w:numId w:val="31"/>
        </w:numPr>
        <w:spacing w:line="480" w:lineRule="auto"/>
        <w:rPr>
          <w:rFonts w:cstheme="minorHAnsi"/>
          <w:color w:val="000000"/>
          <w:szCs w:val="24"/>
        </w:rPr>
      </w:pPr>
      <w:r>
        <w:rPr>
          <w:rFonts w:cstheme="minorHAnsi"/>
          <w:color w:val="000000"/>
          <w:szCs w:val="24"/>
        </w:rPr>
        <w:t>audit</w:t>
      </w:r>
      <w:r>
        <w:rPr>
          <w:rFonts w:cstheme="minorHAnsi"/>
          <w:color w:val="000000"/>
          <w:szCs w:val="24"/>
        </w:rPr>
        <w:tab/>
      </w:r>
      <w:r>
        <w:rPr>
          <w:rFonts w:cstheme="minorHAnsi"/>
          <w:color w:val="000000"/>
          <w:szCs w:val="24"/>
        </w:rPr>
        <w:tab/>
        <w:t>make plural</w:t>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t>________________________________</w:t>
      </w:r>
    </w:p>
    <w:p w14:paraId="313D2863" w14:textId="3976BAF0" w:rsidR="001837F8" w:rsidRDefault="001837F8" w:rsidP="00CD2394">
      <w:pPr>
        <w:pStyle w:val="NoSpacing"/>
        <w:keepLines/>
        <w:rPr>
          <w:rFonts w:cstheme="minorHAnsi"/>
          <w:color w:val="000000"/>
          <w:szCs w:val="24"/>
        </w:rPr>
      </w:pPr>
      <w:r>
        <w:rPr>
          <w:rFonts w:cstheme="minorHAnsi"/>
          <w:color w:val="000000"/>
          <w:szCs w:val="24"/>
        </w:rPr>
        <w:t>B) Without using vocabulary notes or other aids, translate each of the new words you formed into English:</w:t>
      </w:r>
    </w:p>
    <w:p w14:paraId="12431FAE" w14:textId="77777777" w:rsidR="001837F8" w:rsidRDefault="001837F8" w:rsidP="00CD2394">
      <w:pPr>
        <w:pStyle w:val="NoSpacing"/>
        <w:keepLines/>
        <w:rPr>
          <w:rFonts w:cstheme="minorHAnsi"/>
          <w:color w:val="000000"/>
          <w:szCs w:val="24"/>
        </w:rPr>
      </w:pPr>
    </w:p>
    <w:p w14:paraId="34231527" w14:textId="77777777" w:rsidR="001837F8" w:rsidRDefault="001837F8">
      <w:pPr>
        <w:pStyle w:val="NoSpacing"/>
        <w:keepLines/>
        <w:numPr>
          <w:ilvl w:val="0"/>
          <w:numId w:val="32"/>
        </w:numPr>
        <w:spacing w:line="480" w:lineRule="auto"/>
        <w:rPr>
          <w:rFonts w:cstheme="minorHAnsi"/>
          <w:color w:val="000000"/>
          <w:szCs w:val="24"/>
        </w:rPr>
      </w:pPr>
      <w:r>
        <w:rPr>
          <w:rFonts w:cstheme="minorHAnsi"/>
          <w:color w:val="000000"/>
          <w:szCs w:val="24"/>
        </w:rPr>
        <w:t>________________________________</w:t>
      </w:r>
    </w:p>
    <w:p w14:paraId="40EF42D3" w14:textId="77777777" w:rsidR="001837F8" w:rsidRDefault="001837F8">
      <w:pPr>
        <w:pStyle w:val="NoSpacing"/>
        <w:keepLines/>
        <w:numPr>
          <w:ilvl w:val="0"/>
          <w:numId w:val="32"/>
        </w:numPr>
        <w:spacing w:line="480" w:lineRule="auto"/>
        <w:rPr>
          <w:rFonts w:cstheme="minorHAnsi"/>
          <w:color w:val="000000"/>
          <w:szCs w:val="24"/>
        </w:rPr>
      </w:pPr>
      <w:r>
        <w:rPr>
          <w:rFonts w:cstheme="minorHAnsi"/>
          <w:color w:val="000000"/>
          <w:szCs w:val="24"/>
        </w:rPr>
        <w:t>________________________________</w:t>
      </w:r>
    </w:p>
    <w:p w14:paraId="35E36155" w14:textId="77777777" w:rsidR="001837F8" w:rsidRDefault="001837F8">
      <w:pPr>
        <w:pStyle w:val="NoSpacing"/>
        <w:keepLines/>
        <w:numPr>
          <w:ilvl w:val="0"/>
          <w:numId w:val="32"/>
        </w:numPr>
        <w:spacing w:line="480" w:lineRule="auto"/>
        <w:rPr>
          <w:rFonts w:cstheme="minorHAnsi"/>
          <w:color w:val="000000"/>
          <w:szCs w:val="24"/>
        </w:rPr>
      </w:pPr>
      <w:r>
        <w:rPr>
          <w:rFonts w:cstheme="minorHAnsi"/>
          <w:color w:val="000000"/>
          <w:szCs w:val="24"/>
        </w:rPr>
        <w:t>________________________________</w:t>
      </w:r>
    </w:p>
    <w:p w14:paraId="6F19DB0F" w14:textId="77777777" w:rsidR="001837F8" w:rsidRDefault="001837F8">
      <w:pPr>
        <w:pStyle w:val="NoSpacing"/>
        <w:keepLines/>
        <w:numPr>
          <w:ilvl w:val="0"/>
          <w:numId w:val="32"/>
        </w:numPr>
        <w:spacing w:line="480" w:lineRule="auto"/>
        <w:rPr>
          <w:rFonts w:cstheme="minorHAnsi"/>
          <w:color w:val="000000"/>
          <w:szCs w:val="24"/>
        </w:rPr>
      </w:pPr>
      <w:r>
        <w:rPr>
          <w:rFonts w:cstheme="minorHAnsi"/>
          <w:color w:val="000000"/>
          <w:szCs w:val="24"/>
        </w:rPr>
        <w:t>________________________________</w:t>
      </w:r>
    </w:p>
    <w:p w14:paraId="4DF5BED7" w14:textId="77777777" w:rsidR="001837F8" w:rsidRDefault="001837F8">
      <w:pPr>
        <w:pStyle w:val="NoSpacing"/>
        <w:keepLines/>
        <w:numPr>
          <w:ilvl w:val="0"/>
          <w:numId w:val="32"/>
        </w:numPr>
        <w:spacing w:line="480" w:lineRule="auto"/>
        <w:rPr>
          <w:rFonts w:cstheme="minorHAnsi"/>
          <w:color w:val="000000"/>
          <w:szCs w:val="24"/>
        </w:rPr>
      </w:pPr>
      <w:r>
        <w:rPr>
          <w:rFonts w:cstheme="minorHAnsi"/>
          <w:color w:val="000000"/>
          <w:szCs w:val="24"/>
        </w:rPr>
        <w:t>________________________________</w:t>
      </w:r>
    </w:p>
    <w:p w14:paraId="67A729A0" w14:textId="77777777" w:rsidR="001837F8" w:rsidRDefault="001837F8">
      <w:pPr>
        <w:pStyle w:val="NoSpacing"/>
        <w:keepLines/>
        <w:numPr>
          <w:ilvl w:val="0"/>
          <w:numId w:val="32"/>
        </w:numPr>
        <w:spacing w:line="480" w:lineRule="auto"/>
        <w:rPr>
          <w:rFonts w:cstheme="minorHAnsi"/>
          <w:color w:val="000000"/>
          <w:szCs w:val="24"/>
        </w:rPr>
      </w:pPr>
      <w:r>
        <w:rPr>
          <w:rFonts w:cstheme="minorHAnsi"/>
          <w:color w:val="000000"/>
          <w:szCs w:val="24"/>
        </w:rPr>
        <w:t>________________________________</w:t>
      </w:r>
    </w:p>
    <w:p w14:paraId="12F4D211" w14:textId="77777777" w:rsidR="001837F8" w:rsidRDefault="001837F8">
      <w:pPr>
        <w:pStyle w:val="NoSpacing"/>
        <w:keepLines/>
        <w:numPr>
          <w:ilvl w:val="0"/>
          <w:numId w:val="32"/>
        </w:numPr>
        <w:spacing w:line="480" w:lineRule="auto"/>
        <w:rPr>
          <w:rFonts w:cstheme="minorHAnsi"/>
          <w:color w:val="000000"/>
          <w:szCs w:val="24"/>
        </w:rPr>
      </w:pPr>
      <w:r>
        <w:rPr>
          <w:rFonts w:cstheme="minorHAnsi"/>
          <w:color w:val="000000"/>
          <w:szCs w:val="24"/>
        </w:rPr>
        <w:t>________________________________</w:t>
      </w:r>
    </w:p>
    <w:p w14:paraId="552BA214" w14:textId="77777777" w:rsidR="001837F8" w:rsidRDefault="001837F8">
      <w:pPr>
        <w:pStyle w:val="NoSpacing"/>
        <w:keepLines/>
        <w:numPr>
          <w:ilvl w:val="0"/>
          <w:numId w:val="32"/>
        </w:numPr>
        <w:spacing w:line="480" w:lineRule="auto"/>
        <w:rPr>
          <w:rFonts w:cstheme="minorHAnsi"/>
          <w:color w:val="000000"/>
          <w:szCs w:val="24"/>
        </w:rPr>
      </w:pPr>
      <w:r>
        <w:rPr>
          <w:rFonts w:cstheme="minorHAnsi"/>
          <w:color w:val="000000"/>
          <w:szCs w:val="24"/>
        </w:rPr>
        <w:t>________________________________</w:t>
      </w:r>
    </w:p>
    <w:p w14:paraId="05F5B32F" w14:textId="77777777" w:rsidR="001837F8" w:rsidRDefault="001837F8">
      <w:pPr>
        <w:pStyle w:val="NoSpacing"/>
        <w:keepLines/>
        <w:numPr>
          <w:ilvl w:val="0"/>
          <w:numId w:val="32"/>
        </w:numPr>
        <w:spacing w:line="480" w:lineRule="auto"/>
        <w:rPr>
          <w:rFonts w:cstheme="minorHAnsi"/>
          <w:color w:val="000000"/>
          <w:szCs w:val="24"/>
        </w:rPr>
      </w:pPr>
      <w:r>
        <w:rPr>
          <w:rFonts w:cstheme="minorHAnsi"/>
          <w:color w:val="000000"/>
          <w:szCs w:val="24"/>
        </w:rPr>
        <w:t>________________________________</w:t>
      </w:r>
    </w:p>
    <w:p w14:paraId="3DE7C45A" w14:textId="77777777" w:rsidR="001837F8" w:rsidRDefault="001837F8">
      <w:pPr>
        <w:pStyle w:val="NoSpacing"/>
        <w:keepLines/>
        <w:numPr>
          <w:ilvl w:val="0"/>
          <w:numId w:val="32"/>
        </w:numPr>
        <w:spacing w:line="480" w:lineRule="auto"/>
        <w:rPr>
          <w:rFonts w:cstheme="minorHAnsi"/>
          <w:color w:val="000000"/>
          <w:szCs w:val="24"/>
        </w:rPr>
      </w:pPr>
      <w:r>
        <w:rPr>
          <w:rFonts w:cstheme="minorHAnsi"/>
          <w:color w:val="000000"/>
          <w:szCs w:val="24"/>
        </w:rPr>
        <w:t>________________________________</w:t>
      </w:r>
    </w:p>
    <w:p w14:paraId="7F6485F6" w14:textId="55A0F025" w:rsidR="001837F8" w:rsidRDefault="00766AA3" w:rsidP="00CD2394">
      <w:pPr>
        <w:pStyle w:val="NoSpacing"/>
        <w:keepLines/>
        <w:rPr>
          <w:rFonts w:cstheme="minorHAnsi"/>
          <w:color w:val="000000"/>
          <w:szCs w:val="24"/>
        </w:rPr>
      </w:pPr>
      <w:r>
        <w:rPr>
          <w:rFonts w:cstheme="minorHAnsi"/>
          <w:color w:val="000000"/>
          <w:szCs w:val="24"/>
        </w:rPr>
        <w:t>C) Translate the following words and phrases into Latin. Remember Latin spelling rules for each conjugation. For 7-12, recall the endings for subjects (nominative case) and objects (accusative).</w:t>
      </w:r>
      <w:r w:rsidR="005D3853">
        <w:rPr>
          <w:rFonts w:cstheme="minorHAnsi"/>
          <w:color w:val="000000"/>
          <w:szCs w:val="24"/>
        </w:rPr>
        <w:t xml:space="preserve"> You do not need to translate the personal pronouns (I, we, etc.).</w:t>
      </w:r>
    </w:p>
    <w:p w14:paraId="6C0EA4D0" w14:textId="77777777" w:rsidR="00766AA3" w:rsidRDefault="00766AA3" w:rsidP="00CD2394">
      <w:pPr>
        <w:pStyle w:val="NoSpacing"/>
        <w:keepLines/>
        <w:rPr>
          <w:rFonts w:cstheme="minorHAnsi"/>
          <w:color w:val="000000"/>
          <w:szCs w:val="24"/>
        </w:rPr>
      </w:pPr>
    </w:p>
    <w:p w14:paraId="06DDA569" w14:textId="7CD425BB" w:rsidR="00766AA3" w:rsidRDefault="00766AA3" w:rsidP="00CD2394">
      <w:pPr>
        <w:pStyle w:val="NoSpacing"/>
        <w:keepLines/>
        <w:rPr>
          <w:rFonts w:cstheme="minorHAnsi"/>
          <w:color w:val="000000"/>
          <w:szCs w:val="24"/>
        </w:rPr>
      </w:pPr>
      <w:r>
        <w:rPr>
          <w:rFonts w:cstheme="minorHAnsi"/>
          <w:color w:val="000000"/>
          <w:szCs w:val="24"/>
        </w:rPr>
        <w:t xml:space="preserve">1. </w:t>
      </w:r>
      <w:r w:rsidR="005D3853">
        <w:rPr>
          <w:rFonts w:cstheme="minorHAnsi"/>
          <w:color w:val="000000"/>
          <w:szCs w:val="24"/>
        </w:rPr>
        <w:t>we call</w:t>
      </w:r>
      <w:r w:rsidR="005D3853">
        <w:rPr>
          <w:rFonts w:cstheme="minorHAnsi"/>
          <w:color w:val="000000"/>
          <w:szCs w:val="24"/>
        </w:rPr>
        <w:tab/>
      </w:r>
      <w:r w:rsidR="005D3853">
        <w:rPr>
          <w:rFonts w:cstheme="minorHAnsi"/>
          <w:color w:val="000000"/>
          <w:szCs w:val="24"/>
        </w:rPr>
        <w:tab/>
        <w:t>_________________</w:t>
      </w:r>
      <w:r w:rsidR="005D3853">
        <w:rPr>
          <w:rFonts w:cstheme="minorHAnsi"/>
          <w:color w:val="000000"/>
          <w:szCs w:val="24"/>
        </w:rPr>
        <w:tab/>
        <w:t>2. y’all see</w:t>
      </w:r>
      <w:r w:rsidR="005D3853">
        <w:rPr>
          <w:rFonts w:cstheme="minorHAnsi"/>
          <w:color w:val="000000"/>
          <w:szCs w:val="24"/>
        </w:rPr>
        <w:tab/>
      </w:r>
      <w:r w:rsidR="005D3853">
        <w:rPr>
          <w:rFonts w:cstheme="minorHAnsi"/>
          <w:color w:val="000000"/>
          <w:szCs w:val="24"/>
        </w:rPr>
        <w:tab/>
        <w:t>_________________</w:t>
      </w:r>
    </w:p>
    <w:p w14:paraId="4D85A276" w14:textId="77777777" w:rsidR="005D3853" w:rsidRDefault="005D3853" w:rsidP="00CD2394">
      <w:pPr>
        <w:pStyle w:val="NoSpacing"/>
        <w:keepLines/>
        <w:rPr>
          <w:rFonts w:cstheme="minorHAnsi"/>
          <w:color w:val="000000"/>
          <w:szCs w:val="24"/>
        </w:rPr>
      </w:pPr>
    </w:p>
    <w:p w14:paraId="65486525" w14:textId="35156170" w:rsidR="005D3853" w:rsidRDefault="005D3853" w:rsidP="00CD2394">
      <w:pPr>
        <w:pStyle w:val="NoSpacing"/>
        <w:keepLines/>
        <w:rPr>
          <w:rFonts w:cstheme="minorHAnsi"/>
          <w:color w:val="000000"/>
          <w:szCs w:val="24"/>
        </w:rPr>
      </w:pPr>
      <w:r>
        <w:rPr>
          <w:rFonts w:cstheme="minorHAnsi"/>
          <w:color w:val="000000"/>
          <w:szCs w:val="24"/>
        </w:rPr>
        <w:t>3. she rules</w:t>
      </w:r>
      <w:r>
        <w:rPr>
          <w:rFonts w:cstheme="minorHAnsi"/>
          <w:color w:val="000000"/>
          <w:szCs w:val="24"/>
        </w:rPr>
        <w:tab/>
      </w:r>
      <w:r>
        <w:rPr>
          <w:rFonts w:cstheme="minorHAnsi"/>
          <w:color w:val="000000"/>
          <w:szCs w:val="24"/>
        </w:rPr>
        <w:tab/>
        <w:t>_________________</w:t>
      </w:r>
      <w:r>
        <w:rPr>
          <w:rFonts w:cstheme="minorHAnsi"/>
          <w:color w:val="000000"/>
          <w:szCs w:val="24"/>
        </w:rPr>
        <w:tab/>
        <w:t>4. they hear</w:t>
      </w:r>
      <w:r>
        <w:rPr>
          <w:rFonts w:cstheme="minorHAnsi"/>
          <w:color w:val="000000"/>
          <w:szCs w:val="24"/>
        </w:rPr>
        <w:tab/>
      </w:r>
      <w:r>
        <w:rPr>
          <w:rFonts w:cstheme="minorHAnsi"/>
          <w:color w:val="000000"/>
          <w:szCs w:val="24"/>
        </w:rPr>
        <w:tab/>
        <w:t>_________________</w:t>
      </w:r>
    </w:p>
    <w:p w14:paraId="4C4D2EEB" w14:textId="77777777" w:rsidR="005D3853" w:rsidRDefault="005D3853" w:rsidP="00CD2394">
      <w:pPr>
        <w:pStyle w:val="NoSpacing"/>
        <w:keepLines/>
        <w:rPr>
          <w:rFonts w:cstheme="minorHAnsi"/>
          <w:color w:val="000000"/>
          <w:szCs w:val="24"/>
        </w:rPr>
      </w:pPr>
    </w:p>
    <w:p w14:paraId="52C89DFD" w14:textId="47179639" w:rsidR="005D3853" w:rsidRDefault="005D3853" w:rsidP="00CD2394">
      <w:pPr>
        <w:pStyle w:val="NoSpacing"/>
        <w:keepLines/>
        <w:rPr>
          <w:rFonts w:cstheme="minorHAnsi"/>
          <w:color w:val="000000"/>
          <w:szCs w:val="24"/>
        </w:rPr>
      </w:pPr>
      <w:r>
        <w:rPr>
          <w:rFonts w:cstheme="minorHAnsi"/>
          <w:color w:val="000000"/>
          <w:szCs w:val="24"/>
        </w:rPr>
        <w:t>5. I rule</w:t>
      </w:r>
      <w:r>
        <w:rPr>
          <w:rFonts w:cstheme="minorHAnsi"/>
          <w:color w:val="000000"/>
          <w:szCs w:val="24"/>
        </w:rPr>
        <w:tab/>
      </w:r>
      <w:r>
        <w:rPr>
          <w:rFonts w:cstheme="minorHAnsi"/>
          <w:color w:val="000000"/>
          <w:szCs w:val="24"/>
        </w:rPr>
        <w:tab/>
      </w:r>
      <w:r>
        <w:rPr>
          <w:rFonts w:cstheme="minorHAnsi"/>
          <w:color w:val="000000"/>
          <w:szCs w:val="24"/>
        </w:rPr>
        <w:tab/>
        <w:t>_________________</w:t>
      </w:r>
      <w:r>
        <w:rPr>
          <w:rFonts w:cstheme="minorHAnsi"/>
          <w:color w:val="000000"/>
          <w:szCs w:val="24"/>
        </w:rPr>
        <w:tab/>
        <w:t>6. you see</w:t>
      </w:r>
      <w:r>
        <w:rPr>
          <w:rFonts w:cstheme="minorHAnsi"/>
          <w:color w:val="000000"/>
          <w:szCs w:val="24"/>
        </w:rPr>
        <w:tab/>
      </w:r>
      <w:r>
        <w:rPr>
          <w:rFonts w:cstheme="minorHAnsi"/>
          <w:color w:val="000000"/>
          <w:szCs w:val="24"/>
        </w:rPr>
        <w:tab/>
        <w:t>_________________</w:t>
      </w:r>
    </w:p>
    <w:p w14:paraId="46E4A54B" w14:textId="77777777" w:rsidR="005D3853" w:rsidRDefault="005D3853" w:rsidP="00CD2394">
      <w:pPr>
        <w:pStyle w:val="NoSpacing"/>
        <w:keepLines/>
        <w:rPr>
          <w:rFonts w:cstheme="minorHAnsi"/>
          <w:color w:val="000000"/>
          <w:szCs w:val="24"/>
        </w:rPr>
      </w:pPr>
    </w:p>
    <w:p w14:paraId="1AC46C52" w14:textId="7CD5F73D" w:rsidR="005D3853" w:rsidRDefault="005D3853" w:rsidP="00CD2394">
      <w:pPr>
        <w:pStyle w:val="NoSpacing"/>
        <w:keepLines/>
        <w:rPr>
          <w:rFonts w:cstheme="minorHAnsi"/>
          <w:color w:val="000000"/>
          <w:szCs w:val="24"/>
        </w:rPr>
      </w:pPr>
      <w:r>
        <w:rPr>
          <w:rFonts w:cstheme="minorHAnsi"/>
          <w:color w:val="000000"/>
          <w:szCs w:val="24"/>
        </w:rPr>
        <w:t>7. I hear the boys</w:t>
      </w:r>
      <w:r>
        <w:rPr>
          <w:rFonts w:cstheme="minorHAnsi"/>
          <w:color w:val="000000"/>
          <w:szCs w:val="24"/>
        </w:rPr>
        <w:tab/>
        <w:t>_________________</w:t>
      </w:r>
      <w:r>
        <w:rPr>
          <w:rFonts w:cstheme="minorHAnsi"/>
          <w:color w:val="000000"/>
          <w:szCs w:val="24"/>
        </w:rPr>
        <w:tab/>
        <w:t>8. The boys hear</w:t>
      </w:r>
      <w:r>
        <w:rPr>
          <w:rFonts w:cstheme="minorHAnsi"/>
          <w:color w:val="000000"/>
          <w:szCs w:val="24"/>
        </w:rPr>
        <w:tab/>
        <w:t>_________________</w:t>
      </w:r>
    </w:p>
    <w:p w14:paraId="01DD2D42" w14:textId="77777777" w:rsidR="005D3853" w:rsidRDefault="005D3853" w:rsidP="00CD2394">
      <w:pPr>
        <w:pStyle w:val="NoSpacing"/>
        <w:keepLines/>
        <w:rPr>
          <w:rFonts w:cstheme="minorHAnsi"/>
          <w:color w:val="000000"/>
          <w:szCs w:val="24"/>
        </w:rPr>
      </w:pPr>
    </w:p>
    <w:p w14:paraId="1FAA0ECF" w14:textId="72E393A5" w:rsidR="005D3853" w:rsidRDefault="005D3853" w:rsidP="00CD2394">
      <w:pPr>
        <w:pStyle w:val="NoSpacing"/>
        <w:keepLines/>
        <w:rPr>
          <w:rFonts w:cstheme="minorHAnsi"/>
          <w:color w:val="000000"/>
          <w:szCs w:val="24"/>
        </w:rPr>
      </w:pPr>
      <w:r>
        <w:rPr>
          <w:rFonts w:cstheme="minorHAnsi"/>
          <w:color w:val="000000"/>
          <w:szCs w:val="24"/>
        </w:rPr>
        <w:t>9. the king rules</w:t>
      </w:r>
      <w:r>
        <w:rPr>
          <w:rFonts w:cstheme="minorHAnsi"/>
          <w:color w:val="000000"/>
          <w:szCs w:val="24"/>
        </w:rPr>
        <w:tab/>
      </w:r>
      <w:r>
        <w:rPr>
          <w:rFonts w:cstheme="minorHAnsi"/>
          <w:color w:val="000000"/>
          <w:szCs w:val="24"/>
        </w:rPr>
        <w:tab/>
        <w:t>_________________</w:t>
      </w:r>
      <w:r>
        <w:rPr>
          <w:rFonts w:cstheme="minorHAnsi"/>
          <w:color w:val="000000"/>
          <w:szCs w:val="24"/>
        </w:rPr>
        <w:tab/>
        <w:t>10. she rules a kingdom</w:t>
      </w:r>
      <w:r>
        <w:rPr>
          <w:rFonts w:cstheme="minorHAnsi"/>
          <w:color w:val="000000"/>
          <w:szCs w:val="24"/>
        </w:rPr>
        <w:tab/>
        <w:t>_________________</w:t>
      </w:r>
    </w:p>
    <w:p w14:paraId="72626A9C" w14:textId="77777777" w:rsidR="005D3853" w:rsidRDefault="005D3853" w:rsidP="00CD2394">
      <w:pPr>
        <w:pStyle w:val="NoSpacing"/>
        <w:keepLines/>
        <w:rPr>
          <w:rFonts w:cstheme="minorHAnsi"/>
          <w:color w:val="000000"/>
          <w:szCs w:val="24"/>
        </w:rPr>
      </w:pPr>
    </w:p>
    <w:p w14:paraId="66FC4D49" w14:textId="022E9293" w:rsidR="005D3853" w:rsidRDefault="005D3853" w:rsidP="00CD2394">
      <w:pPr>
        <w:pStyle w:val="NoSpacing"/>
        <w:keepLines/>
        <w:rPr>
          <w:rFonts w:cstheme="minorHAnsi"/>
          <w:color w:val="000000"/>
          <w:szCs w:val="24"/>
        </w:rPr>
      </w:pPr>
      <w:r>
        <w:rPr>
          <w:rFonts w:cstheme="minorHAnsi"/>
          <w:color w:val="000000"/>
          <w:szCs w:val="24"/>
        </w:rPr>
        <w:t>11. you call the horse</w:t>
      </w:r>
      <w:r>
        <w:rPr>
          <w:rFonts w:cstheme="minorHAnsi"/>
          <w:color w:val="000000"/>
          <w:szCs w:val="24"/>
        </w:rPr>
        <w:tab/>
        <w:t>_________________</w:t>
      </w:r>
      <w:r>
        <w:rPr>
          <w:rFonts w:cstheme="minorHAnsi"/>
          <w:color w:val="000000"/>
          <w:szCs w:val="24"/>
        </w:rPr>
        <w:tab/>
        <w:t>12. a horse calls</w:t>
      </w:r>
      <w:r>
        <w:rPr>
          <w:rFonts w:cstheme="minorHAnsi"/>
          <w:color w:val="000000"/>
          <w:szCs w:val="24"/>
        </w:rPr>
        <w:tab/>
      </w:r>
      <w:r>
        <w:rPr>
          <w:rFonts w:cstheme="minorHAnsi"/>
          <w:color w:val="000000"/>
          <w:szCs w:val="24"/>
        </w:rPr>
        <w:tab/>
        <w:t>_________________</w:t>
      </w:r>
    </w:p>
    <w:p w14:paraId="73F78712" w14:textId="77777777" w:rsidR="00AF7668" w:rsidRDefault="00AF7668" w:rsidP="00CD2394">
      <w:pPr>
        <w:pStyle w:val="NoSpacing"/>
        <w:keepLines/>
        <w:rPr>
          <w:rFonts w:cstheme="minorHAnsi"/>
          <w:color w:val="000000"/>
          <w:szCs w:val="24"/>
        </w:rPr>
      </w:pPr>
    </w:p>
    <w:p w14:paraId="4E742354" w14:textId="6664E804" w:rsidR="001837F8" w:rsidRDefault="001837F8" w:rsidP="00CD2394">
      <w:pPr>
        <w:pStyle w:val="Heading2"/>
      </w:pPr>
      <w:bookmarkStart w:id="28" w:name="_Toc158984964"/>
      <w:r>
        <w:t xml:space="preserve">Chapter </w:t>
      </w:r>
      <w:r w:rsidR="00F222B3">
        <w:t>5</w:t>
      </w:r>
      <w:r>
        <w:t xml:space="preserve"> Translation</w:t>
      </w:r>
      <w:bookmarkEnd w:id="28"/>
    </w:p>
    <w:p w14:paraId="587C3C2F" w14:textId="77777777" w:rsidR="001837F8" w:rsidRDefault="001837F8" w:rsidP="00CD2394">
      <w:pPr>
        <w:pStyle w:val="NoSpacing"/>
        <w:keepLines/>
        <w:rPr>
          <w:rFonts w:cstheme="minorHAnsi"/>
          <w:color w:val="000000"/>
          <w:szCs w:val="24"/>
        </w:rPr>
      </w:pPr>
    </w:p>
    <w:p w14:paraId="311DBBC7" w14:textId="4E12C883" w:rsidR="001837F8" w:rsidRDefault="001837F8" w:rsidP="00CD2394">
      <w:pPr>
        <w:pStyle w:val="NoSpacing"/>
        <w:keepLines/>
        <w:rPr>
          <w:rFonts w:cstheme="minorHAnsi"/>
          <w:color w:val="000000"/>
          <w:szCs w:val="24"/>
        </w:rPr>
      </w:pPr>
      <w:r>
        <w:rPr>
          <w:rFonts w:cstheme="minorHAnsi"/>
          <w:color w:val="000000"/>
          <w:szCs w:val="24"/>
        </w:rPr>
        <w:t>Segment, identify the pattern(s)</w:t>
      </w:r>
      <w:r w:rsidR="00AF7668">
        <w:rPr>
          <w:rFonts w:cstheme="minorHAnsi"/>
          <w:color w:val="000000"/>
          <w:szCs w:val="24"/>
        </w:rPr>
        <w:t xml:space="preserve"> of each sentence</w:t>
      </w:r>
      <w:r>
        <w:rPr>
          <w:rFonts w:cstheme="minorHAnsi"/>
          <w:color w:val="000000"/>
          <w:szCs w:val="24"/>
        </w:rPr>
        <w:t>, then translate.</w:t>
      </w:r>
    </w:p>
    <w:p w14:paraId="5CB99FED" w14:textId="77777777" w:rsidR="001837F8" w:rsidRDefault="001837F8" w:rsidP="00CD2394">
      <w:pPr>
        <w:pStyle w:val="NoSpacing"/>
        <w:keepLines/>
        <w:rPr>
          <w:rFonts w:cstheme="minorHAnsi"/>
          <w:color w:val="000000"/>
          <w:szCs w:val="24"/>
        </w:rPr>
      </w:pPr>
      <w:r>
        <w:rPr>
          <w:rFonts w:cstheme="minorHAnsi"/>
          <w:color w:val="000000"/>
          <w:szCs w:val="24"/>
        </w:rPr>
        <w:t>A) Identify and translate each verb according to its person and number</w:t>
      </w:r>
    </w:p>
    <w:p w14:paraId="583930BF" w14:textId="77777777" w:rsidR="001837F8" w:rsidRDefault="001837F8" w:rsidP="00CD2394">
      <w:pPr>
        <w:pStyle w:val="NoSpacing"/>
        <w:keepLines/>
        <w:rPr>
          <w:rFonts w:cstheme="minorHAnsi"/>
          <w:color w:val="000000"/>
          <w:szCs w:val="24"/>
        </w:rPr>
      </w:pPr>
      <w:r>
        <w:rPr>
          <w:rFonts w:cstheme="minorHAnsi"/>
          <w:color w:val="000000"/>
          <w:szCs w:val="24"/>
        </w:rPr>
        <w:t>B) Translate the sentence</w:t>
      </w:r>
    </w:p>
    <w:p w14:paraId="250FED93" w14:textId="77777777" w:rsidR="001837F8" w:rsidRDefault="001837F8" w:rsidP="00CD2394">
      <w:pPr>
        <w:pStyle w:val="NoSpacing"/>
        <w:keepLines/>
        <w:rPr>
          <w:rFonts w:cstheme="minorHAnsi"/>
          <w:color w:val="000000"/>
          <w:szCs w:val="24"/>
        </w:rPr>
      </w:pPr>
    </w:p>
    <w:p w14:paraId="0376A03B" w14:textId="77777777" w:rsidR="001837F8" w:rsidRDefault="001837F8" w:rsidP="00CD2394">
      <w:pPr>
        <w:pStyle w:val="NoSpacing"/>
        <w:keepLines/>
      </w:pPr>
    </w:p>
    <w:p w14:paraId="66B2EDAB" w14:textId="25C013F5" w:rsidR="00D13DD0" w:rsidRPr="00AF7668" w:rsidRDefault="00AF7668" w:rsidP="00AF7668">
      <w:pPr>
        <w:pStyle w:val="NoSpacing"/>
        <w:keepLines/>
        <w:jc w:val="right"/>
        <w:rPr>
          <w:i/>
          <w:iCs/>
        </w:rPr>
      </w:pPr>
      <w:r w:rsidRPr="00AF7668">
        <w:rPr>
          <w:i/>
          <w:iCs/>
        </w:rPr>
        <w:t>This story, loosely inspired by Book 5 of Lucretius’ de rerum natura, describes the start of a new, idyllic kingdom</w:t>
      </w:r>
      <w:r w:rsidR="00D13DD0" w:rsidRPr="00AF7668">
        <w:rPr>
          <w:i/>
          <w:iCs/>
        </w:rPr>
        <w:t>.</w:t>
      </w:r>
    </w:p>
    <w:p w14:paraId="763524C1" w14:textId="77777777" w:rsidR="00D13DD0" w:rsidRDefault="00D13DD0" w:rsidP="00CD2394">
      <w:pPr>
        <w:pStyle w:val="NoSpacing"/>
        <w:keepLines/>
      </w:pPr>
    </w:p>
    <w:p w14:paraId="25D706B8" w14:textId="77777777" w:rsidR="00D13DD0" w:rsidRDefault="00D13DD0" w:rsidP="00CD2394">
      <w:pPr>
        <w:pStyle w:val="NoSpacing"/>
        <w:keepLines/>
      </w:pPr>
    </w:p>
    <w:p w14:paraId="4F534752" w14:textId="4C95FA08" w:rsidR="00DB0E61" w:rsidRPr="00DB0E61" w:rsidRDefault="005B07FD" w:rsidP="00DB0E61">
      <w:pPr>
        <w:pStyle w:val="NoSpacing"/>
        <w:keepLines/>
        <w:rPr>
          <w:rFonts w:cstheme="minorHAnsi"/>
          <w:color w:val="000000"/>
          <w:szCs w:val="24"/>
        </w:rPr>
      </w:pPr>
      <w:r w:rsidRPr="005B07FD">
        <w:rPr>
          <w:rFonts w:cstheme="minorHAnsi"/>
          <w:color w:val="000000"/>
          <w:szCs w:val="24"/>
        </w:rPr>
        <w:t>Publius beat</w:t>
      </w:r>
      <w:r w:rsidR="008C7AEA">
        <w:rPr>
          <w:rFonts w:cstheme="minorHAnsi"/>
          <w:color w:val="000000"/>
          <w:szCs w:val="24"/>
        </w:rPr>
        <w:t>us</w:t>
      </w:r>
      <w:r w:rsidRPr="005B07FD">
        <w:rPr>
          <w:rFonts w:cstheme="minorHAnsi"/>
          <w:color w:val="000000"/>
          <w:szCs w:val="24"/>
        </w:rPr>
        <w:t xml:space="preserve"> </w:t>
      </w:r>
      <w:r w:rsidR="008C7AEA">
        <w:rPr>
          <w:rFonts w:cstheme="minorHAnsi"/>
          <w:color w:val="000000"/>
          <w:szCs w:val="24"/>
        </w:rPr>
        <w:t>est</w:t>
      </w:r>
      <w:r w:rsidRPr="005B07FD">
        <w:rPr>
          <w:rFonts w:cstheme="minorHAnsi"/>
          <w:color w:val="000000"/>
          <w:szCs w:val="24"/>
        </w:rPr>
        <w:t xml:space="preserve">. </w:t>
      </w:r>
      <w:r w:rsidR="00DB0E61" w:rsidRPr="005B07FD">
        <w:rPr>
          <w:rFonts w:cstheme="minorHAnsi"/>
          <w:color w:val="000000"/>
          <w:szCs w:val="24"/>
        </w:rPr>
        <w:t xml:space="preserve">In </w:t>
      </w:r>
      <w:r w:rsidR="00816437">
        <w:rPr>
          <w:rFonts w:cstheme="minorHAnsi"/>
          <w:color w:val="000000"/>
          <w:szCs w:val="24"/>
        </w:rPr>
        <w:t xml:space="preserve">terrae novae </w:t>
      </w:r>
      <w:r w:rsidR="00DB0E61" w:rsidRPr="005B07FD">
        <w:rPr>
          <w:rFonts w:cstheme="minorHAnsi"/>
          <w:color w:val="000000"/>
          <w:szCs w:val="24"/>
        </w:rPr>
        <w:t xml:space="preserve">parvō litōre iacet. </w:t>
      </w:r>
      <w:r w:rsidR="008C7AEA">
        <w:rPr>
          <w:rFonts w:cstheme="minorHAnsi"/>
          <w:color w:val="000000"/>
          <w:szCs w:val="24"/>
        </w:rPr>
        <w:t>f</w:t>
      </w:r>
      <w:r w:rsidRPr="005B07FD">
        <w:rPr>
          <w:rFonts w:cstheme="minorHAnsi"/>
          <w:color w:val="000000"/>
          <w:szCs w:val="24"/>
        </w:rPr>
        <w:t>l</w:t>
      </w:r>
      <w:r w:rsidR="00CF5B13">
        <w:rPr>
          <w:rFonts w:cstheme="minorHAnsi"/>
          <w:color w:val="000000"/>
          <w:szCs w:val="24"/>
        </w:rPr>
        <w:t>ū</w:t>
      </w:r>
      <w:r w:rsidRPr="005B07FD">
        <w:rPr>
          <w:rFonts w:cstheme="minorHAnsi"/>
          <w:color w:val="000000"/>
          <w:szCs w:val="24"/>
        </w:rPr>
        <w:t>men</w:t>
      </w:r>
      <w:r w:rsidR="00DB0E61" w:rsidRPr="005B07FD">
        <w:rPr>
          <w:rFonts w:cstheme="minorHAnsi"/>
          <w:color w:val="000000"/>
          <w:szCs w:val="24"/>
        </w:rPr>
        <w:t xml:space="preserve"> magn</w:t>
      </w:r>
      <w:r w:rsidRPr="005B07FD">
        <w:rPr>
          <w:rFonts w:cstheme="minorHAnsi"/>
          <w:color w:val="000000"/>
          <w:szCs w:val="24"/>
        </w:rPr>
        <w:t>um</w:t>
      </w:r>
      <w:r w:rsidR="00DB0E61" w:rsidRPr="005B07FD">
        <w:rPr>
          <w:rFonts w:cstheme="minorHAnsi"/>
          <w:color w:val="000000"/>
          <w:szCs w:val="24"/>
        </w:rPr>
        <w:t xml:space="preserve"> </w:t>
      </w:r>
      <w:r w:rsidR="00816437">
        <w:rPr>
          <w:rFonts w:cstheme="minorHAnsi"/>
          <w:color w:val="000000"/>
          <w:szCs w:val="24"/>
        </w:rPr>
        <w:t>longum litus</w:t>
      </w:r>
      <w:r w:rsidR="00DB0E61" w:rsidRPr="005B07FD">
        <w:rPr>
          <w:rFonts w:cstheme="minorHAnsi"/>
          <w:color w:val="000000"/>
          <w:szCs w:val="24"/>
        </w:rPr>
        <w:t xml:space="preserve"> </w:t>
      </w:r>
      <w:r w:rsidR="00816437">
        <w:rPr>
          <w:rFonts w:cstheme="minorHAnsi"/>
          <w:color w:val="000000"/>
          <w:szCs w:val="24"/>
        </w:rPr>
        <w:t>servat</w:t>
      </w:r>
      <w:r w:rsidR="00DB0E61" w:rsidRPr="005B07FD">
        <w:rPr>
          <w:rFonts w:cstheme="minorHAnsi"/>
          <w:color w:val="000000"/>
          <w:szCs w:val="24"/>
        </w:rPr>
        <w:t xml:space="preserve">, et </w:t>
      </w:r>
      <w:r w:rsidR="008C7AEA">
        <w:rPr>
          <w:rFonts w:cstheme="minorHAnsi"/>
          <w:color w:val="000000"/>
          <w:szCs w:val="24"/>
        </w:rPr>
        <w:t>is</w:t>
      </w:r>
      <w:r w:rsidR="00DB0E61" w:rsidRPr="005B07FD">
        <w:rPr>
          <w:rFonts w:cstheme="minorHAnsi"/>
          <w:color w:val="000000"/>
          <w:szCs w:val="24"/>
        </w:rPr>
        <w:t xml:space="preserve"> regn</w:t>
      </w:r>
      <w:r w:rsidR="008C7AEA">
        <w:rPr>
          <w:rFonts w:cstheme="minorHAnsi"/>
          <w:color w:val="000000"/>
          <w:szCs w:val="24"/>
        </w:rPr>
        <w:t>um</w:t>
      </w:r>
      <w:r w:rsidR="00DB0E61" w:rsidRPr="005B07FD">
        <w:rPr>
          <w:rFonts w:cstheme="minorHAnsi"/>
          <w:color w:val="000000"/>
          <w:szCs w:val="24"/>
        </w:rPr>
        <w:t xml:space="preserve"> in montibus nunc parat. </w:t>
      </w:r>
      <w:r w:rsidR="008C7AEA">
        <w:rPr>
          <w:rFonts w:cstheme="minorHAnsi"/>
          <w:color w:val="000000"/>
          <w:szCs w:val="24"/>
        </w:rPr>
        <w:t>d</w:t>
      </w:r>
      <w:r w:rsidR="00DB0E61" w:rsidRPr="005B07FD">
        <w:rPr>
          <w:rFonts w:cstheme="minorHAnsi"/>
          <w:color w:val="000000"/>
          <w:szCs w:val="24"/>
        </w:rPr>
        <w:t xml:space="preserve">ominus </w:t>
      </w:r>
      <w:r w:rsidR="008C7AEA">
        <w:rPr>
          <w:rFonts w:cstheme="minorHAnsi"/>
          <w:color w:val="000000"/>
          <w:szCs w:val="24"/>
        </w:rPr>
        <w:t xml:space="preserve">malus prior </w:t>
      </w:r>
      <w:r w:rsidR="00DB0E61" w:rsidRPr="005B07FD">
        <w:rPr>
          <w:rFonts w:cstheme="minorHAnsi"/>
          <w:color w:val="000000"/>
          <w:szCs w:val="24"/>
        </w:rPr>
        <w:t>terram hab</w:t>
      </w:r>
      <w:r w:rsidR="00CF5B13">
        <w:rPr>
          <w:rFonts w:cstheme="minorHAnsi"/>
          <w:color w:val="000000"/>
          <w:szCs w:val="24"/>
        </w:rPr>
        <w:t>ē</w:t>
      </w:r>
      <w:r w:rsidR="00816437">
        <w:rPr>
          <w:rFonts w:cstheme="minorHAnsi"/>
          <w:color w:val="000000"/>
          <w:szCs w:val="24"/>
        </w:rPr>
        <w:t>ba</w:t>
      </w:r>
      <w:r w:rsidR="00DB0E61" w:rsidRPr="005B07FD">
        <w:rPr>
          <w:rFonts w:cstheme="minorHAnsi"/>
          <w:color w:val="000000"/>
          <w:szCs w:val="24"/>
        </w:rPr>
        <w:t>t atque sub montibus reg</w:t>
      </w:r>
      <w:r w:rsidR="00CF5B13">
        <w:rPr>
          <w:rFonts w:cstheme="minorHAnsi"/>
          <w:color w:val="000000"/>
          <w:szCs w:val="24"/>
        </w:rPr>
        <w:t>ē</w:t>
      </w:r>
      <w:r w:rsidR="00816437">
        <w:rPr>
          <w:rFonts w:cstheme="minorHAnsi"/>
          <w:color w:val="000000"/>
          <w:szCs w:val="24"/>
        </w:rPr>
        <w:t>ba</w:t>
      </w:r>
      <w:r w:rsidR="00DB0E61" w:rsidRPr="005B07FD">
        <w:rPr>
          <w:rFonts w:cstheme="minorHAnsi"/>
          <w:color w:val="000000"/>
          <w:szCs w:val="24"/>
        </w:rPr>
        <w:t>t</w:t>
      </w:r>
      <w:r w:rsidR="00081C35">
        <w:rPr>
          <w:rFonts w:cstheme="minorHAnsi"/>
          <w:color w:val="000000"/>
          <w:szCs w:val="24"/>
        </w:rPr>
        <w:t>, sed b</w:t>
      </w:r>
      <w:r w:rsidR="00DB0E61" w:rsidRPr="005B07FD">
        <w:rPr>
          <w:rFonts w:cstheme="minorHAnsi"/>
          <w:color w:val="000000"/>
          <w:szCs w:val="24"/>
        </w:rPr>
        <w:t>onī bonaeque in</w:t>
      </w:r>
      <w:r w:rsidR="008C7AEA">
        <w:rPr>
          <w:rFonts w:cstheme="minorHAnsi"/>
          <w:color w:val="000000"/>
          <w:szCs w:val="24"/>
        </w:rPr>
        <w:t xml:space="preserve"> </w:t>
      </w:r>
      <w:r w:rsidR="00DB0E61" w:rsidRPr="005B07FD">
        <w:rPr>
          <w:rFonts w:cstheme="minorHAnsi"/>
          <w:color w:val="000000"/>
          <w:szCs w:val="24"/>
        </w:rPr>
        <w:t>terrīs</w:t>
      </w:r>
      <w:r w:rsidR="008C7AEA">
        <w:rPr>
          <w:rFonts w:cstheme="minorHAnsi"/>
          <w:color w:val="000000"/>
          <w:szCs w:val="24"/>
        </w:rPr>
        <w:t xml:space="preserve"> nunc</w:t>
      </w:r>
      <w:r w:rsidR="00DB0E61" w:rsidRPr="005B07FD">
        <w:rPr>
          <w:rFonts w:cstheme="minorHAnsi"/>
          <w:color w:val="000000"/>
          <w:szCs w:val="24"/>
        </w:rPr>
        <w:t xml:space="preserve"> </w:t>
      </w:r>
      <w:r w:rsidR="00081C35">
        <w:rPr>
          <w:rFonts w:cstheme="minorHAnsi"/>
          <w:color w:val="000000"/>
          <w:szCs w:val="24"/>
        </w:rPr>
        <w:t>vivunt</w:t>
      </w:r>
      <w:r w:rsidR="00DB0E61" w:rsidRPr="005B07FD">
        <w:rPr>
          <w:rFonts w:cstheme="minorHAnsi"/>
          <w:color w:val="000000"/>
          <w:szCs w:val="24"/>
        </w:rPr>
        <w:t>.</w:t>
      </w:r>
    </w:p>
    <w:p w14:paraId="48E3EAF5" w14:textId="77777777" w:rsidR="00DB0E61" w:rsidRPr="00DB0E61" w:rsidRDefault="00DB0E61" w:rsidP="00DB0E61">
      <w:pPr>
        <w:pStyle w:val="NoSpacing"/>
        <w:keepLines/>
        <w:rPr>
          <w:rFonts w:cstheme="minorHAnsi"/>
          <w:color w:val="000000"/>
          <w:szCs w:val="24"/>
        </w:rPr>
      </w:pPr>
    </w:p>
    <w:p w14:paraId="43BBADEE" w14:textId="14AB476E" w:rsidR="00CF5B13" w:rsidRDefault="00081C35" w:rsidP="00DB0E61">
      <w:pPr>
        <w:pStyle w:val="NoSpacing"/>
        <w:keepLines/>
        <w:rPr>
          <w:rFonts w:cstheme="minorHAnsi"/>
          <w:color w:val="000000"/>
          <w:szCs w:val="24"/>
        </w:rPr>
      </w:pPr>
      <w:r>
        <w:rPr>
          <w:rFonts w:cstheme="minorHAnsi"/>
          <w:color w:val="000000"/>
          <w:szCs w:val="24"/>
        </w:rPr>
        <w:t xml:space="preserve">Publius </w:t>
      </w:r>
      <w:r w:rsidR="00CF5B13">
        <w:rPr>
          <w:rFonts w:cstheme="minorHAnsi"/>
          <w:color w:val="000000"/>
          <w:szCs w:val="24"/>
        </w:rPr>
        <w:t>natōs ac natam ac coniugem</w:t>
      </w:r>
      <w:r>
        <w:rPr>
          <w:rFonts w:cstheme="minorHAnsi"/>
          <w:color w:val="000000"/>
          <w:szCs w:val="24"/>
        </w:rPr>
        <w:t xml:space="preserve"> vocat. “</w:t>
      </w:r>
      <w:r w:rsidR="00DB0E61" w:rsidRPr="00DB0E61">
        <w:rPr>
          <w:rFonts w:cstheme="minorHAnsi"/>
          <w:color w:val="000000"/>
          <w:szCs w:val="24"/>
        </w:rPr>
        <w:t>In silvā</w:t>
      </w:r>
      <w:r>
        <w:rPr>
          <w:rFonts w:cstheme="minorHAnsi"/>
          <w:color w:val="000000"/>
          <w:szCs w:val="24"/>
        </w:rPr>
        <w:t>,” inquit,</w:t>
      </w:r>
      <w:r w:rsidR="00DB0E61" w:rsidRPr="00DB0E61">
        <w:rPr>
          <w:rFonts w:cstheme="minorHAnsi"/>
          <w:color w:val="000000"/>
          <w:szCs w:val="24"/>
        </w:rPr>
        <w:t xml:space="preserve"> </w:t>
      </w:r>
      <w:r w:rsidR="009154C4">
        <w:rPr>
          <w:rFonts w:cstheme="minorHAnsi"/>
          <w:color w:val="000000"/>
          <w:szCs w:val="24"/>
        </w:rPr>
        <w:t>“</w:t>
      </w:r>
      <w:r w:rsidR="00DB0E61" w:rsidRPr="00DB0E61">
        <w:rPr>
          <w:rFonts w:cstheme="minorHAnsi"/>
          <w:color w:val="000000"/>
          <w:szCs w:val="24"/>
        </w:rPr>
        <w:t xml:space="preserve">vocāmus </w:t>
      </w:r>
      <w:r w:rsidR="00CF5B13">
        <w:rPr>
          <w:rFonts w:cstheme="minorHAnsi"/>
          <w:color w:val="000000"/>
          <w:szCs w:val="24"/>
        </w:rPr>
        <w:t>multōs</w:t>
      </w:r>
      <w:r w:rsidR="00DB0E61" w:rsidRPr="00DB0E61">
        <w:rPr>
          <w:rFonts w:cstheme="minorHAnsi"/>
          <w:color w:val="000000"/>
          <w:szCs w:val="24"/>
        </w:rPr>
        <w:t xml:space="preserve"> sed </w:t>
      </w:r>
      <w:r w:rsidR="00CF5B13">
        <w:rPr>
          <w:rFonts w:cstheme="minorHAnsi"/>
          <w:color w:val="000000"/>
          <w:szCs w:val="24"/>
        </w:rPr>
        <w:t>eī</w:t>
      </w:r>
      <w:r w:rsidR="00DB0E61" w:rsidRPr="00DB0E61">
        <w:rPr>
          <w:rFonts w:cstheme="minorHAnsi"/>
          <w:color w:val="000000"/>
          <w:szCs w:val="24"/>
        </w:rPr>
        <w:t xml:space="preserve"> nōn </w:t>
      </w:r>
      <w:r w:rsidR="009154C4">
        <w:rPr>
          <w:rFonts w:cstheme="minorHAnsi"/>
          <w:color w:val="000000"/>
          <w:szCs w:val="24"/>
        </w:rPr>
        <w:t>h</w:t>
      </w:r>
      <w:r w:rsidR="00CF5B13">
        <w:rPr>
          <w:rFonts w:cstheme="minorHAnsi"/>
          <w:color w:val="000000"/>
          <w:szCs w:val="24"/>
        </w:rPr>
        <w:t>ū</w:t>
      </w:r>
      <w:r w:rsidR="009154C4">
        <w:rPr>
          <w:rFonts w:cstheme="minorHAnsi"/>
          <w:color w:val="000000"/>
          <w:szCs w:val="24"/>
        </w:rPr>
        <w:t xml:space="preserve">c </w:t>
      </w:r>
      <w:r w:rsidR="00DB0E61" w:rsidRPr="00DB0E61">
        <w:rPr>
          <w:rFonts w:cstheme="minorHAnsi"/>
          <w:color w:val="000000"/>
          <w:szCs w:val="24"/>
        </w:rPr>
        <w:t>movent.</w:t>
      </w:r>
      <w:r w:rsidR="009154C4">
        <w:rPr>
          <w:rFonts w:cstheme="minorHAnsi"/>
          <w:color w:val="000000"/>
          <w:szCs w:val="24"/>
        </w:rPr>
        <w:t>”</w:t>
      </w:r>
      <w:r w:rsidR="00DB0E61" w:rsidRPr="00DB0E61">
        <w:rPr>
          <w:rFonts w:cstheme="minorHAnsi"/>
          <w:color w:val="000000"/>
          <w:szCs w:val="24"/>
        </w:rPr>
        <w:t xml:space="preserve"> </w:t>
      </w:r>
      <w:r w:rsidR="009154C4">
        <w:rPr>
          <w:rFonts w:cstheme="minorHAnsi"/>
          <w:color w:val="000000"/>
          <w:szCs w:val="24"/>
        </w:rPr>
        <w:t>“</w:t>
      </w:r>
      <w:r w:rsidR="00DB0E61" w:rsidRPr="00DB0E61">
        <w:rPr>
          <w:rFonts w:cstheme="minorHAnsi"/>
          <w:color w:val="000000"/>
          <w:szCs w:val="24"/>
        </w:rPr>
        <w:t>Multa loca regnaque reg</w:t>
      </w:r>
      <w:r w:rsidR="009154C4">
        <w:rPr>
          <w:rFonts w:cstheme="minorHAnsi"/>
          <w:color w:val="000000"/>
          <w:szCs w:val="24"/>
        </w:rPr>
        <w:t xml:space="preserve">ere possumus; </w:t>
      </w:r>
      <w:r w:rsidR="004B4FD5">
        <w:rPr>
          <w:rFonts w:cstheme="minorHAnsi"/>
          <w:color w:val="000000"/>
          <w:szCs w:val="24"/>
        </w:rPr>
        <w:t>ade</w:t>
      </w:r>
      <w:r w:rsidR="00AF7668">
        <w:rPr>
          <w:rFonts w:cstheme="minorHAnsi"/>
          <w:color w:val="000000"/>
          <w:szCs w:val="24"/>
        </w:rPr>
        <w:t>ō</w:t>
      </w:r>
      <w:r w:rsidR="004B4FD5">
        <w:rPr>
          <w:rFonts w:cstheme="minorHAnsi"/>
          <w:color w:val="000000"/>
          <w:szCs w:val="24"/>
        </w:rPr>
        <w:t xml:space="preserve"> ad</w:t>
      </w:r>
      <w:r w:rsidR="00271C10">
        <w:rPr>
          <w:rFonts w:cstheme="minorHAnsi"/>
          <w:color w:val="000000"/>
          <w:szCs w:val="24"/>
        </w:rPr>
        <w:t xml:space="preserve"> litus et hortum faci</w:t>
      </w:r>
      <w:r w:rsidR="00F37472">
        <w:rPr>
          <w:rFonts w:cstheme="minorHAnsi"/>
          <w:color w:val="000000"/>
          <w:szCs w:val="24"/>
        </w:rPr>
        <w:t>ō</w:t>
      </w:r>
      <w:r w:rsidR="00271C10">
        <w:rPr>
          <w:rFonts w:cstheme="minorHAnsi"/>
          <w:color w:val="000000"/>
          <w:szCs w:val="24"/>
        </w:rPr>
        <w:t>. cum bene hort</w:t>
      </w:r>
      <w:r w:rsidR="00F37472">
        <w:rPr>
          <w:rFonts w:cstheme="minorHAnsi"/>
          <w:color w:val="000000"/>
          <w:szCs w:val="24"/>
        </w:rPr>
        <w:t>ō</w:t>
      </w:r>
      <w:r w:rsidR="00271C10">
        <w:rPr>
          <w:rFonts w:cstheme="minorHAnsi"/>
          <w:color w:val="000000"/>
          <w:szCs w:val="24"/>
        </w:rPr>
        <w:t>s par</w:t>
      </w:r>
      <w:r w:rsidR="00F37472">
        <w:rPr>
          <w:rFonts w:cstheme="minorHAnsi"/>
          <w:color w:val="000000"/>
          <w:szCs w:val="24"/>
        </w:rPr>
        <w:t>ā</w:t>
      </w:r>
      <w:r w:rsidR="00271C10">
        <w:rPr>
          <w:rFonts w:cstheme="minorHAnsi"/>
          <w:color w:val="000000"/>
          <w:szCs w:val="24"/>
        </w:rPr>
        <w:t xml:space="preserve">mus, </w:t>
      </w:r>
      <w:r w:rsidR="00DC55AD">
        <w:rPr>
          <w:rFonts w:cstheme="minorHAnsi"/>
          <w:color w:val="000000"/>
          <w:szCs w:val="24"/>
        </w:rPr>
        <w:t xml:space="preserve">certē </w:t>
      </w:r>
      <w:r w:rsidR="00271C10">
        <w:rPr>
          <w:rFonts w:cstheme="minorHAnsi"/>
          <w:color w:val="000000"/>
          <w:szCs w:val="24"/>
        </w:rPr>
        <w:t>homin</w:t>
      </w:r>
      <w:r w:rsidR="00F37472">
        <w:rPr>
          <w:rFonts w:cstheme="minorHAnsi"/>
          <w:color w:val="000000"/>
          <w:szCs w:val="24"/>
        </w:rPr>
        <w:t>ē</w:t>
      </w:r>
      <w:r w:rsidR="00271C10">
        <w:rPr>
          <w:rFonts w:cstheme="minorHAnsi"/>
          <w:color w:val="000000"/>
          <w:szCs w:val="24"/>
        </w:rPr>
        <w:t xml:space="preserve">s </w:t>
      </w:r>
      <w:r w:rsidR="00F37472">
        <w:rPr>
          <w:rFonts w:cstheme="minorHAnsi"/>
          <w:color w:val="000000"/>
          <w:szCs w:val="24"/>
        </w:rPr>
        <w:t>ad oppidum venient.”</w:t>
      </w:r>
    </w:p>
    <w:p w14:paraId="5170BF6B" w14:textId="77777777" w:rsidR="00F37472" w:rsidRDefault="00F37472" w:rsidP="00DB0E61">
      <w:pPr>
        <w:pStyle w:val="NoSpacing"/>
        <w:keepLines/>
        <w:rPr>
          <w:rFonts w:cstheme="minorHAnsi"/>
          <w:color w:val="000000"/>
          <w:szCs w:val="24"/>
        </w:rPr>
      </w:pPr>
    </w:p>
    <w:p w14:paraId="70618A44" w14:textId="795FFBEE" w:rsidR="00F37472" w:rsidRDefault="00D13DD0" w:rsidP="00DB0E61">
      <w:pPr>
        <w:pStyle w:val="NoSpacing"/>
        <w:keepLines/>
        <w:rPr>
          <w:rFonts w:cstheme="minorHAnsi"/>
          <w:color w:val="000000"/>
          <w:szCs w:val="24"/>
        </w:rPr>
      </w:pPr>
      <w:r>
        <w:rPr>
          <w:rFonts w:cstheme="minorHAnsi"/>
          <w:color w:val="000000"/>
          <w:szCs w:val="24"/>
        </w:rPr>
        <w:t>Mox sunt mult</w:t>
      </w:r>
      <w:r w:rsidR="00DC55AD">
        <w:rPr>
          <w:rFonts w:cstheme="minorHAnsi"/>
          <w:color w:val="000000"/>
          <w:szCs w:val="24"/>
        </w:rPr>
        <w:t>ī</w:t>
      </w:r>
      <w:r>
        <w:rPr>
          <w:rFonts w:cstheme="minorHAnsi"/>
          <w:color w:val="000000"/>
          <w:szCs w:val="24"/>
        </w:rPr>
        <w:t xml:space="preserve"> fl</w:t>
      </w:r>
      <w:r w:rsidR="00AF7668">
        <w:rPr>
          <w:rFonts w:cstheme="minorHAnsi"/>
          <w:color w:val="000000"/>
          <w:szCs w:val="24"/>
        </w:rPr>
        <w:t>ō</w:t>
      </w:r>
      <w:r>
        <w:rPr>
          <w:rFonts w:cstheme="minorHAnsi"/>
          <w:color w:val="000000"/>
          <w:szCs w:val="24"/>
        </w:rPr>
        <w:t>r</w:t>
      </w:r>
      <w:r w:rsidR="00DC55AD">
        <w:rPr>
          <w:rFonts w:cstheme="minorHAnsi"/>
          <w:color w:val="000000"/>
          <w:szCs w:val="24"/>
        </w:rPr>
        <w:t>ē</w:t>
      </w:r>
      <w:r>
        <w:rPr>
          <w:rFonts w:cstheme="minorHAnsi"/>
          <w:color w:val="000000"/>
          <w:szCs w:val="24"/>
        </w:rPr>
        <w:t>s arbor</w:t>
      </w:r>
      <w:r w:rsidR="00DC55AD">
        <w:rPr>
          <w:rFonts w:cstheme="minorHAnsi"/>
          <w:color w:val="000000"/>
          <w:szCs w:val="24"/>
        </w:rPr>
        <w:t>ē</w:t>
      </w:r>
      <w:r>
        <w:rPr>
          <w:rFonts w:cstheme="minorHAnsi"/>
          <w:color w:val="000000"/>
          <w:szCs w:val="24"/>
        </w:rPr>
        <w:t>sque, nam terra d</w:t>
      </w:r>
      <w:r w:rsidR="004B4FD5">
        <w:rPr>
          <w:rFonts w:cstheme="minorHAnsi"/>
          <w:color w:val="000000"/>
          <w:szCs w:val="24"/>
        </w:rPr>
        <w:t>at</w:t>
      </w:r>
      <w:r>
        <w:rPr>
          <w:rFonts w:cstheme="minorHAnsi"/>
          <w:color w:val="000000"/>
          <w:szCs w:val="24"/>
        </w:rPr>
        <w:t xml:space="preserve"> e</w:t>
      </w:r>
      <w:r w:rsidR="00DC55AD">
        <w:rPr>
          <w:rFonts w:cstheme="minorHAnsi"/>
          <w:color w:val="000000"/>
          <w:szCs w:val="24"/>
        </w:rPr>
        <w:t>ō</w:t>
      </w:r>
      <w:r>
        <w:rPr>
          <w:rFonts w:cstheme="minorHAnsi"/>
          <w:color w:val="000000"/>
          <w:szCs w:val="24"/>
        </w:rPr>
        <w:t>s in agr</w:t>
      </w:r>
      <w:r w:rsidR="00DC55AD">
        <w:rPr>
          <w:rFonts w:cstheme="minorHAnsi"/>
          <w:color w:val="000000"/>
          <w:szCs w:val="24"/>
        </w:rPr>
        <w:t>ī</w:t>
      </w:r>
      <w:r>
        <w:rPr>
          <w:rFonts w:cstheme="minorHAnsi"/>
          <w:color w:val="000000"/>
          <w:szCs w:val="24"/>
        </w:rPr>
        <w:t>s et camp</w:t>
      </w:r>
      <w:r w:rsidR="00DC55AD">
        <w:rPr>
          <w:rFonts w:cstheme="minorHAnsi"/>
          <w:color w:val="000000"/>
          <w:szCs w:val="24"/>
        </w:rPr>
        <w:t>ī</w:t>
      </w:r>
      <w:r>
        <w:rPr>
          <w:rFonts w:cstheme="minorHAnsi"/>
          <w:color w:val="000000"/>
          <w:szCs w:val="24"/>
        </w:rPr>
        <w:t xml:space="preserve">s. </w:t>
      </w:r>
      <w:r w:rsidR="00DC55AD">
        <w:rPr>
          <w:rFonts w:cstheme="minorHAnsi"/>
          <w:color w:val="000000"/>
          <w:szCs w:val="24"/>
        </w:rPr>
        <w:t>“vidētis regnum novum,” inquit, “et novam tell</w:t>
      </w:r>
      <w:r w:rsidR="00AF7668">
        <w:rPr>
          <w:rFonts w:cstheme="minorHAnsi"/>
          <w:color w:val="000000"/>
          <w:szCs w:val="24"/>
        </w:rPr>
        <w:t>ū</w:t>
      </w:r>
      <w:r w:rsidR="00DC55AD">
        <w:rPr>
          <w:rFonts w:cstheme="minorHAnsi"/>
          <w:color w:val="000000"/>
          <w:szCs w:val="24"/>
        </w:rPr>
        <w:t>rem.” beatum locum habēmus.</w:t>
      </w:r>
    </w:p>
    <w:p w14:paraId="15C5ABAC" w14:textId="77777777" w:rsidR="00D13DD0" w:rsidRDefault="00D13DD0" w:rsidP="00DB0E61">
      <w:pPr>
        <w:pStyle w:val="NoSpacing"/>
        <w:keepLines/>
        <w:rPr>
          <w:rFonts w:cstheme="minorHAnsi"/>
          <w:color w:val="000000"/>
          <w:szCs w:val="24"/>
        </w:rPr>
      </w:pPr>
    </w:p>
    <w:p w14:paraId="07F765AB" w14:textId="77777777" w:rsidR="005B07FD" w:rsidRDefault="005B07FD" w:rsidP="00DB0E61">
      <w:pPr>
        <w:pStyle w:val="NoSpacing"/>
        <w:keepLines/>
        <w:rPr>
          <w:rFonts w:cstheme="minorHAnsi"/>
          <w:color w:val="000000"/>
          <w:szCs w:val="24"/>
        </w:rPr>
      </w:pPr>
    </w:p>
    <w:p w14:paraId="6A033552" w14:textId="485457D5" w:rsidR="005B07FD" w:rsidRPr="004B4FD5" w:rsidRDefault="005B07FD" w:rsidP="00DB0E61">
      <w:pPr>
        <w:pStyle w:val="NoSpacing"/>
        <w:keepLines/>
        <w:rPr>
          <w:rFonts w:cstheme="minorHAnsi"/>
          <w:color w:val="000000"/>
          <w:szCs w:val="24"/>
        </w:rPr>
      </w:pPr>
      <w:r w:rsidRPr="00AF7668">
        <w:rPr>
          <w:rFonts w:cstheme="minorHAnsi"/>
          <w:color w:val="000000"/>
          <w:szCs w:val="24"/>
          <w:u w:val="single"/>
        </w:rPr>
        <w:t>Vocabulary help</w:t>
      </w:r>
      <w:r>
        <w:rPr>
          <w:rFonts w:cstheme="minorHAnsi"/>
          <w:color w:val="000000"/>
          <w:szCs w:val="24"/>
        </w:rPr>
        <w:t xml:space="preserve">: </w:t>
      </w:r>
      <w:r w:rsidRPr="00F222B3">
        <w:rPr>
          <w:rFonts w:cstheme="minorHAnsi"/>
          <w:i/>
          <w:iCs/>
          <w:color w:val="000000"/>
          <w:szCs w:val="24"/>
        </w:rPr>
        <w:t>Publius</w:t>
      </w:r>
      <w:r>
        <w:rPr>
          <w:rFonts w:cstheme="minorHAnsi"/>
          <w:color w:val="000000"/>
          <w:szCs w:val="24"/>
        </w:rPr>
        <w:t xml:space="preserve">, Roman </w:t>
      </w:r>
      <w:r w:rsidRPr="00F222B3">
        <w:rPr>
          <w:rStyle w:val="Strong"/>
        </w:rPr>
        <w:t>praenom</w:t>
      </w:r>
      <w:r w:rsidR="0076340F" w:rsidRPr="00F222B3">
        <w:rPr>
          <w:rStyle w:val="Strong"/>
        </w:rPr>
        <w:t>en</w:t>
      </w:r>
      <w:r>
        <w:rPr>
          <w:rFonts w:cstheme="minorHAnsi"/>
          <w:i/>
          <w:iCs/>
          <w:color w:val="000000"/>
          <w:szCs w:val="24"/>
        </w:rPr>
        <w:t xml:space="preserve"> </w:t>
      </w:r>
      <w:r>
        <w:rPr>
          <w:rFonts w:cstheme="minorHAnsi"/>
          <w:color w:val="000000"/>
          <w:szCs w:val="24"/>
        </w:rPr>
        <w:t xml:space="preserve">(first name); </w:t>
      </w:r>
      <w:r w:rsidRPr="00F222B3">
        <w:rPr>
          <w:rFonts w:cstheme="minorHAnsi"/>
          <w:i/>
          <w:iCs/>
          <w:color w:val="000000"/>
          <w:szCs w:val="24"/>
        </w:rPr>
        <w:t>beatus, -a, -um</w:t>
      </w:r>
      <w:r>
        <w:rPr>
          <w:rFonts w:cstheme="minorHAnsi"/>
          <w:color w:val="000000"/>
          <w:szCs w:val="24"/>
        </w:rPr>
        <w:t>: happy</w:t>
      </w:r>
      <w:r w:rsidR="004B4FD5">
        <w:rPr>
          <w:rFonts w:cstheme="minorHAnsi"/>
          <w:color w:val="000000"/>
          <w:szCs w:val="24"/>
        </w:rPr>
        <w:t>, blessed</w:t>
      </w:r>
      <w:r>
        <w:rPr>
          <w:rFonts w:cstheme="minorHAnsi"/>
          <w:color w:val="000000"/>
          <w:szCs w:val="24"/>
        </w:rPr>
        <w:t xml:space="preserve">; </w:t>
      </w:r>
      <w:r w:rsidR="00816437">
        <w:rPr>
          <w:rFonts w:cstheme="minorHAnsi"/>
          <w:i/>
          <w:iCs/>
          <w:color w:val="000000"/>
          <w:szCs w:val="24"/>
        </w:rPr>
        <w:t xml:space="preserve">terrae </w:t>
      </w:r>
      <w:r w:rsidR="00816437" w:rsidRPr="00816437">
        <w:rPr>
          <w:rFonts w:cstheme="minorHAnsi"/>
          <w:i/>
          <w:iCs/>
          <w:color w:val="000000"/>
          <w:szCs w:val="24"/>
        </w:rPr>
        <w:t>novae</w:t>
      </w:r>
      <w:r w:rsidR="00816437">
        <w:rPr>
          <w:rFonts w:cstheme="minorHAnsi"/>
          <w:color w:val="000000"/>
          <w:szCs w:val="24"/>
        </w:rPr>
        <w:t xml:space="preserve"> = “of a new land;” </w:t>
      </w:r>
      <w:r w:rsidRPr="00F222B3">
        <w:rPr>
          <w:rFonts w:cstheme="minorHAnsi"/>
          <w:i/>
          <w:iCs/>
          <w:color w:val="000000"/>
          <w:szCs w:val="24"/>
        </w:rPr>
        <w:t>flumen, fluminis (n</w:t>
      </w:r>
      <w:r w:rsidR="00F222B3">
        <w:rPr>
          <w:rFonts w:cstheme="minorHAnsi"/>
          <w:i/>
          <w:iCs/>
          <w:color w:val="000000"/>
          <w:szCs w:val="24"/>
        </w:rPr>
        <w:t>.</w:t>
      </w:r>
      <w:r w:rsidRPr="00F222B3">
        <w:rPr>
          <w:rFonts w:cstheme="minorHAnsi"/>
          <w:i/>
          <w:iCs/>
          <w:color w:val="000000"/>
          <w:szCs w:val="24"/>
        </w:rPr>
        <w:t>)</w:t>
      </w:r>
      <w:r w:rsidRPr="00F222B3">
        <w:rPr>
          <w:rFonts w:cstheme="minorHAnsi"/>
          <w:color w:val="000000"/>
          <w:szCs w:val="24"/>
        </w:rPr>
        <w:t>:</w:t>
      </w:r>
      <w:r>
        <w:rPr>
          <w:rFonts w:cstheme="minorHAnsi"/>
          <w:color w:val="000000"/>
          <w:szCs w:val="24"/>
        </w:rPr>
        <w:t xml:space="preserve"> river; </w:t>
      </w:r>
      <w:r w:rsidR="008C7AEA" w:rsidRPr="008C7AEA">
        <w:rPr>
          <w:rFonts w:cstheme="minorHAnsi"/>
          <w:i/>
          <w:iCs/>
          <w:color w:val="000000"/>
          <w:szCs w:val="24"/>
        </w:rPr>
        <w:t>prior</w:t>
      </w:r>
      <w:r w:rsidR="008C7AEA">
        <w:rPr>
          <w:rFonts w:cstheme="minorHAnsi"/>
          <w:color w:val="000000"/>
          <w:szCs w:val="24"/>
        </w:rPr>
        <w:t xml:space="preserve"> = “previous” (masculine, nominative, singular); </w:t>
      </w:r>
      <w:r w:rsidR="004D10F2">
        <w:rPr>
          <w:rFonts w:cstheme="minorHAnsi"/>
          <w:i/>
          <w:iCs/>
          <w:color w:val="000000"/>
          <w:szCs w:val="24"/>
        </w:rPr>
        <w:t>habebat</w:t>
      </w:r>
      <w:r w:rsidR="004D10F2">
        <w:rPr>
          <w:rFonts w:cstheme="minorHAnsi"/>
          <w:color w:val="000000"/>
          <w:szCs w:val="24"/>
        </w:rPr>
        <w:t xml:space="preserve"> and </w:t>
      </w:r>
      <w:r w:rsidR="004D10F2">
        <w:rPr>
          <w:rFonts w:cstheme="minorHAnsi"/>
          <w:i/>
          <w:iCs/>
          <w:color w:val="000000"/>
          <w:szCs w:val="24"/>
        </w:rPr>
        <w:t>regebat</w:t>
      </w:r>
      <w:r w:rsidR="004D10F2">
        <w:rPr>
          <w:rFonts w:cstheme="minorHAnsi"/>
          <w:color w:val="000000"/>
          <w:szCs w:val="24"/>
        </w:rPr>
        <w:t xml:space="preserve"> are imperfect tense verbs (see chapter 6), “he used to ___”; </w:t>
      </w:r>
      <w:r w:rsidR="00081C35">
        <w:rPr>
          <w:rFonts w:cstheme="minorHAnsi"/>
          <w:i/>
          <w:iCs/>
          <w:color w:val="000000"/>
          <w:szCs w:val="24"/>
        </w:rPr>
        <w:t>inquit</w:t>
      </w:r>
      <w:r w:rsidR="00081C35">
        <w:rPr>
          <w:rFonts w:cstheme="minorHAnsi"/>
          <w:color w:val="000000"/>
          <w:szCs w:val="24"/>
        </w:rPr>
        <w:t xml:space="preserve"> = “he says;” </w:t>
      </w:r>
      <w:r w:rsidR="009154C4" w:rsidRPr="00F222B3">
        <w:rPr>
          <w:rFonts w:cstheme="minorHAnsi"/>
          <w:i/>
          <w:iCs/>
          <w:color w:val="000000"/>
          <w:szCs w:val="24"/>
        </w:rPr>
        <w:t>h</w:t>
      </w:r>
      <w:r w:rsidR="00CF5B13" w:rsidRPr="00F222B3">
        <w:rPr>
          <w:rFonts w:cstheme="minorHAnsi"/>
          <w:i/>
          <w:iCs/>
          <w:color w:val="000000"/>
          <w:szCs w:val="24"/>
        </w:rPr>
        <w:t>ū</w:t>
      </w:r>
      <w:r w:rsidR="009154C4" w:rsidRPr="00F222B3">
        <w:rPr>
          <w:rFonts w:cstheme="minorHAnsi"/>
          <w:i/>
          <w:iCs/>
          <w:color w:val="000000"/>
          <w:szCs w:val="24"/>
        </w:rPr>
        <w:t>c</w:t>
      </w:r>
      <w:r w:rsidR="009154C4">
        <w:rPr>
          <w:rFonts w:cstheme="minorHAnsi"/>
          <w:color w:val="000000"/>
          <w:szCs w:val="24"/>
        </w:rPr>
        <w:t xml:space="preserve"> (adverb): to this place; </w:t>
      </w:r>
      <w:r w:rsidR="00CF5B13">
        <w:rPr>
          <w:rFonts w:cstheme="minorHAnsi"/>
          <w:i/>
          <w:iCs/>
          <w:color w:val="000000"/>
          <w:szCs w:val="24"/>
        </w:rPr>
        <w:t>possumus</w:t>
      </w:r>
      <w:r w:rsidR="00CF5B13">
        <w:rPr>
          <w:rFonts w:cstheme="minorHAnsi"/>
          <w:color w:val="000000"/>
          <w:szCs w:val="24"/>
        </w:rPr>
        <w:t xml:space="preserve"> = “we are able” (use with the </w:t>
      </w:r>
      <w:r w:rsidR="00CF5B13">
        <w:rPr>
          <w:rFonts w:cstheme="minorHAnsi"/>
          <w:b/>
          <w:bCs/>
          <w:color w:val="000000"/>
          <w:szCs w:val="24"/>
        </w:rPr>
        <w:t xml:space="preserve">infinitive </w:t>
      </w:r>
      <w:r w:rsidR="00CF5B13">
        <w:rPr>
          <w:rFonts w:cstheme="minorHAnsi"/>
          <w:color w:val="000000"/>
          <w:szCs w:val="24"/>
        </w:rPr>
        <w:t>in the sentence</w:t>
      </w:r>
      <w:r w:rsidR="00DC55AD">
        <w:rPr>
          <w:rFonts w:cstheme="minorHAnsi"/>
          <w:color w:val="000000"/>
          <w:szCs w:val="24"/>
        </w:rPr>
        <w:t>)</w:t>
      </w:r>
      <w:r w:rsidR="004B4FD5">
        <w:rPr>
          <w:rFonts w:cstheme="minorHAnsi"/>
          <w:color w:val="000000"/>
          <w:szCs w:val="24"/>
        </w:rPr>
        <w:t>; “</w:t>
      </w:r>
      <w:r w:rsidR="004B4FD5">
        <w:rPr>
          <w:rFonts w:cstheme="minorHAnsi"/>
          <w:i/>
          <w:iCs/>
          <w:color w:val="000000"/>
          <w:szCs w:val="24"/>
        </w:rPr>
        <w:t>ade</w:t>
      </w:r>
      <w:r w:rsidR="00AF7668">
        <w:rPr>
          <w:rFonts w:cstheme="minorHAnsi"/>
          <w:i/>
          <w:iCs/>
          <w:color w:val="000000"/>
          <w:szCs w:val="24"/>
        </w:rPr>
        <w:t>ō</w:t>
      </w:r>
      <w:r w:rsidR="004B4FD5">
        <w:rPr>
          <w:rFonts w:cstheme="minorHAnsi"/>
          <w:color w:val="000000"/>
          <w:szCs w:val="24"/>
        </w:rPr>
        <w:t>” (from e</w:t>
      </w:r>
      <w:r w:rsidR="00AF7668">
        <w:rPr>
          <w:rFonts w:cstheme="minorHAnsi"/>
          <w:color w:val="000000"/>
          <w:szCs w:val="24"/>
        </w:rPr>
        <w:t>ō</w:t>
      </w:r>
      <w:r w:rsidR="004B4FD5">
        <w:rPr>
          <w:rFonts w:cstheme="minorHAnsi"/>
          <w:color w:val="000000"/>
          <w:szCs w:val="24"/>
        </w:rPr>
        <w:t xml:space="preserve">, </w:t>
      </w:r>
      <w:r w:rsidR="00AF7668">
        <w:rPr>
          <w:rFonts w:cstheme="minorHAnsi"/>
          <w:color w:val="000000"/>
          <w:szCs w:val="24"/>
        </w:rPr>
        <w:t>ī</w:t>
      </w:r>
      <w:r w:rsidR="004B4FD5">
        <w:rPr>
          <w:rFonts w:cstheme="minorHAnsi"/>
          <w:color w:val="000000"/>
          <w:szCs w:val="24"/>
        </w:rPr>
        <w:t xml:space="preserve">re, </w:t>
      </w:r>
      <w:r w:rsidR="00AF7668">
        <w:rPr>
          <w:rFonts w:cstheme="minorHAnsi"/>
          <w:color w:val="000000"/>
          <w:szCs w:val="24"/>
        </w:rPr>
        <w:t>ī</w:t>
      </w:r>
      <w:r w:rsidR="004B4FD5">
        <w:rPr>
          <w:rFonts w:cstheme="minorHAnsi"/>
          <w:color w:val="000000"/>
          <w:szCs w:val="24"/>
        </w:rPr>
        <w:t>v</w:t>
      </w:r>
      <w:r w:rsidR="00AF7668">
        <w:rPr>
          <w:rFonts w:cstheme="minorHAnsi"/>
          <w:color w:val="000000"/>
          <w:szCs w:val="24"/>
        </w:rPr>
        <w:t>ī</w:t>
      </w:r>
      <w:r w:rsidR="004B4FD5">
        <w:rPr>
          <w:rFonts w:cstheme="minorHAnsi"/>
          <w:color w:val="000000"/>
          <w:szCs w:val="24"/>
        </w:rPr>
        <w:t xml:space="preserve">, itus): to go toward (plus </w:t>
      </w:r>
      <w:r w:rsidR="004B4FD5">
        <w:rPr>
          <w:rFonts w:cstheme="minorHAnsi"/>
          <w:i/>
          <w:iCs/>
          <w:color w:val="000000"/>
          <w:szCs w:val="24"/>
        </w:rPr>
        <w:t>ad</w:t>
      </w:r>
      <w:r w:rsidR="004B4FD5">
        <w:rPr>
          <w:rFonts w:cstheme="minorHAnsi"/>
          <w:color w:val="000000"/>
          <w:szCs w:val="24"/>
        </w:rPr>
        <w:t xml:space="preserve">); </w:t>
      </w:r>
      <w:r w:rsidR="004B4FD5">
        <w:rPr>
          <w:rFonts w:cstheme="minorHAnsi"/>
          <w:i/>
          <w:iCs/>
          <w:color w:val="000000"/>
          <w:szCs w:val="24"/>
        </w:rPr>
        <w:t>cum</w:t>
      </w:r>
      <w:r w:rsidR="004B4FD5">
        <w:rPr>
          <w:rFonts w:cstheme="minorHAnsi"/>
          <w:color w:val="000000"/>
          <w:szCs w:val="24"/>
        </w:rPr>
        <w:t xml:space="preserve"> = “when;” </w:t>
      </w:r>
      <w:r w:rsidR="004B4FD5" w:rsidRPr="00F222B3">
        <w:rPr>
          <w:rFonts w:cstheme="minorHAnsi"/>
          <w:i/>
          <w:iCs/>
          <w:color w:val="000000"/>
          <w:szCs w:val="24"/>
        </w:rPr>
        <w:t>hortus, hort</w:t>
      </w:r>
      <w:r w:rsidR="00AF7668" w:rsidRPr="00F222B3">
        <w:rPr>
          <w:rFonts w:cstheme="minorHAnsi"/>
          <w:i/>
          <w:iCs/>
          <w:color w:val="000000"/>
          <w:szCs w:val="24"/>
        </w:rPr>
        <w:t>ī</w:t>
      </w:r>
      <w:r w:rsidR="004B4FD5" w:rsidRPr="00F222B3">
        <w:rPr>
          <w:rFonts w:cstheme="minorHAnsi"/>
          <w:i/>
          <w:iCs/>
          <w:color w:val="000000"/>
          <w:szCs w:val="24"/>
        </w:rPr>
        <w:t xml:space="preserve"> (m</w:t>
      </w:r>
      <w:r w:rsidR="00F222B3">
        <w:rPr>
          <w:rFonts w:cstheme="minorHAnsi"/>
          <w:i/>
          <w:iCs/>
          <w:color w:val="000000"/>
          <w:szCs w:val="24"/>
        </w:rPr>
        <w:t>.</w:t>
      </w:r>
      <w:r w:rsidR="004B4FD5" w:rsidRPr="00F222B3">
        <w:rPr>
          <w:rFonts w:cstheme="minorHAnsi"/>
          <w:i/>
          <w:iCs/>
          <w:color w:val="000000"/>
          <w:szCs w:val="24"/>
        </w:rPr>
        <w:t>)</w:t>
      </w:r>
      <w:r w:rsidR="004B4FD5">
        <w:rPr>
          <w:rFonts w:cstheme="minorHAnsi"/>
          <w:color w:val="000000"/>
          <w:szCs w:val="24"/>
        </w:rPr>
        <w:t xml:space="preserve">: garden; </w:t>
      </w:r>
      <w:r w:rsidR="004B4FD5">
        <w:rPr>
          <w:rFonts w:cstheme="minorHAnsi"/>
          <w:i/>
          <w:iCs/>
          <w:color w:val="000000"/>
          <w:szCs w:val="24"/>
        </w:rPr>
        <w:t>ad oppidum</w:t>
      </w:r>
      <w:r w:rsidR="004B4FD5">
        <w:rPr>
          <w:rFonts w:cstheme="minorHAnsi"/>
          <w:color w:val="000000"/>
          <w:szCs w:val="24"/>
        </w:rPr>
        <w:t xml:space="preserve"> = “to the town;” </w:t>
      </w:r>
      <w:r w:rsidR="004B4FD5">
        <w:rPr>
          <w:rFonts w:cstheme="minorHAnsi"/>
          <w:i/>
          <w:iCs/>
          <w:color w:val="000000"/>
          <w:szCs w:val="24"/>
        </w:rPr>
        <w:t>venient</w:t>
      </w:r>
      <w:r w:rsidR="004B4FD5">
        <w:rPr>
          <w:rFonts w:cstheme="minorHAnsi"/>
          <w:color w:val="000000"/>
          <w:szCs w:val="24"/>
        </w:rPr>
        <w:t xml:space="preserve"> (future tense) = “they will come;” </w:t>
      </w:r>
      <w:r w:rsidR="00F222B3">
        <w:rPr>
          <w:rFonts w:cstheme="minorHAnsi"/>
          <w:color w:val="000000"/>
          <w:szCs w:val="24"/>
        </w:rPr>
        <w:br/>
      </w:r>
      <w:r w:rsidR="00F222B3">
        <w:rPr>
          <w:rFonts w:cstheme="minorHAnsi"/>
          <w:color w:val="000000"/>
          <w:szCs w:val="24"/>
        </w:rPr>
        <w:br/>
      </w:r>
      <w:r w:rsidR="004B4FD5" w:rsidRPr="00F222B3">
        <w:rPr>
          <w:rFonts w:cstheme="minorHAnsi"/>
          <w:i/>
          <w:iCs/>
          <w:color w:val="000000"/>
          <w:szCs w:val="24"/>
        </w:rPr>
        <w:t>mox</w:t>
      </w:r>
      <w:r w:rsidR="004B4FD5">
        <w:rPr>
          <w:rFonts w:cstheme="minorHAnsi"/>
          <w:color w:val="000000"/>
          <w:szCs w:val="24"/>
        </w:rPr>
        <w:t xml:space="preserve"> (adv): soon; </w:t>
      </w:r>
      <w:r w:rsidR="004B4FD5" w:rsidRPr="00F222B3">
        <w:rPr>
          <w:rFonts w:cstheme="minorHAnsi"/>
          <w:i/>
          <w:iCs/>
          <w:color w:val="000000"/>
          <w:szCs w:val="24"/>
        </w:rPr>
        <w:t>fl</w:t>
      </w:r>
      <w:r w:rsidR="00AF7668" w:rsidRPr="00F222B3">
        <w:rPr>
          <w:rFonts w:cstheme="minorHAnsi"/>
          <w:i/>
          <w:iCs/>
          <w:color w:val="000000"/>
          <w:szCs w:val="24"/>
        </w:rPr>
        <w:t>ō</w:t>
      </w:r>
      <w:r w:rsidR="004B4FD5" w:rsidRPr="00F222B3">
        <w:rPr>
          <w:rFonts w:cstheme="minorHAnsi"/>
          <w:i/>
          <w:iCs/>
          <w:color w:val="000000"/>
          <w:szCs w:val="24"/>
        </w:rPr>
        <w:t>s, fl</w:t>
      </w:r>
      <w:r w:rsidR="00AF7668" w:rsidRPr="00F222B3">
        <w:rPr>
          <w:rFonts w:cstheme="minorHAnsi"/>
          <w:i/>
          <w:iCs/>
          <w:color w:val="000000"/>
          <w:szCs w:val="24"/>
        </w:rPr>
        <w:t>ō</w:t>
      </w:r>
      <w:r w:rsidR="004B4FD5" w:rsidRPr="00F222B3">
        <w:rPr>
          <w:rFonts w:cstheme="minorHAnsi"/>
          <w:i/>
          <w:iCs/>
          <w:color w:val="000000"/>
          <w:szCs w:val="24"/>
        </w:rPr>
        <w:t>ris (m</w:t>
      </w:r>
      <w:r w:rsidR="00F222B3">
        <w:rPr>
          <w:rFonts w:cstheme="minorHAnsi"/>
          <w:i/>
          <w:iCs/>
          <w:color w:val="000000"/>
          <w:szCs w:val="24"/>
        </w:rPr>
        <w:t>.</w:t>
      </w:r>
      <w:r w:rsidR="004B4FD5" w:rsidRPr="00F222B3">
        <w:rPr>
          <w:rFonts w:cstheme="minorHAnsi"/>
          <w:i/>
          <w:iCs/>
          <w:color w:val="000000"/>
          <w:szCs w:val="24"/>
        </w:rPr>
        <w:t>)</w:t>
      </w:r>
      <w:r w:rsidR="004B4FD5">
        <w:rPr>
          <w:rFonts w:cstheme="minorHAnsi"/>
          <w:color w:val="000000"/>
          <w:szCs w:val="24"/>
        </w:rPr>
        <w:t xml:space="preserve">: flower; </w:t>
      </w:r>
      <w:r w:rsidR="004B4FD5" w:rsidRPr="00F222B3">
        <w:rPr>
          <w:rFonts w:cstheme="minorHAnsi"/>
          <w:i/>
          <w:iCs/>
          <w:color w:val="000000"/>
          <w:szCs w:val="24"/>
        </w:rPr>
        <w:t>arbor, arboris (f</w:t>
      </w:r>
      <w:r w:rsidR="00F222B3">
        <w:rPr>
          <w:rFonts w:cstheme="minorHAnsi"/>
          <w:i/>
          <w:iCs/>
          <w:color w:val="000000"/>
          <w:szCs w:val="24"/>
        </w:rPr>
        <w:t>.</w:t>
      </w:r>
      <w:r w:rsidR="004B4FD5" w:rsidRPr="00F222B3">
        <w:rPr>
          <w:rFonts w:cstheme="minorHAnsi"/>
          <w:i/>
          <w:iCs/>
          <w:color w:val="000000"/>
          <w:szCs w:val="24"/>
        </w:rPr>
        <w:t>)</w:t>
      </w:r>
      <w:r w:rsidR="004B4FD5">
        <w:rPr>
          <w:rFonts w:cstheme="minorHAnsi"/>
          <w:color w:val="000000"/>
          <w:szCs w:val="24"/>
        </w:rPr>
        <w:t xml:space="preserve">: tree; </w:t>
      </w:r>
      <w:r w:rsidR="004B4FD5">
        <w:rPr>
          <w:rFonts w:cstheme="minorHAnsi"/>
          <w:i/>
          <w:iCs/>
          <w:color w:val="000000"/>
          <w:szCs w:val="24"/>
        </w:rPr>
        <w:t>dat</w:t>
      </w:r>
      <w:r w:rsidR="004B4FD5">
        <w:rPr>
          <w:rFonts w:cstheme="minorHAnsi"/>
          <w:color w:val="000000"/>
          <w:szCs w:val="24"/>
        </w:rPr>
        <w:t xml:space="preserve"> = “gives;” </w:t>
      </w:r>
      <w:r w:rsidR="004B4FD5" w:rsidRPr="00F222B3">
        <w:rPr>
          <w:rFonts w:cstheme="minorHAnsi"/>
          <w:i/>
          <w:iCs/>
          <w:color w:val="000000"/>
          <w:szCs w:val="24"/>
        </w:rPr>
        <w:t>campus, camp</w:t>
      </w:r>
      <w:r w:rsidR="00AF7668" w:rsidRPr="00F222B3">
        <w:rPr>
          <w:rFonts w:cstheme="minorHAnsi"/>
          <w:i/>
          <w:iCs/>
          <w:color w:val="000000"/>
          <w:szCs w:val="24"/>
        </w:rPr>
        <w:t>ī</w:t>
      </w:r>
      <w:r w:rsidR="004B4FD5" w:rsidRPr="00F222B3">
        <w:rPr>
          <w:rFonts w:cstheme="minorHAnsi"/>
          <w:i/>
          <w:iCs/>
          <w:color w:val="000000"/>
          <w:szCs w:val="24"/>
        </w:rPr>
        <w:t xml:space="preserve"> (m</w:t>
      </w:r>
      <w:r w:rsidR="00F222B3">
        <w:rPr>
          <w:rFonts w:cstheme="minorHAnsi"/>
          <w:i/>
          <w:iCs/>
          <w:color w:val="000000"/>
          <w:szCs w:val="24"/>
        </w:rPr>
        <w:t>.</w:t>
      </w:r>
      <w:r w:rsidR="004B4FD5" w:rsidRPr="00F222B3">
        <w:rPr>
          <w:rFonts w:cstheme="minorHAnsi"/>
          <w:i/>
          <w:iCs/>
          <w:color w:val="000000"/>
          <w:szCs w:val="24"/>
        </w:rPr>
        <w:t>)</w:t>
      </w:r>
      <w:r w:rsidR="004B4FD5">
        <w:rPr>
          <w:rFonts w:cstheme="minorHAnsi"/>
          <w:color w:val="000000"/>
          <w:szCs w:val="24"/>
        </w:rPr>
        <w:t xml:space="preserve">: field. </w:t>
      </w:r>
      <w:r w:rsidR="00AF7668" w:rsidRPr="00F222B3">
        <w:rPr>
          <w:rFonts w:cstheme="minorHAnsi"/>
          <w:i/>
          <w:iCs/>
          <w:color w:val="000000"/>
          <w:szCs w:val="24"/>
        </w:rPr>
        <w:t>tellus, tellūris (f</w:t>
      </w:r>
      <w:r w:rsidR="00F222B3">
        <w:rPr>
          <w:rFonts w:cstheme="minorHAnsi"/>
          <w:i/>
          <w:iCs/>
          <w:color w:val="000000"/>
          <w:szCs w:val="24"/>
        </w:rPr>
        <w:t>.</w:t>
      </w:r>
      <w:r w:rsidR="00AF7668" w:rsidRPr="00F222B3">
        <w:rPr>
          <w:rFonts w:cstheme="minorHAnsi"/>
          <w:i/>
          <w:iCs/>
          <w:color w:val="000000"/>
          <w:szCs w:val="24"/>
        </w:rPr>
        <w:t>)</w:t>
      </w:r>
      <w:r w:rsidR="00AF7668">
        <w:rPr>
          <w:rFonts w:cstheme="minorHAnsi"/>
          <w:color w:val="000000"/>
          <w:szCs w:val="24"/>
        </w:rPr>
        <w:t>: earth, land, country.</w:t>
      </w:r>
    </w:p>
    <w:p w14:paraId="027DDF89" w14:textId="77777777" w:rsidR="005B07FD" w:rsidRDefault="005B07FD" w:rsidP="00DB0E61">
      <w:pPr>
        <w:pStyle w:val="NoSpacing"/>
        <w:keepLines/>
        <w:rPr>
          <w:rFonts w:cstheme="minorHAnsi"/>
          <w:color w:val="000000"/>
          <w:szCs w:val="24"/>
        </w:rPr>
      </w:pPr>
    </w:p>
    <w:p w14:paraId="515DB755" w14:textId="1905CB81" w:rsidR="001837F8" w:rsidRDefault="001837F8" w:rsidP="00CD2394">
      <w:pPr>
        <w:pStyle w:val="Heading2"/>
      </w:pPr>
      <w:bookmarkStart w:id="29" w:name="_Toc158984965"/>
      <w:r>
        <w:t xml:space="preserve">Chapter </w:t>
      </w:r>
      <w:r w:rsidR="00F222B3">
        <w:t>5</w:t>
      </w:r>
      <w:r>
        <w:t xml:space="preserve"> Vocabulary</w:t>
      </w:r>
      <w:bookmarkEnd w:id="29"/>
      <w:r>
        <w:t xml:space="preserve"> </w:t>
      </w:r>
    </w:p>
    <w:p w14:paraId="134F18EA" w14:textId="42C0F35D" w:rsidR="001837F8" w:rsidRPr="00927D8E" w:rsidRDefault="001837F8" w:rsidP="00CD2394">
      <w:pPr>
        <w:pStyle w:val="NoSpacing"/>
        <w:keepLines/>
        <w:rPr>
          <w:rFonts w:cstheme="minorHAnsi"/>
          <w:color w:val="000000"/>
          <w:szCs w:val="24"/>
        </w:rPr>
      </w:pPr>
      <w:r w:rsidRPr="00927D8E">
        <w:rPr>
          <w:rFonts w:cstheme="minorHAnsi"/>
          <w:color w:val="000000"/>
          <w:szCs w:val="24"/>
        </w:rPr>
        <w:t>From now on, when you learn a new verb, you’ll learn the infinit</w:t>
      </w:r>
      <w:r w:rsidR="00F222B3">
        <w:rPr>
          <w:rFonts w:cstheme="minorHAnsi"/>
          <w:color w:val="000000"/>
          <w:szCs w:val="24"/>
        </w:rPr>
        <w:t>ive</w:t>
      </w:r>
      <w:r w:rsidRPr="00927D8E">
        <w:rPr>
          <w:rFonts w:cstheme="minorHAnsi"/>
          <w:color w:val="000000"/>
          <w:szCs w:val="24"/>
        </w:rPr>
        <w:t xml:space="preserve"> and a few other forms that you will use later. Here is an example:</w:t>
      </w:r>
    </w:p>
    <w:p w14:paraId="5C7B8519" w14:textId="77777777" w:rsidR="001837F8" w:rsidRPr="00927D8E" w:rsidRDefault="001837F8" w:rsidP="00CD2394">
      <w:pPr>
        <w:pStyle w:val="NoSpacing"/>
        <w:keepLines/>
        <w:rPr>
          <w:rFonts w:cstheme="minorHAnsi"/>
          <w:color w:val="000000"/>
          <w:szCs w:val="24"/>
        </w:rPr>
      </w:pPr>
    </w:p>
    <w:p w14:paraId="09AE03DA" w14:textId="77777777" w:rsidR="001837F8" w:rsidRPr="00927D8E" w:rsidRDefault="001837F8" w:rsidP="00CD2394">
      <w:pPr>
        <w:pStyle w:val="NoSpacing"/>
        <w:keepLines/>
        <w:rPr>
          <w:rFonts w:cstheme="minorHAnsi"/>
          <w:color w:val="000000"/>
          <w:szCs w:val="24"/>
        </w:rPr>
      </w:pPr>
      <w:r>
        <w:rPr>
          <w:rFonts w:cstheme="minorHAnsi"/>
          <w:color w:val="000000"/>
          <w:szCs w:val="24"/>
        </w:rPr>
        <w:t>vocō, vocāre, vocāvī, voc</w:t>
      </w:r>
      <w:r w:rsidRPr="00927D8E">
        <w:rPr>
          <w:rFonts w:cstheme="minorHAnsi"/>
          <w:color w:val="000000"/>
          <w:szCs w:val="24"/>
        </w:rPr>
        <w:t>ātus</w:t>
      </w:r>
      <w:r>
        <w:rPr>
          <w:rFonts w:cstheme="minorHAnsi"/>
          <w:color w:val="000000"/>
          <w:szCs w:val="24"/>
        </w:rPr>
        <w:t>: to call</w:t>
      </w:r>
    </w:p>
    <w:p w14:paraId="73D667A8" w14:textId="77777777" w:rsidR="001837F8" w:rsidRPr="00927D8E" w:rsidRDefault="001837F8" w:rsidP="00CD2394">
      <w:pPr>
        <w:pStyle w:val="NoSpacing"/>
        <w:keepLines/>
        <w:rPr>
          <w:rFonts w:cstheme="minorHAnsi"/>
          <w:color w:val="000000"/>
          <w:szCs w:val="24"/>
        </w:rPr>
      </w:pPr>
    </w:p>
    <w:p w14:paraId="03539158" w14:textId="19423313" w:rsidR="001837F8" w:rsidRDefault="001837F8" w:rsidP="00CD2394">
      <w:pPr>
        <w:pStyle w:val="NoSpacing"/>
        <w:keepLines/>
        <w:rPr>
          <w:rFonts w:cstheme="minorHAnsi"/>
          <w:color w:val="000000"/>
          <w:szCs w:val="24"/>
        </w:rPr>
      </w:pPr>
      <w:r w:rsidRPr="00927D8E">
        <w:rPr>
          <w:rFonts w:cstheme="minorHAnsi"/>
          <w:color w:val="000000"/>
          <w:szCs w:val="24"/>
        </w:rPr>
        <w:t xml:space="preserve">Each form (typically called a </w:t>
      </w:r>
      <w:r w:rsidRPr="00C35562">
        <w:rPr>
          <w:rStyle w:val="Strong"/>
        </w:rPr>
        <w:t>principal part</w:t>
      </w:r>
      <w:r w:rsidRPr="00927D8E">
        <w:rPr>
          <w:rFonts w:cstheme="minorHAnsi"/>
          <w:color w:val="000000"/>
          <w:szCs w:val="24"/>
        </w:rPr>
        <w:t>) of the verb gives specific information. The first (</w:t>
      </w:r>
      <w:r>
        <w:rPr>
          <w:rFonts w:cstheme="minorHAnsi"/>
          <w:color w:val="000000"/>
          <w:szCs w:val="24"/>
        </w:rPr>
        <w:t>voco</w:t>
      </w:r>
      <w:r w:rsidRPr="00927D8E">
        <w:rPr>
          <w:rFonts w:cstheme="minorHAnsi"/>
          <w:color w:val="000000"/>
          <w:szCs w:val="24"/>
        </w:rPr>
        <w:t>) gives th</w:t>
      </w:r>
      <w:r>
        <w:rPr>
          <w:rFonts w:cstheme="minorHAnsi"/>
          <w:color w:val="000000"/>
          <w:szCs w:val="24"/>
        </w:rPr>
        <w:t xml:space="preserve">e dictionary head word (for example, if you </w:t>
      </w:r>
      <w:r w:rsidR="00DB0E61">
        <w:rPr>
          <w:rFonts w:cstheme="minorHAnsi"/>
          <w:color w:val="000000"/>
          <w:szCs w:val="24"/>
        </w:rPr>
        <w:t>want to find the</w:t>
      </w:r>
      <w:r>
        <w:rPr>
          <w:rFonts w:cstheme="minorHAnsi"/>
          <w:color w:val="000000"/>
          <w:szCs w:val="24"/>
        </w:rPr>
        <w:t xml:space="preserve"> </w:t>
      </w:r>
      <w:r w:rsidR="00DB0E61">
        <w:rPr>
          <w:rFonts w:cstheme="minorHAnsi"/>
          <w:color w:val="000000"/>
          <w:szCs w:val="24"/>
        </w:rPr>
        <w:t xml:space="preserve">definition of the </w:t>
      </w:r>
      <w:r>
        <w:rPr>
          <w:rFonts w:cstheme="minorHAnsi"/>
          <w:color w:val="000000"/>
          <w:szCs w:val="24"/>
        </w:rPr>
        <w:t xml:space="preserve">English verb </w:t>
      </w:r>
      <w:r w:rsidR="00DB0E61">
        <w:rPr>
          <w:rFonts w:cstheme="minorHAnsi"/>
          <w:i/>
          <w:color w:val="000000"/>
          <w:szCs w:val="24"/>
        </w:rPr>
        <w:t>bought</w:t>
      </w:r>
      <w:r>
        <w:rPr>
          <w:rFonts w:cstheme="minorHAnsi"/>
          <w:color w:val="000000"/>
          <w:szCs w:val="24"/>
        </w:rPr>
        <w:t xml:space="preserve">, you would look under the headword </w:t>
      </w:r>
      <w:r w:rsidR="00DB0E61">
        <w:rPr>
          <w:rFonts w:cstheme="minorHAnsi"/>
          <w:i/>
          <w:color w:val="000000"/>
          <w:szCs w:val="24"/>
        </w:rPr>
        <w:t>buy</w:t>
      </w:r>
      <w:r>
        <w:rPr>
          <w:rFonts w:cstheme="minorHAnsi"/>
          <w:color w:val="000000"/>
          <w:szCs w:val="24"/>
        </w:rPr>
        <w:t>)</w:t>
      </w:r>
      <w:r w:rsidRPr="00927D8E">
        <w:rPr>
          <w:rFonts w:cstheme="minorHAnsi"/>
          <w:color w:val="000000"/>
          <w:szCs w:val="24"/>
        </w:rPr>
        <w:t xml:space="preserve">. The second is the infinitive, which gives you the present stem and the conjugation of the verb. </w:t>
      </w:r>
    </w:p>
    <w:p w14:paraId="37FB9371" w14:textId="77777777" w:rsidR="001837F8" w:rsidRDefault="001837F8" w:rsidP="00CD2394">
      <w:pPr>
        <w:pStyle w:val="NoSpacing"/>
        <w:keepLines/>
        <w:rPr>
          <w:rFonts w:cstheme="minorHAnsi"/>
          <w:color w:val="000000"/>
          <w:szCs w:val="24"/>
        </w:rPr>
      </w:pPr>
    </w:p>
    <w:p w14:paraId="495431EA" w14:textId="77777777" w:rsidR="001837F8" w:rsidRPr="002330C9" w:rsidRDefault="001837F8" w:rsidP="00CD2394">
      <w:pPr>
        <w:keepLines/>
      </w:pPr>
      <w:r>
        <w:rPr>
          <w:rFonts w:cstheme="minorHAnsi"/>
          <w:color w:val="000000"/>
          <w:szCs w:val="24"/>
        </w:rPr>
        <w:t>You’ll learn the uses of the 3</w:t>
      </w:r>
      <w:r w:rsidRPr="00B10D6C">
        <w:rPr>
          <w:rFonts w:cstheme="minorHAnsi"/>
          <w:color w:val="000000"/>
          <w:szCs w:val="24"/>
          <w:vertAlign w:val="superscript"/>
        </w:rPr>
        <w:t>rd</w:t>
      </w:r>
      <w:r>
        <w:rPr>
          <w:rFonts w:cstheme="minorHAnsi"/>
          <w:color w:val="000000"/>
          <w:szCs w:val="24"/>
        </w:rPr>
        <w:t xml:space="preserve"> and 4</w:t>
      </w:r>
      <w:r w:rsidRPr="00B10D6C">
        <w:rPr>
          <w:rFonts w:cstheme="minorHAnsi"/>
          <w:color w:val="000000"/>
          <w:szCs w:val="24"/>
          <w:vertAlign w:val="superscript"/>
        </w:rPr>
        <w:t>th</w:t>
      </w:r>
      <w:r>
        <w:rPr>
          <w:rFonts w:cstheme="minorHAnsi"/>
          <w:color w:val="000000"/>
          <w:szCs w:val="24"/>
        </w:rPr>
        <w:t xml:space="preserve"> principal parts in later chapters, but it’s easiest to memorize them now.</w:t>
      </w:r>
    </w:p>
    <w:tbl>
      <w:tblPr>
        <w:tblW w:w="0" w:type="auto"/>
        <w:tblInd w:w="-10" w:type="dxa"/>
        <w:tblLayout w:type="fixed"/>
        <w:tblCellMar>
          <w:left w:w="0" w:type="dxa"/>
          <w:right w:w="0" w:type="dxa"/>
        </w:tblCellMar>
        <w:tblLook w:val="0000" w:firstRow="0" w:lastRow="0" w:firstColumn="0" w:lastColumn="0" w:noHBand="0" w:noVBand="0"/>
      </w:tblPr>
      <w:tblGrid>
        <w:gridCol w:w="4627"/>
        <w:gridCol w:w="3993"/>
      </w:tblGrid>
      <w:tr w:rsidR="001837F8" w:rsidRPr="00927D8E" w14:paraId="4AA5BCF6" w14:textId="77777777" w:rsidTr="007229E8">
        <w:trPr>
          <w:cantSplit/>
          <w:trHeight w:val="791"/>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E0BC303" w14:textId="77777777" w:rsidR="001837F8" w:rsidRPr="001F5290" w:rsidRDefault="001837F8" w:rsidP="00CD2394">
            <w:pPr>
              <w:pStyle w:val="NoSpacing"/>
              <w:keepLines/>
              <w:rPr>
                <w:rFonts w:ascii="Calibri" w:hAnsi="Calibri" w:cstheme="minorHAnsi"/>
                <w:b/>
                <w:color w:val="000000"/>
              </w:rPr>
            </w:pPr>
            <w:r w:rsidRPr="001F5290">
              <w:rPr>
                <w:rFonts w:ascii="Calibri" w:hAnsi="Calibri" w:cstheme="minorHAnsi"/>
                <w:b/>
                <w:color w:val="000000"/>
              </w:rPr>
              <w:t>1</w:t>
            </w:r>
            <w:r w:rsidRPr="001F5290">
              <w:rPr>
                <w:rFonts w:ascii="Calibri" w:hAnsi="Calibri" w:cstheme="minorHAnsi"/>
                <w:b/>
                <w:color w:val="000000"/>
                <w:vertAlign w:val="superscript"/>
              </w:rPr>
              <w:t>st</w:t>
            </w:r>
            <w:r w:rsidRPr="001F5290">
              <w:rPr>
                <w:rFonts w:ascii="Calibri" w:hAnsi="Calibri" w:cstheme="minorHAnsi"/>
                <w:b/>
                <w:color w:val="000000"/>
              </w:rPr>
              <w:t xml:space="preserve"> and 2</w:t>
            </w:r>
            <w:r w:rsidRPr="001F5290">
              <w:rPr>
                <w:rFonts w:ascii="Calibri" w:hAnsi="Calibri" w:cstheme="minorHAnsi"/>
                <w:b/>
                <w:color w:val="000000"/>
                <w:vertAlign w:val="superscript"/>
              </w:rPr>
              <w:t>nd</w:t>
            </w:r>
            <w:r w:rsidRPr="001F5290">
              <w:rPr>
                <w:rFonts w:ascii="Calibri" w:hAnsi="Calibri" w:cstheme="minorHAnsi"/>
                <w:b/>
                <w:color w:val="000000"/>
              </w:rPr>
              <w:t xml:space="preserve"> Conjugation Verbs you’ve already learned</w:t>
            </w:r>
            <w:r>
              <w:rPr>
                <w:rFonts w:ascii="Calibri" w:hAnsi="Calibri" w:cstheme="minorHAnsi"/>
                <w:b/>
                <w:color w:val="000000"/>
              </w:rPr>
              <w:t xml:space="preserve"> (full dictionary entry)</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4451E3C" w14:textId="77777777" w:rsidR="001837F8" w:rsidRDefault="001837F8" w:rsidP="00CD2394">
            <w:pPr>
              <w:pStyle w:val="NoSpacing"/>
              <w:keepLines/>
              <w:rPr>
                <w:rFonts w:ascii="Calibri" w:hAnsi="Calibri" w:cstheme="minorHAnsi"/>
                <w:color w:val="000000"/>
              </w:rPr>
            </w:pPr>
          </w:p>
        </w:tc>
      </w:tr>
      <w:tr w:rsidR="001837F8" w:rsidRPr="00927D8E" w14:paraId="1B3B75F6"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34F090D"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amō, amāre, amāvī, amātus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A1B0FD7"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to love</w:t>
            </w:r>
          </w:p>
        </w:tc>
      </w:tr>
      <w:tr w:rsidR="001837F8" w:rsidRPr="00927D8E" w14:paraId="360B3BC6"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3292373"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ambulō, ambulāre, ambulāvī, ambulātus*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C41DEBF"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to walk</w:t>
            </w:r>
          </w:p>
        </w:tc>
      </w:tr>
      <w:tr w:rsidR="001837F8" w:rsidRPr="00927D8E" w14:paraId="722B84FC"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800F478"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parō, parāre, parāvī, parātus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7AF7BC2" w14:textId="77777777" w:rsidR="001837F8" w:rsidRPr="00927D8E" w:rsidRDefault="001837F8" w:rsidP="00CD2394">
            <w:pPr>
              <w:pStyle w:val="NoSpacing"/>
              <w:keepLines/>
              <w:rPr>
                <w:rFonts w:cstheme="minorHAnsi"/>
                <w:color w:val="000000"/>
                <w:szCs w:val="24"/>
              </w:rPr>
            </w:pPr>
            <w:r>
              <w:rPr>
                <w:rFonts w:cstheme="minorHAnsi"/>
                <w:color w:val="000000"/>
                <w:szCs w:val="24"/>
              </w:rPr>
              <w:t>to prepare, design, acquire</w:t>
            </w:r>
          </w:p>
        </w:tc>
      </w:tr>
      <w:tr w:rsidR="001837F8" w:rsidRPr="00927D8E" w14:paraId="1B4C2FC3"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A99AAA4"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eō, īre, īvī, itus*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434090E"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to go</w:t>
            </w:r>
          </w:p>
        </w:tc>
      </w:tr>
      <w:tr w:rsidR="001837F8" w:rsidRPr="00927D8E" w14:paraId="37345521"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4D0FEDD"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habeō, habēre, habuī, habitus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0CE58DF"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to have, hold, consider</w:t>
            </w:r>
          </w:p>
        </w:tc>
      </w:tr>
      <w:tr w:rsidR="001837F8" w:rsidRPr="00927D8E" w14:paraId="3446A799"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B29F0A" w14:textId="198BDEB9" w:rsidR="001837F8" w:rsidRPr="00927D8E" w:rsidRDefault="001837F8" w:rsidP="00CD2394">
            <w:pPr>
              <w:pStyle w:val="NoSpacing"/>
              <w:keepLines/>
              <w:rPr>
                <w:rFonts w:cstheme="minorHAnsi"/>
                <w:color w:val="000000"/>
                <w:szCs w:val="24"/>
              </w:rPr>
            </w:pPr>
            <w:r>
              <w:rPr>
                <w:rFonts w:ascii="Calibri" w:hAnsi="Calibri" w:cstheme="minorHAnsi"/>
                <w:color w:val="000000"/>
              </w:rPr>
              <w:t>iaceō, iac</w:t>
            </w:r>
            <w:r w:rsidR="007229E8">
              <w:rPr>
                <w:rFonts w:ascii="Calibri" w:hAnsi="Calibri" w:cstheme="minorHAnsi"/>
                <w:color w:val="000000"/>
              </w:rPr>
              <w:t>ē</w:t>
            </w:r>
            <w:r>
              <w:rPr>
                <w:rFonts w:ascii="Calibri" w:hAnsi="Calibri" w:cstheme="minorHAnsi"/>
                <w:color w:val="000000"/>
              </w:rPr>
              <w:t>re, iacuī, iācitus*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88C2A7B"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to lie down</w:t>
            </w:r>
          </w:p>
        </w:tc>
      </w:tr>
      <w:tr w:rsidR="001837F8" w:rsidRPr="00927D8E" w14:paraId="5A2898C8"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5985640"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moveō, movēre, movī, mōtus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0319B89"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to move, stir, provoke</w:t>
            </w:r>
          </w:p>
        </w:tc>
      </w:tr>
      <w:tr w:rsidR="001837F8" w:rsidRPr="00927D8E" w14:paraId="2ABAEE2B"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27A0B78"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servō, servāre, servāvī, servātus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F16DA20"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to save, protect</w:t>
            </w:r>
          </w:p>
        </w:tc>
      </w:tr>
      <w:tr w:rsidR="001837F8" w:rsidRPr="00927D8E" w14:paraId="131D2A26"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04FBADD"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videō, vidēre, vīdī, vīsus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C0A8EB"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to see</w:t>
            </w:r>
          </w:p>
        </w:tc>
      </w:tr>
      <w:tr w:rsidR="001837F8" w:rsidRPr="00927D8E" w14:paraId="18982160"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0E6A122"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vocō, vocāre, vocāvī, vocātus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AC09170" w14:textId="77777777" w:rsidR="001837F8" w:rsidRPr="00927D8E" w:rsidRDefault="001837F8" w:rsidP="00CD2394">
            <w:pPr>
              <w:pStyle w:val="NoSpacing"/>
              <w:keepLines/>
              <w:rPr>
                <w:rFonts w:cstheme="minorHAnsi"/>
                <w:color w:val="000000"/>
                <w:szCs w:val="24"/>
              </w:rPr>
            </w:pPr>
            <w:r>
              <w:rPr>
                <w:rFonts w:ascii="Calibri" w:hAnsi="Calibri" w:cstheme="minorHAnsi"/>
                <w:color w:val="000000"/>
              </w:rPr>
              <w:t>to call, summon</w:t>
            </w:r>
          </w:p>
        </w:tc>
      </w:tr>
      <w:tr w:rsidR="001837F8" w:rsidRPr="00927D8E" w14:paraId="3FEC4455"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F450F62" w14:textId="77777777" w:rsidR="001837F8" w:rsidRPr="00DA778C" w:rsidRDefault="001837F8" w:rsidP="00CD2394">
            <w:pPr>
              <w:pStyle w:val="NoSpacing"/>
              <w:keepLines/>
              <w:rPr>
                <w:rFonts w:cstheme="minorHAnsi"/>
                <w:b/>
                <w:color w:val="000000"/>
                <w:szCs w:val="24"/>
              </w:rPr>
            </w:pPr>
            <w:r w:rsidRPr="00DA778C">
              <w:rPr>
                <w:rFonts w:cstheme="minorHAnsi"/>
                <w:b/>
                <w:color w:val="000000"/>
                <w:szCs w:val="24"/>
              </w:rPr>
              <w:t>New verbs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76BDC39" w14:textId="77777777" w:rsidR="001837F8" w:rsidRPr="00927D8E" w:rsidRDefault="001837F8" w:rsidP="00CD2394">
            <w:pPr>
              <w:pStyle w:val="NoSpacing"/>
              <w:keepLines/>
              <w:rPr>
                <w:rFonts w:cstheme="minorHAnsi"/>
                <w:color w:val="000000"/>
                <w:szCs w:val="24"/>
              </w:rPr>
            </w:pPr>
          </w:p>
        </w:tc>
      </w:tr>
      <w:tr w:rsidR="001837F8" w:rsidRPr="00927D8E" w14:paraId="0E851D49"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06519C" w14:textId="77777777" w:rsidR="001837F8" w:rsidRPr="00927D8E" w:rsidRDefault="001837F8" w:rsidP="00CD2394">
            <w:pPr>
              <w:pStyle w:val="NoSpacing"/>
              <w:keepLines/>
              <w:rPr>
                <w:rFonts w:cstheme="minorHAnsi"/>
                <w:color w:val="000000"/>
                <w:szCs w:val="24"/>
              </w:rPr>
            </w:pPr>
            <w:r>
              <w:rPr>
                <w:rFonts w:cstheme="minorHAnsi"/>
                <w:color w:val="000000"/>
                <w:szCs w:val="24"/>
              </w:rPr>
              <w:t>audiō, audīre, audīvī, auditus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75BA9F" w14:textId="77777777" w:rsidR="001837F8" w:rsidRPr="00927D8E" w:rsidRDefault="001837F8" w:rsidP="00CD2394">
            <w:pPr>
              <w:pStyle w:val="NoSpacing"/>
              <w:keepLines/>
              <w:rPr>
                <w:rFonts w:cstheme="minorHAnsi"/>
                <w:color w:val="000000"/>
                <w:szCs w:val="24"/>
              </w:rPr>
            </w:pPr>
            <w:r>
              <w:rPr>
                <w:rFonts w:cstheme="minorHAnsi"/>
                <w:color w:val="000000"/>
                <w:szCs w:val="24"/>
              </w:rPr>
              <w:t>to hear</w:t>
            </w:r>
          </w:p>
        </w:tc>
      </w:tr>
      <w:tr w:rsidR="001837F8" w:rsidRPr="00927D8E" w14:paraId="75DE4CBD"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C143DA" w14:textId="77777777" w:rsidR="001837F8" w:rsidRPr="00927D8E" w:rsidRDefault="001837F8" w:rsidP="00CD2394">
            <w:pPr>
              <w:pStyle w:val="NoSpacing"/>
              <w:keepLines/>
              <w:rPr>
                <w:rFonts w:cstheme="minorHAnsi"/>
                <w:color w:val="000000"/>
                <w:szCs w:val="24"/>
              </w:rPr>
            </w:pPr>
            <w:r>
              <w:rPr>
                <w:rFonts w:cstheme="minorHAnsi"/>
                <w:color w:val="000000"/>
                <w:szCs w:val="24"/>
              </w:rPr>
              <w:t>regō, regere, rēxī, rectus</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54BCDD" w14:textId="77777777" w:rsidR="001837F8" w:rsidRPr="00927D8E" w:rsidRDefault="001837F8" w:rsidP="00CD2394">
            <w:pPr>
              <w:pStyle w:val="NoSpacing"/>
              <w:keepLines/>
              <w:rPr>
                <w:rFonts w:cstheme="minorHAnsi"/>
                <w:color w:val="000000"/>
                <w:szCs w:val="24"/>
              </w:rPr>
            </w:pPr>
            <w:r>
              <w:rPr>
                <w:rFonts w:cstheme="minorHAnsi"/>
                <w:color w:val="000000"/>
                <w:szCs w:val="24"/>
              </w:rPr>
              <w:t>to rule, guide</w:t>
            </w:r>
          </w:p>
        </w:tc>
      </w:tr>
      <w:tr w:rsidR="001837F8" w:rsidRPr="00927D8E" w14:paraId="6A68777D"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C32E26C" w14:textId="77777777" w:rsidR="001837F8" w:rsidRPr="00DA778C" w:rsidRDefault="001837F8" w:rsidP="00CD2394">
            <w:pPr>
              <w:pStyle w:val="NoSpacing"/>
              <w:keepLines/>
              <w:rPr>
                <w:rFonts w:cstheme="minorHAnsi"/>
                <w:b/>
                <w:color w:val="000000"/>
                <w:szCs w:val="24"/>
              </w:rPr>
            </w:pPr>
            <w:r w:rsidRPr="00DA778C">
              <w:rPr>
                <w:rFonts w:cstheme="minorHAnsi"/>
                <w:b/>
                <w:color w:val="000000"/>
                <w:szCs w:val="24"/>
              </w:rPr>
              <w:t>Linking verb</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253B7F" w14:textId="77777777" w:rsidR="001837F8" w:rsidRPr="00927D8E" w:rsidRDefault="001837F8" w:rsidP="00CD2394">
            <w:pPr>
              <w:pStyle w:val="NoSpacing"/>
              <w:keepLines/>
              <w:rPr>
                <w:rFonts w:cstheme="minorHAnsi"/>
                <w:color w:val="000000"/>
                <w:szCs w:val="24"/>
              </w:rPr>
            </w:pPr>
          </w:p>
        </w:tc>
      </w:tr>
      <w:tr w:rsidR="001837F8" w:rsidRPr="00927D8E" w14:paraId="6D079298" w14:textId="77777777" w:rsidTr="007229E8">
        <w:trPr>
          <w:cantSplit/>
          <w:trHeight w:val="383"/>
        </w:trPr>
        <w:tc>
          <w:tcPr>
            <w:tcW w:w="46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BCD618" w14:textId="77777777" w:rsidR="001837F8" w:rsidRPr="00927D8E" w:rsidRDefault="001837F8" w:rsidP="00CD2394">
            <w:pPr>
              <w:pStyle w:val="NoSpacing"/>
              <w:keepLines/>
              <w:rPr>
                <w:rFonts w:cstheme="minorHAnsi"/>
                <w:color w:val="000000"/>
                <w:szCs w:val="24"/>
              </w:rPr>
            </w:pPr>
            <w:r>
              <w:rPr>
                <w:rFonts w:cstheme="minorHAnsi"/>
                <w:color w:val="000000"/>
                <w:szCs w:val="24"/>
              </w:rPr>
              <w:t>sum, esse, fuī, futūrus (irregular)</w:t>
            </w:r>
          </w:p>
        </w:tc>
        <w:tc>
          <w:tcPr>
            <w:tcW w:w="3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6E2ED6" w14:textId="77777777" w:rsidR="001837F8" w:rsidRPr="00927D8E" w:rsidRDefault="001837F8" w:rsidP="00CD2394">
            <w:pPr>
              <w:pStyle w:val="NoSpacing"/>
              <w:keepLines/>
              <w:rPr>
                <w:rFonts w:cstheme="minorHAnsi"/>
                <w:color w:val="000000"/>
                <w:szCs w:val="24"/>
              </w:rPr>
            </w:pPr>
            <w:r>
              <w:rPr>
                <w:rFonts w:cstheme="minorHAnsi"/>
                <w:color w:val="000000"/>
                <w:szCs w:val="24"/>
              </w:rPr>
              <w:t>to be</w:t>
            </w:r>
          </w:p>
        </w:tc>
      </w:tr>
    </w:tbl>
    <w:p w14:paraId="568FBCAA" w14:textId="2AD807D3" w:rsidR="00AF7668" w:rsidRDefault="00AF7668" w:rsidP="00CD2394">
      <w:pPr>
        <w:pStyle w:val="NoSpacing"/>
        <w:keepLines/>
        <w:rPr>
          <w:rFonts w:cstheme="minorHAnsi"/>
          <w:color w:val="000000"/>
          <w:szCs w:val="24"/>
        </w:rPr>
      </w:pPr>
    </w:p>
    <w:p w14:paraId="6345B1E1" w14:textId="2F866E77" w:rsidR="001837F8" w:rsidRDefault="001837F8" w:rsidP="00CD2394">
      <w:pPr>
        <w:pStyle w:val="Heading1"/>
      </w:pPr>
      <w:bookmarkStart w:id="30" w:name="_Toc158984966"/>
      <w:r w:rsidRPr="008758E5">
        <w:lastRenderedPageBreak/>
        <w:t>All about verbs (part 2)</w:t>
      </w:r>
      <w:bookmarkEnd w:id="30"/>
    </w:p>
    <w:p w14:paraId="77D51D66" w14:textId="77777777" w:rsidR="00AF7668" w:rsidRPr="00AF7668" w:rsidRDefault="00AF7668" w:rsidP="00AF7668"/>
    <w:p w14:paraId="03C5E2B4" w14:textId="77777777" w:rsidR="001837F8" w:rsidRDefault="001837F8" w:rsidP="00CD2394">
      <w:pPr>
        <w:pStyle w:val="Heading3"/>
      </w:pPr>
      <w:bookmarkStart w:id="31" w:name="_Toc158984967"/>
      <w:r w:rsidRPr="003E01C4">
        <w:t>Principles of Grammar</w:t>
      </w:r>
      <w:bookmarkEnd w:id="31"/>
    </w:p>
    <w:p w14:paraId="797F0A84" w14:textId="77777777" w:rsidR="00AF7668" w:rsidRPr="00AF7668" w:rsidRDefault="00AF7668" w:rsidP="00AF7668"/>
    <w:p w14:paraId="5996BE53" w14:textId="35CD84D2" w:rsidR="001837F8" w:rsidRPr="003E01C4" w:rsidRDefault="001837F8" w:rsidP="00CD2394">
      <w:pPr>
        <w:pStyle w:val="NoSpacing"/>
        <w:keepLines/>
      </w:pPr>
      <w:bookmarkStart w:id="32" w:name="_Toc158984968"/>
      <w:r w:rsidRPr="00643A58">
        <w:rPr>
          <w:rStyle w:val="Heading2Char"/>
        </w:rPr>
        <w:t>Attributes of verbs:</w:t>
      </w:r>
      <w:bookmarkEnd w:id="32"/>
      <w:r w:rsidRPr="003E01C4">
        <w:rPr>
          <w:rStyle w:val="Strong"/>
        </w:rPr>
        <w:t xml:space="preserve"> Tense</w:t>
      </w:r>
      <w:r>
        <w:t xml:space="preserve">. </w:t>
      </w:r>
      <w:r>
        <w:rPr>
          <w:rFonts w:cstheme="minorHAnsi"/>
          <w:color w:val="000000"/>
          <w:szCs w:val="24"/>
        </w:rPr>
        <w:t>Here is where English and Latin are slightly different. In Latin (and in some degree English),</w:t>
      </w:r>
      <w:r w:rsidRPr="00A47CE7">
        <w:rPr>
          <w:rFonts w:cstheme="minorHAnsi"/>
          <w:color w:val="000000"/>
          <w:szCs w:val="24"/>
        </w:rPr>
        <w:t xml:space="preserve"> tense involves two elements: tim</w:t>
      </w:r>
      <w:r>
        <w:rPr>
          <w:rFonts w:cstheme="minorHAnsi"/>
          <w:color w:val="000000"/>
          <w:szCs w:val="24"/>
        </w:rPr>
        <w:t xml:space="preserve">e and </w:t>
      </w:r>
      <w:r w:rsidRPr="00A47CE7">
        <w:rPr>
          <w:rStyle w:val="Strong"/>
        </w:rPr>
        <w:t>aspect</w:t>
      </w:r>
      <w:r>
        <w:rPr>
          <w:rFonts w:cstheme="minorHAnsi"/>
          <w:color w:val="000000"/>
          <w:szCs w:val="24"/>
        </w:rPr>
        <w:t>. The time is self-explanatory;</w:t>
      </w:r>
      <w:r w:rsidRPr="00A47CE7">
        <w:rPr>
          <w:rFonts w:cstheme="minorHAnsi"/>
          <w:color w:val="000000"/>
          <w:szCs w:val="24"/>
        </w:rPr>
        <w:t xml:space="preserve"> it refers </w:t>
      </w:r>
      <w:r>
        <w:rPr>
          <w:rFonts w:cstheme="minorHAnsi"/>
          <w:color w:val="000000"/>
          <w:szCs w:val="24"/>
        </w:rPr>
        <w:t>to when the action takes place.</w:t>
      </w:r>
      <w:r>
        <w:rPr>
          <w:rFonts w:cstheme="minorHAnsi"/>
          <w:color w:val="000000"/>
          <w:szCs w:val="24"/>
        </w:rPr>
        <w:br/>
      </w:r>
      <w:r w:rsidRPr="00A47CE7">
        <w:rPr>
          <w:rFonts w:cstheme="minorHAnsi"/>
          <w:color w:val="000000"/>
          <w:szCs w:val="24"/>
        </w:rPr>
        <w:t xml:space="preserve">Aspect, which is often conflated with time, refers to </w:t>
      </w:r>
      <w:r>
        <w:rPr>
          <w:rFonts w:cstheme="minorHAnsi"/>
          <w:color w:val="000000"/>
          <w:szCs w:val="24"/>
        </w:rPr>
        <w:t>the completion or duration of an action</w:t>
      </w:r>
      <w:r w:rsidRPr="00A47CE7">
        <w:rPr>
          <w:rFonts w:cstheme="minorHAnsi"/>
          <w:color w:val="000000"/>
          <w:szCs w:val="24"/>
        </w:rPr>
        <w:t xml:space="preserve">. English has more aspects than Latin, so it can sometimes be difficult to translate in the same sense. </w:t>
      </w:r>
      <w:r w:rsidR="006771C3">
        <w:rPr>
          <w:rFonts w:cstheme="minorHAnsi"/>
          <w:color w:val="000000"/>
          <w:szCs w:val="24"/>
        </w:rPr>
        <w:t>You’ve seen that i</w:t>
      </w:r>
      <w:r w:rsidRPr="00A47CE7">
        <w:rPr>
          <w:rFonts w:cstheme="minorHAnsi"/>
          <w:color w:val="000000"/>
          <w:szCs w:val="24"/>
        </w:rPr>
        <w:t>n English one can say “I think,” “I am thinking,” and “I do think.” All of these are happening in the present, but they have slightly different meanings. Similarly</w:t>
      </w:r>
      <w:r w:rsidR="00CB25B5">
        <w:rPr>
          <w:rFonts w:cstheme="minorHAnsi"/>
          <w:color w:val="000000"/>
          <w:szCs w:val="24"/>
        </w:rPr>
        <w:t>,</w:t>
      </w:r>
      <w:r w:rsidRPr="00A47CE7">
        <w:rPr>
          <w:rFonts w:cstheme="minorHAnsi"/>
          <w:color w:val="000000"/>
          <w:szCs w:val="24"/>
        </w:rPr>
        <w:t xml:space="preserve"> one can say</w:t>
      </w:r>
      <w:r w:rsidR="00CB25B5">
        <w:rPr>
          <w:rFonts w:cstheme="minorHAnsi"/>
          <w:color w:val="000000"/>
          <w:szCs w:val="24"/>
        </w:rPr>
        <w:t>:</w:t>
      </w:r>
      <w:r w:rsidRPr="00A47CE7">
        <w:rPr>
          <w:rFonts w:cstheme="minorHAnsi"/>
          <w:color w:val="000000"/>
          <w:szCs w:val="24"/>
        </w:rPr>
        <w:t xml:space="preserve"> “I was </w:t>
      </w:r>
      <w:r w:rsidR="00CB25B5">
        <w:rPr>
          <w:rFonts w:cstheme="minorHAnsi"/>
          <w:color w:val="000000"/>
          <w:szCs w:val="24"/>
        </w:rPr>
        <w:t>thinking,” “I did think,” “I thought,” “I used to think,” and even “I have been thinking</w:t>
      </w:r>
      <w:r w:rsidRPr="00A47CE7">
        <w:rPr>
          <w:rFonts w:cstheme="minorHAnsi"/>
          <w:color w:val="000000"/>
          <w:szCs w:val="24"/>
        </w:rPr>
        <w:t>.” All the verbs happened in the past, but they all have diff</w:t>
      </w:r>
      <w:r>
        <w:rPr>
          <w:rFonts w:cstheme="minorHAnsi"/>
          <w:color w:val="000000"/>
          <w:szCs w:val="24"/>
        </w:rPr>
        <w:t>erent aspects.</w:t>
      </w:r>
      <w:r>
        <w:rPr>
          <w:rFonts w:cstheme="minorHAnsi"/>
          <w:color w:val="000000"/>
          <w:szCs w:val="24"/>
        </w:rPr>
        <w:br/>
        <w:t xml:space="preserve">Latin essentially has two aspects. For now, we’ll call them </w:t>
      </w:r>
      <w:r>
        <w:rPr>
          <w:rFonts w:cstheme="minorHAnsi"/>
          <w:i/>
          <w:color w:val="000000"/>
          <w:szCs w:val="24"/>
        </w:rPr>
        <w:t>simple</w:t>
      </w:r>
      <w:r>
        <w:rPr>
          <w:rFonts w:cstheme="minorHAnsi"/>
          <w:color w:val="000000"/>
          <w:szCs w:val="24"/>
        </w:rPr>
        <w:t xml:space="preserve"> and </w:t>
      </w:r>
      <w:r>
        <w:rPr>
          <w:rFonts w:cstheme="minorHAnsi"/>
          <w:i/>
          <w:color w:val="000000"/>
          <w:szCs w:val="24"/>
        </w:rPr>
        <w:t>finished</w:t>
      </w:r>
      <w:r>
        <w:rPr>
          <w:rFonts w:cstheme="minorHAnsi"/>
          <w:color w:val="000000"/>
          <w:szCs w:val="24"/>
        </w:rPr>
        <w:t>.</w:t>
      </w:r>
    </w:p>
    <w:p w14:paraId="07105311" w14:textId="77777777" w:rsidR="001837F8" w:rsidRDefault="001837F8" w:rsidP="00CD2394">
      <w:pPr>
        <w:pStyle w:val="NoSpacing"/>
        <w:keepLines/>
        <w:numPr>
          <w:ilvl w:val="0"/>
          <w:numId w:val="7"/>
        </w:numPr>
        <w:rPr>
          <w:rFonts w:cstheme="minorHAnsi"/>
          <w:color w:val="000000"/>
          <w:szCs w:val="24"/>
        </w:rPr>
      </w:pPr>
      <w:r>
        <w:rPr>
          <w:rFonts w:cstheme="minorHAnsi"/>
          <w:color w:val="000000"/>
          <w:szCs w:val="24"/>
        </w:rPr>
        <w:t>Simple tenses</w:t>
      </w:r>
    </w:p>
    <w:p w14:paraId="184F6FA5" w14:textId="77777777" w:rsidR="001837F8" w:rsidRDefault="001837F8" w:rsidP="00CD2394">
      <w:pPr>
        <w:pStyle w:val="NoSpacing"/>
        <w:keepLines/>
        <w:numPr>
          <w:ilvl w:val="1"/>
          <w:numId w:val="7"/>
        </w:numPr>
        <w:rPr>
          <w:rFonts w:cstheme="minorHAnsi"/>
          <w:color w:val="000000"/>
          <w:szCs w:val="24"/>
        </w:rPr>
      </w:pPr>
      <w:r w:rsidRPr="00AE5D59">
        <w:rPr>
          <w:rStyle w:val="Strong"/>
        </w:rPr>
        <w:t>present</w:t>
      </w:r>
      <w:r>
        <w:rPr>
          <w:rFonts w:cstheme="minorHAnsi"/>
          <w:color w:val="000000"/>
          <w:szCs w:val="24"/>
        </w:rPr>
        <w:t xml:space="preserve"> – ongoing (I work, I do work, I am working)</w:t>
      </w:r>
    </w:p>
    <w:p w14:paraId="3A7AD6D2" w14:textId="77777777" w:rsidR="001837F8" w:rsidRDefault="001837F8" w:rsidP="00CD2394">
      <w:pPr>
        <w:pStyle w:val="NoSpacing"/>
        <w:keepLines/>
        <w:numPr>
          <w:ilvl w:val="1"/>
          <w:numId w:val="7"/>
        </w:numPr>
        <w:rPr>
          <w:rFonts w:cstheme="minorHAnsi"/>
          <w:color w:val="000000"/>
          <w:szCs w:val="24"/>
        </w:rPr>
      </w:pPr>
      <w:r w:rsidRPr="00AE5D59">
        <w:rPr>
          <w:rStyle w:val="Strong"/>
        </w:rPr>
        <w:t>imperfect</w:t>
      </w:r>
      <w:r>
        <w:rPr>
          <w:rFonts w:cstheme="minorHAnsi"/>
          <w:color w:val="000000"/>
          <w:szCs w:val="24"/>
        </w:rPr>
        <w:t xml:space="preserve"> – past ongoing (I was working, I used to work, I kept working)</w:t>
      </w:r>
    </w:p>
    <w:p w14:paraId="159013E1" w14:textId="77777777" w:rsidR="001837F8" w:rsidRDefault="001837F8" w:rsidP="00CD2394">
      <w:pPr>
        <w:pStyle w:val="NoSpacing"/>
        <w:keepLines/>
        <w:numPr>
          <w:ilvl w:val="1"/>
          <w:numId w:val="7"/>
        </w:numPr>
        <w:rPr>
          <w:rFonts w:cstheme="minorHAnsi"/>
          <w:color w:val="000000"/>
          <w:szCs w:val="24"/>
        </w:rPr>
      </w:pPr>
      <w:r w:rsidRPr="00AE5D59">
        <w:rPr>
          <w:rStyle w:val="Strong"/>
        </w:rPr>
        <w:t>future</w:t>
      </w:r>
      <w:r>
        <w:rPr>
          <w:rFonts w:cstheme="minorHAnsi"/>
          <w:color w:val="000000"/>
          <w:szCs w:val="24"/>
        </w:rPr>
        <w:t xml:space="preserve"> – later action (I will work) *to be learned in chapter 15</w:t>
      </w:r>
    </w:p>
    <w:p w14:paraId="53574D31" w14:textId="77777777" w:rsidR="001837F8" w:rsidRDefault="001837F8" w:rsidP="00CD2394">
      <w:pPr>
        <w:pStyle w:val="NoSpacing"/>
        <w:keepLines/>
        <w:numPr>
          <w:ilvl w:val="0"/>
          <w:numId w:val="7"/>
        </w:numPr>
        <w:rPr>
          <w:rFonts w:cstheme="minorHAnsi"/>
          <w:color w:val="000000"/>
          <w:szCs w:val="24"/>
        </w:rPr>
      </w:pPr>
      <w:r>
        <w:rPr>
          <w:rFonts w:cstheme="minorHAnsi"/>
          <w:color w:val="000000"/>
          <w:szCs w:val="24"/>
        </w:rPr>
        <w:t>F</w:t>
      </w:r>
      <w:r w:rsidRPr="00A47CE7">
        <w:rPr>
          <w:rFonts w:cstheme="minorHAnsi"/>
          <w:color w:val="000000"/>
          <w:szCs w:val="24"/>
        </w:rPr>
        <w:t>inished tenses</w:t>
      </w:r>
    </w:p>
    <w:p w14:paraId="57394251" w14:textId="77777777" w:rsidR="001837F8" w:rsidRDefault="001837F8" w:rsidP="00CD2394">
      <w:pPr>
        <w:pStyle w:val="NoSpacing"/>
        <w:keepLines/>
        <w:numPr>
          <w:ilvl w:val="1"/>
          <w:numId w:val="7"/>
        </w:numPr>
        <w:rPr>
          <w:rFonts w:cstheme="minorHAnsi"/>
          <w:color w:val="000000"/>
          <w:szCs w:val="24"/>
        </w:rPr>
      </w:pPr>
      <w:r w:rsidRPr="00AE5D59">
        <w:rPr>
          <w:rStyle w:val="Strong"/>
        </w:rPr>
        <w:t>perfect</w:t>
      </w:r>
      <w:r>
        <w:rPr>
          <w:rFonts w:cstheme="minorHAnsi"/>
          <w:color w:val="000000"/>
          <w:szCs w:val="24"/>
        </w:rPr>
        <w:t xml:space="preserve"> – complete, either in past or present* (I worked, I have worked, I did work)</w:t>
      </w:r>
    </w:p>
    <w:p w14:paraId="4AB1FE62" w14:textId="77777777" w:rsidR="001837F8" w:rsidRDefault="001837F8" w:rsidP="00CD2394">
      <w:pPr>
        <w:pStyle w:val="NoSpacing"/>
        <w:keepLines/>
        <w:numPr>
          <w:ilvl w:val="1"/>
          <w:numId w:val="7"/>
        </w:numPr>
        <w:rPr>
          <w:rFonts w:cstheme="minorHAnsi"/>
          <w:color w:val="000000"/>
          <w:szCs w:val="24"/>
        </w:rPr>
      </w:pPr>
      <w:r w:rsidRPr="00AE5D59">
        <w:rPr>
          <w:rStyle w:val="Strong"/>
        </w:rPr>
        <w:t>pluperfect</w:t>
      </w:r>
      <w:r>
        <w:rPr>
          <w:rFonts w:cstheme="minorHAnsi"/>
          <w:color w:val="000000"/>
          <w:szCs w:val="24"/>
        </w:rPr>
        <w:t xml:space="preserve"> – prior complete action (I had worked): to be learned in chapter 15</w:t>
      </w:r>
    </w:p>
    <w:p w14:paraId="2978D117" w14:textId="77777777" w:rsidR="001837F8" w:rsidRDefault="001837F8" w:rsidP="00CD2394">
      <w:pPr>
        <w:pStyle w:val="NoSpacing"/>
        <w:keepLines/>
        <w:numPr>
          <w:ilvl w:val="1"/>
          <w:numId w:val="7"/>
        </w:numPr>
        <w:rPr>
          <w:rFonts w:cstheme="minorHAnsi"/>
          <w:color w:val="000000"/>
          <w:szCs w:val="24"/>
        </w:rPr>
      </w:pPr>
      <w:r w:rsidRPr="00AE5D59">
        <w:rPr>
          <w:rStyle w:val="Strong"/>
        </w:rPr>
        <w:t>future</w:t>
      </w:r>
      <w:r>
        <w:rPr>
          <w:rFonts w:cstheme="minorHAnsi"/>
          <w:color w:val="000000"/>
          <w:szCs w:val="24"/>
        </w:rPr>
        <w:t xml:space="preserve"> </w:t>
      </w:r>
      <w:r w:rsidRPr="00AE5D59">
        <w:rPr>
          <w:rStyle w:val="Strong"/>
        </w:rPr>
        <w:t>perfect</w:t>
      </w:r>
      <w:r>
        <w:rPr>
          <w:rFonts w:cstheme="minorHAnsi"/>
          <w:color w:val="000000"/>
          <w:szCs w:val="24"/>
        </w:rPr>
        <w:t xml:space="preserve"> – subsequent complete action (I will have worked): to be learned in chapter 15</w:t>
      </w:r>
    </w:p>
    <w:p w14:paraId="1AFA30E1" w14:textId="77777777" w:rsidR="001837F8" w:rsidRDefault="001837F8" w:rsidP="00CD2394">
      <w:pPr>
        <w:pStyle w:val="NoSpacing"/>
        <w:keepLines/>
        <w:rPr>
          <w:rFonts w:cstheme="minorHAnsi"/>
          <w:color w:val="000000"/>
          <w:szCs w:val="24"/>
        </w:rPr>
      </w:pPr>
      <w:r>
        <w:rPr>
          <w:rFonts w:cstheme="minorHAnsi"/>
          <w:color w:val="000000"/>
          <w:szCs w:val="24"/>
        </w:rPr>
        <w:t>*Although it seems counterintuitive to describe a present complete action, think about the phrase “I have cleaned all day, and now you’re making a mess.” Even though the action (</w:t>
      </w:r>
      <w:r>
        <w:rPr>
          <w:rFonts w:cstheme="minorHAnsi"/>
          <w:i/>
          <w:color w:val="000000"/>
          <w:szCs w:val="24"/>
        </w:rPr>
        <w:t>I have cleaned</w:t>
      </w:r>
      <w:r>
        <w:rPr>
          <w:rFonts w:cstheme="minorHAnsi"/>
          <w:color w:val="000000"/>
          <w:szCs w:val="24"/>
        </w:rPr>
        <w:t>) is complete, the importance of the action is in the present.</w:t>
      </w:r>
    </w:p>
    <w:p w14:paraId="3FFA4202" w14:textId="77777777" w:rsidR="00DE0C82" w:rsidRDefault="00DE0C82" w:rsidP="00CD2394">
      <w:pPr>
        <w:pStyle w:val="NoSpacing"/>
        <w:keepLines/>
        <w:rPr>
          <w:rFonts w:cstheme="minorHAnsi"/>
          <w:color w:val="000000"/>
          <w:szCs w:val="24"/>
        </w:rPr>
      </w:pPr>
    </w:p>
    <w:p w14:paraId="1D217F3B" w14:textId="6B44ACE0" w:rsidR="00DE0C82" w:rsidRPr="00EE46E3" w:rsidRDefault="00DE0C82" w:rsidP="00DE0C82">
      <w:pPr>
        <w:pStyle w:val="Heading3"/>
      </w:pPr>
      <w:r>
        <w:t>Principles of Latin</w:t>
      </w:r>
    </w:p>
    <w:p w14:paraId="0B31F332" w14:textId="77777777" w:rsidR="001837F8" w:rsidRPr="003E01C4" w:rsidRDefault="001837F8" w:rsidP="00CD2394">
      <w:pPr>
        <w:pStyle w:val="NoSpacing"/>
        <w:keepLines/>
        <w:rPr>
          <w:rFonts w:cstheme="minorHAnsi"/>
          <w:bCs/>
          <w:smallCaps/>
          <w:color w:val="000000"/>
          <w:szCs w:val="24"/>
        </w:rPr>
      </w:pPr>
    </w:p>
    <w:p w14:paraId="164B7545" w14:textId="77777777" w:rsidR="001837F8" w:rsidRPr="00927D8E" w:rsidRDefault="001837F8" w:rsidP="00CD2394">
      <w:pPr>
        <w:pStyle w:val="Heading5"/>
      </w:pPr>
      <w:r w:rsidRPr="00927D8E">
        <w:t>Imperfect Tense</w:t>
      </w:r>
    </w:p>
    <w:p w14:paraId="67DEA311" w14:textId="77777777" w:rsidR="001837F8" w:rsidRPr="00927D8E" w:rsidRDefault="001837F8" w:rsidP="00CD2394">
      <w:pPr>
        <w:pStyle w:val="NoSpacing"/>
        <w:keepLines/>
        <w:rPr>
          <w:rFonts w:cstheme="minorHAnsi"/>
          <w:color w:val="000000"/>
          <w:szCs w:val="24"/>
        </w:rPr>
      </w:pPr>
    </w:p>
    <w:p w14:paraId="6322BC8F" w14:textId="77777777" w:rsidR="001837F8" w:rsidRPr="00927D8E" w:rsidRDefault="001837F8" w:rsidP="00CD2394">
      <w:pPr>
        <w:pStyle w:val="NoSpacing"/>
        <w:keepLines/>
        <w:rPr>
          <w:rFonts w:cstheme="minorHAnsi"/>
          <w:color w:val="000000"/>
          <w:szCs w:val="24"/>
        </w:rPr>
      </w:pPr>
      <w:r>
        <w:rPr>
          <w:rFonts w:cstheme="minorHAnsi"/>
          <w:color w:val="000000"/>
          <w:szCs w:val="24"/>
        </w:rPr>
        <w:t>In the simple</w:t>
      </w:r>
      <w:r w:rsidRPr="00927D8E">
        <w:rPr>
          <w:rFonts w:cstheme="minorHAnsi"/>
          <w:color w:val="000000"/>
          <w:szCs w:val="24"/>
        </w:rPr>
        <w:t xml:space="preserve"> tenses</w:t>
      </w:r>
      <w:r>
        <w:rPr>
          <w:rFonts w:cstheme="minorHAnsi"/>
          <w:color w:val="000000"/>
          <w:szCs w:val="24"/>
        </w:rPr>
        <w:t>, changes are made</w:t>
      </w:r>
      <w:r w:rsidRPr="00927D8E">
        <w:rPr>
          <w:rFonts w:cstheme="minorHAnsi"/>
          <w:color w:val="000000"/>
          <w:szCs w:val="24"/>
        </w:rPr>
        <w:t xml:space="preserve"> by adding</w:t>
      </w:r>
      <w:r>
        <w:rPr>
          <w:rFonts w:cstheme="minorHAnsi"/>
          <w:color w:val="000000"/>
          <w:szCs w:val="24"/>
        </w:rPr>
        <w:t xml:space="preserve"> a tense marker</w:t>
      </w:r>
      <w:r w:rsidRPr="00927D8E">
        <w:rPr>
          <w:rFonts w:cstheme="minorHAnsi"/>
          <w:color w:val="000000"/>
          <w:szCs w:val="24"/>
        </w:rPr>
        <w:t xml:space="preserve"> between the verb and its ending. For the most part, the word is formed in this way:</w:t>
      </w:r>
    </w:p>
    <w:p w14:paraId="46A89DAE"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t>VERB STEM + tense marker + personal endings</w:t>
      </w:r>
    </w:p>
    <w:p w14:paraId="4DB5ECFC" w14:textId="77777777" w:rsidR="001837F8" w:rsidRPr="00927D8E" w:rsidRDefault="001837F8" w:rsidP="00CD2394">
      <w:pPr>
        <w:pStyle w:val="NoSpacing"/>
        <w:keepLines/>
        <w:rPr>
          <w:rFonts w:cstheme="minorHAnsi"/>
          <w:color w:val="000000"/>
          <w:szCs w:val="24"/>
        </w:rPr>
      </w:pPr>
    </w:p>
    <w:p w14:paraId="5751520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For 1st and 2nd</w:t>
      </w:r>
      <w:r>
        <w:rPr>
          <w:rStyle w:val="FootnoteReference"/>
          <w:rFonts w:cstheme="minorHAnsi"/>
          <w:color w:val="000000"/>
          <w:szCs w:val="24"/>
        </w:rPr>
        <w:footnoteReference w:id="2"/>
      </w:r>
      <w:r w:rsidRPr="00927D8E">
        <w:rPr>
          <w:rFonts w:cstheme="minorHAnsi"/>
          <w:color w:val="000000"/>
          <w:szCs w:val="24"/>
        </w:rPr>
        <w:t xml:space="preserve"> conjugation verbs, it looks like this:</w:t>
      </w:r>
    </w:p>
    <w:p w14:paraId="65C5494F" w14:textId="77777777" w:rsidR="001837F8" w:rsidRDefault="001837F8" w:rsidP="00CD2394">
      <w:pPr>
        <w:pStyle w:val="NoSpacing"/>
        <w:keepLines/>
        <w:rPr>
          <w:rFonts w:cstheme="minorHAnsi"/>
          <w:color w:val="000000"/>
          <w:szCs w:val="24"/>
        </w:rPr>
      </w:pPr>
    </w:p>
    <w:p w14:paraId="5C9A4951" w14:textId="77777777" w:rsidR="001837F8" w:rsidRPr="00927D8E" w:rsidRDefault="001837F8" w:rsidP="00CD2394">
      <w:pPr>
        <w:pStyle w:val="NoSpacing"/>
        <w:keepLines/>
        <w:rPr>
          <w:rFonts w:cstheme="minorHAnsi"/>
          <w:color w:val="000000"/>
          <w:szCs w:val="24"/>
        </w:rPr>
      </w:pPr>
      <w:r>
        <w:rPr>
          <w:rFonts w:cstheme="minorHAnsi"/>
          <w:color w:val="000000"/>
          <w:szCs w:val="24"/>
        </w:rPr>
        <w:t>1</w:t>
      </w:r>
      <w:r w:rsidRPr="00401E70">
        <w:rPr>
          <w:rFonts w:cstheme="minorHAnsi"/>
          <w:color w:val="000000"/>
          <w:szCs w:val="24"/>
          <w:vertAlign w:val="superscript"/>
        </w:rPr>
        <w:t>st</w:t>
      </w:r>
      <w:r>
        <w:rPr>
          <w:rFonts w:cstheme="minorHAnsi"/>
          <w:color w:val="000000"/>
          <w:szCs w:val="24"/>
        </w:rPr>
        <w:t xml:space="preserve"> conjugation:</w:t>
      </w:r>
    </w:p>
    <w:p w14:paraId="25FB9EAA" w14:textId="77777777" w:rsidR="001837F8" w:rsidRPr="00927D8E" w:rsidRDefault="001837F8" w:rsidP="00CD2394">
      <w:pPr>
        <w:pStyle w:val="NoSpacing"/>
        <w:keepLines/>
        <w:rPr>
          <w:rFonts w:cstheme="minorHAnsi"/>
          <w:color w:val="000000"/>
          <w:szCs w:val="24"/>
        </w:rPr>
      </w:pPr>
      <w:r>
        <w:rPr>
          <w:rFonts w:cstheme="minorHAnsi"/>
          <w:color w:val="000000"/>
          <w:szCs w:val="24"/>
        </w:rPr>
        <w:t>VOCĀ</w:t>
      </w:r>
      <w:r w:rsidRPr="00927D8E">
        <w:rPr>
          <w:rFonts w:cstheme="minorHAnsi"/>
          <w:color w:val="000000"/>
          <w:szCs w:val="24"/>
        </w:rPr>
        <w:t xml:space="preserve"> </w:t>
      </w:r>
      <w:r>
        <w:rPr>
          <w:rFonts w:cstheme="minorHAnsi"/>
          <w:color w:val="000000"/>
          <w:szCs w:val="24"/>
        </w:rPr>
        <w:tab/>
      </w:r>
      <w:r w:rsidRPr="00927D8E">
        <w:rPr>
          <w:rFonts w:cstheme="minorHAnsi"/>
          <w:color w:val="000000"/>
          <w:szCs w:val="24"/>
        </w:rPr>
        <w:t xml:space="preserve">+ -ba- + m = </w:t>
      </w:r>
      <w:r>
        <w:rPr>
          <w:rFonts w:cstheme="minorHAnsi"/>
          <w:color w:val="000000"/>
          <w:szCs w:val="24"/>
        </w:rPr>
        <w:t>voc</w:t>
      </w:r>
      <w:r w:rsidRPr="00927D8E">
        <w:rPr>
          <w:rFonts w:cstheme="minorHAnsi"/>
          <w:color w:val="000000"/>
          <w:szCs w:val="24"/>
        </w:rPr>
        <w:t>ābam</w:t>
      </w:r>
    </w:p>
    <w:p w14:paraId="4102AB5C" w14:textId="77777777" w:rsidR="001837F8" w:rsidRPr="00927D8E" w:rsidRDefault="001837F8" w:rsidP="00CD2394">
      <w:pPr>
        <w:pStyle w:val="NoSpacing"/>
        <w:keepLines/>
        <w:rPr>
          <w:rFonts w:cstheme="minorHAnsi"/>
          <w:color w:val="000000"/>
          <w:szCs w:val="24"/>
        </w:rPr>
      </w:pPr>
      <w:r>
        <w:rPr>
          <w:rFonts w:cstheme="minorHAnsi"/>
          <w:color w:val="000000"/>
          <w:szCs w:val="24"/>
        </w:rPr>
        <w:t>VOCĀ</w:t>
      </w:r>
      <w:r w:rsidRPr="00927D8E">
        <w:rPr>
          <w:rFonts w:cstheme="minorHAnsi"/>
          <w:color w:val="000000"/>
          <w:szCs w:val="24"/>
        </w:rPr>
        <w:t xml:space="preserve"> </w:t>
      </w:r>
      <w:r>
        <w:rPr>
          <w:rFonts w:cstheme="minorHAnsi"/>
          <w:color w:val="000000"/>
          <w:szCs w:val="24"/>
        </w:rPr>
        <w:tab/>
      </w:r>
      <w:r w:rsidRPr="00927D8E">
        <w:rPr>
          <w:rFonts w:cstheme="minorHAnsi"/>
          <w:color w:val="000000"/>
          <w:szCs w:val="24"/>
        </w:rPr>
        <w:t>+ -b</w:t>
      </w:r>
      <w:r>
        <w:rPr>
          <w:rFonts w:cstheme="minorHAnsi"/>
          <w:color w:val="000000"/>
          <w:szCs w:val="24"/>
        </w:rPr>
        <w:t>ā- + s   = voc</w:t>
      </w:r>
      <w:r w:rsidRPr="00927D8E">
        <w:rPr>
          <w:rFonts w:cstheme="minorHAnsi"/>
          <w:color w:val="000000"/>
          <w:szCs w:val="24"/>
        </w:rPr>
        <w:t>ābās</w:t>
      </w:r>
    </w:p>
    <w:p w14:paraId="1E74CCD4" w14:textId="77777777" w:rsidR="001837F8" w:rsidRPr="00927D8E" w:rsidRDefault="001837F8" w:rsidP="00CD2394">
      <w:pPr>
        <w:pStyle w:val="NoSpacing"/>
        <w:keepLines/>
        <w:rPr>
          <w:rFonts w:cstheme="minorHAnsi"/>
          <w:color w:val="000000"/>
          <w:szCs w:val="24"/>
        </w:rPr>
      </w:pPr>
      <w:r>
        <w:rPr>
          <w:rFonts w:cstheme="minorHAnsi"/>
          <w:color w:val="000000"/>
          <w:szCs w:val="24"/>
        </w:rPr>
        <w:t xml:space="preserve">VOCĀ </w:t>
      </w:r>
      <w:r>
        <w:rPr>
          <w:rFonts w:cstheme="minorHAnsi"/>
          <w:color w:val="000000"/>
          <w:szCs w:val="24"/>
        </w:rPr>
        <w:tab/>
        <w:t>+ -ba- + t   = voc</w:t>
      </w:r>
      <w:r w:rsidRPr="00927D8E">
        <w:rPr>
          <w:rFonts w:cstheme="minorHAnsi"/>
          <w:color w:val="000000"/>
          <w:szCs w:val="24"/>
        </w:rPr>
        <w:t>ābat</w:t>
      </w:r>
    </w:p>
    <w:p w14:paraId="01E2A3C8" w14:textId="77777777" w:rsidR="001837F8" w:rsidRPr="00927D8E" w:rsidRDefault="001837F8" w:rsidP="00CD2394">
      <w:pPr>
        <w:pStyle w:val="NoSpacing"/>
        <w:keepLines/>
        <w:rPr>
          <w:rFonts w:cstheme="minorHAnsi"/>
          <w:color w:val="000000"/>
          <w:szCs w:val="24"/>
        </w:rPr>
      </w:pPr>
    </w:p>
    <w:p w14:paraId="6EB1DD0F" w14:textId="77777777" w:rsidR="001837F8" w:rsidRPr="00927D8E" w:rsidRDefault="001837F8" w:rsidP="00CD2394">
      <w:pPr>
        <w:pStyle w:val="NoSpacing"/>
        <w:keepLines/>
        <w:rPr>
          <w:rFonts w:cstheme="minorHAnsi"/>
          <w:color w:val="000000"/>
          <w:szCs w:val="24"/>
        </w:rPr>
      </w:pPr>
      <w:r>
        <w:rPr>
          <w:rFonts w:cstheme="minorHAnsi"/>
          <w:color w:val="000000"/>
          <w:szCs w:val="24"/>
        </w:rPr>
        <w:t>VOCĀ</w:t>
      </w:r>
      <w:r w:rsidRPr="00927D8E">
        <w:rPr>
          <w:rFonts w:cstheme="minorHAnsi"/>
          <w:color w:val="000000"/>
          <w:szCs w:val="24"/>
        </w:rPr>
        <w:t xml:space="preserve"> </w:t>
      </w:r>
      <w:r>
        <w:rPr>
          <w:rFonts w:cstheme="minorHAnsi"/>
          <w:color w:val="000000"/>
          <w:szCs w:val="24"/>
        </w:rPr>
        <w:tab/>
      </w:r>
      <w:r w:rsidRPr="00927D8E">
        <w:rPr>
          <w:rFonts w:cstheme="minorHAnsi"/>
          <w:color w:val="000000"/>
          <w:szCs w:val="24"/>
        </w:rPr>
        <w:t>+ -b</w:t>
      </w:r>
      <w:r>
        <w:rPr>
          <w:rFonts w:cstheme="minorHAnsi"/>
          <w:color w:val="000000"/>
          <w:szCs w:val="24"/>
        </w:rPr>
        <w:t>ā- + mus = voc</w:t>
      </w:r>
      <w:r w:rsidRPr="00927D8E">
        <w:rPr>
          <w:rFonts w:cstheme="minorHAnsi"/>
          <w:color w:val="000000"/>
          <w:szCs w:val="24"/>
        </w:rPr>
        <w:t>ābāmus</w:t>
      </w:r>
    </w:p>
    <w:p w14:paraId="387A8B80" w14:textId="77777777" w:rsidR="001837F8" w:rsidRPr="00927D8E" w:rsidRDefault="001837F8" w:rsidP="00CD2394">
      <w:pPr>
        <w:pStyle w:val="NoSpacing"/>
        <w:keepLines/>
        <w:rPr>
          <w:rFonts w:cstheme="minorHAnsi"/>
          <w:color w:val="000000"/>
          <w:szCs w:val="24"/>
        </w:rPr>
      </w:pPr>
      <w:r>
        <w:rPr>
          <w:rFonts w:cstheme="minorHAnsi"/>
          <w:color w:val="000000"/>
          <w:szCs w:val="24"/>
        </w:rPr>
        <w:lastRenderedPageBreak/>
        <w:t>VOCĀ</w:t>
      </w:r>
      <w:r w:rsidRPr="00927D8E">
        <w:rPr>
          <w:rFonts w:cstheme="minorHAnsi"/>
          <w:color w:val="000000"/>
          <w:szCs w:val="24"/>
        </w:rPr>
        <w:t xml:space="preserve"> </w:t>
      </w:r>
      <w:r>
        <w:rPr>
          <w:rFonts w:cstheme="minorHAnsi"/>
          <w:color w:val="000000"/>
          <w:szCs w:val="24"/>
        </w:rPr>
        <w:tab/>
      </w:r>
      <w:r w:rsidRPr="00927D8E">
        <w:rPr>
          <w:rFonts w:cstheme="minorHAnsi"/>
          <w:color w:val="000000"/>
          <w:szCs w:val="24"/>
        </w:rPr>
        <w:t>+ -b</w:t>
      </w:r>
      <w:r>
        <w:rPr>
          <w:rFonts w:cstheme="minorHAnsi"/>
          <w:color w:val="000000"/>
          <w:szCs w:val="24"/>
        </w:rPr>
        <w:t>ā- + tis = voc</w:t>
      </w:r>
      <w:r w:rsidRPr="00927D8E">
        <w:rPr>
          <w:rFonts w:cstheme="minorHAnsi"/>
          <w:color w:val="000000"/>
          <w:szCs w:val="24"/>
        </w:rPr>
        <w:t>ābātis</w:t>
      </w:r>
    </w:p>
    <w:p w14:paraId="5046926E" w14:textId="77777777" w:rsidR="001837F8" w:rsidRPr="00927D8E" w:rsidRDefault="001837F8" w:rsidP="00CD2394">
      <w:pPr>
        <w:pStyle w:val="NoSpacing"/>
        <w:keepLines/>
        <w:rPr>
          <w:rFonts w:cstheme="minorHAnsi"/>
          <w:color w:val="000000"/>
          <w:szCs w:val="24"/>
        </w:rPr>
      </w:pPr>
      <w:r>
        <w:rPr>
          <w:rFonts w:cstheme="minorHAnsi"/>
          <w:color w:val="000000"/>
          <w:szCs w:val="24"/>
        </w:rPr>
        <w:t xml:space="preserve">VOCĀ </w:t>
      </w:r>
      <w:r>
        <w:rPr>
          <w:rFonts w:cstheme="minorHAnsi"/>
          <w:color w:val="000000"/>
          <w:szCs w:val="24"/>
        </w:rPr>
        <w:tab/>
        <w:t>+ -ba- + nt = voc</w:t>
      </w:r>
      <w:r w:rsidRPr="00927D8E">
        <w:rPr>
          <w:rFonts w:cstheme="minorHAnsi"/>
          <w:color w:val="000000"/>
          <w:szCs w:val="24"/>
        </w:rPr>
        <w:t>ābant</w:t>
      </w:r>
    </w:p>
    <w:p w14:paraId="3E6C5323" w14:textId="77777777" w:rsidR="001837F8" w:rsidRDefault="001837F8" w:rsidP="00CD2394">
      <w:pPr>
        <w:pStyle w:val="NoSpacing"/>
        <w:keepLines/>
        <w:rPr>
          <w:rFonts w:cstheme="minorHAnsi"/>
          <w:color w:val="000000"/>
          <w:szCs w:val="24"/>
        </w:rPr>
      </w:pPr>
    </w:p>
    <w:p w14:paraId="5CBE4300" w14:textId="77777777" w:rsidR="001837F8" w:rsidRPr="00927D8E" w:rsidRDefault="001837F8" w:rsidP="00CD2394">
      <w:pPr>
        <w:pStyle w:val="NoSpacing"/>
        <w:keepLines/>
        <w:rPr>
          <w:rFonts w:cstheme="minorHAnsi"/>
          <w:color w:val="000000"/>
          <w:szCs w:val="24"/>
        </w:rPr>
      </w:pPr>
      <w:r>
        <w:rPr>
          <w:rFonts w:cstheme="minorHAnsi"/>
          <w:color w:val="000000"/>
          <w:szCs w:val="24"/>
        </w:rPr>
        <w:t>2</w:t>
      </w:r>
      <w:r w:rsidRPr="00401E70">
        <w:rPr>
          <w:rFonts w:cstheme="minorHAnsi"/>
          <w:color w:val="000000"/>
          <w:szCs w:val="24"/>
          <w:vertAlign w:val="superscript"/>
        </w:rPr>
        <w:t>nd</w:t>
      </w:r>
      <w:r>
        <w:rPr>
          <w:rFonts w:cstheme="minorHAnsi"/>
          <w:color w:val="000000"/>
          <w:szCs w:val="24"/>
        </w:rPr>
        <w:t xml:space="preserve"> conjugation:</w:t>
      </w:r>
    </w:p>
    <w:p w14:paraId="0A1D3650" w14:textId="77777777" w:rsidR="001837F8" w:rsidRDefault="001837F8" w:rsidP="00CD2394">
      <w:pPr>
        <w:pStyle w:val="NoSpacing"/>
        <w:keepLines/>
        <w:rPr>
          <w:rFonts w:cstheme="minorHAnsi"/>
          <w:color w:val="000000"/>
          <w:szCs w:val="24"/>
        </w:rPr>
      </w:pPr>
      <w:r>
        <w:rPr>
          <w:rFonts w:cstheme="minorHAnsi"/>
          <w:color w:val="000000"/>
          <w:szCs w:val="24"/>
        </w:rPr>
        <w:t>VIDĒ</w:t>
      </w:r>
      <w:r>
        <w:rPr>
          <w:rFonts w:cstheme="minorHAnsi"/>
          <w:color w:val="000000"/>
          <w:szCs w:val="24"/>
        </w:rPr>
        <w:tab/>
        <w:t>+ -ba- + m = vidēbam</w:t>
      </w:r>
    </w:p>
    <w:p w14:paraId="1DB95057" w14:textId="77777777" w:rsidR="001837F8" w:rsidRDefault="001837F8" w:rsidP="00CD2394">
      <w:pPr>
        <w:pStyle w:val="NoSpacing"/>
        <w:keepLines/>
        <w:rPr>
          <w:rFonts w:cstheme="minorHAnsi"/>
          <w:color w:val="000000"/>
          <w:szCs w:val="24"/>
        </w:rPr>
      </w:pPr>
      <w:r>
        <w:rPr>
          <w:rFonts w:cstheme="minorHAnsi"/>
          <w:color w:val="000000"/>
          <w:szCs w:val="24"/>
        </w:rPr>
        <w:t>VIDĒ</w:t>
      </w:r>
      <w:r>
        <w:rPr>
          <w:rFonts w:cstheme="minorHAnsi"/>
          <w:color w:val="000000"/>
          <w:szCs w:val="24"/>
        </w:rPr>
        <w:tab/>
        <w:t>+ -ba- + s = vidēbās</w:t>
      </w:r>
    </w:p>
    <w:p w14:paraId="694BD2B3" w14:textId="77777777" w:rsidR="001837F8" w:rsidRDefault="001837F8" w:rsidP="00CD2394">
      <w:pPr>
        <w:pStyle w:val="NoSpacing"/>
        <w:keepLines/>
        <w:rPr>
          <w:rFonts w:cstheme="minorHAnsi"/>
          <w:color w:val="000000"/>
          <w:szCs w:val="24"/>
        </w:rPr>
      </w:pPr>
      <w:r>
        <w:rPr>
          <w:rFonts w:cstheme="minorHAnsi"/>
          <w:color w:val="000000"/>
          <w:szCs w:val="24"/>
        </w:rPr>
        <w:t>VIDĒ</w:t>
      </w:r>
      <w:r>
        <w:rPr>
          <w:rFonts w:cstheme="minorHAnsi"/>
          <w:color w:val="000000"/>
          <w:szCs w:val="24"/>
        </w:rPr>
        <w:tab/>
        <w:t>+ -ba- + t = vidēbat</w:t>
      </w:r>
    </w:p>
    <w:p w14:paraId="1CDF069B" w14:textId="77777777" w:rsidR="001837F8" w:rsidRDefault="001837F8" w:rsidP="00CD2394">
      <w:pPr>
        <w:pStyle w:val="NoSpacing"/>
        <w:keepLines/>
        <w:rPr>
          <w:rFonts w:cstheme="minorHAnsi"/>
          <w:color w:val="000000"/>
          <w:szCs w:val="24"/>
        </w:rPr>
      </w:pPr>
    </w:p>
    <w:p w14:paraId="330D192A" w14:textId="77777777" w:rsidR="001837F8" w:rsidRDefault="001837F8" w:rsidP="00CD2394">
      <w:pPr>
        <w:pStyle w:val="NoSpacing"/>
        <w:keepLines/>
        <w:rPr>
          <w:rFonts w:cstheme="minorHAnsi"/>
          <w:color w:val="000000"/>
          <w:szCs w:val="24"/>
        </w:rPr>
      </w:pPr>
      <w:r>
        <w:rPr>
          <w:rFonts w:cstheme="minorHAnsi"/>
          <w:color w:val="000000"/>
          <w:szCs w:val="24"/>
        </w:rPr>
        <w:t>VIDĒ</w:t>
      </w:r>
      <w:r>
        <w:rPr>
          <w:rFonts w:cstheme="minorHAnsi"/>
          <w:color w:val="000000"/>
          <w:szCs w:val="24"/>
        </w:rPr>
        <w:tab/>
        <w:t>+ -ba- + mus = vidēbāmus</w:t>
      </w:r>
    </w:p>
    <w:p w14:paraId="188B2438" w14:textId="77777777" w:rsidR="001837F8" w:rsidRDefault="001837F8" w:rsidP="00CD2394">
      <w:pPr>
        <w:pStyle w:val="NoSpacing"/>
        <w:keepLines/>
        <w:rPr>
          <w:rFonts w:cstheme="minorHAnsi"/>
          <w:color w:val="000000"/>
          <w:szCs w:val="24"/>
        </w:rPr>
      </w:pPr>
      <w:r>
        <w:rPr>
          <w:rFonts w:cstheme="minorHAnsi"/>
          <w:color w:val="000000"/>
          <w:szCs w:val="24"/>
        </w:rPr>
        <w:t>VIDĒ</w:t>
      </w:r>
      <w:r>
        <w:rPr>
          <w:rFonts w:cstheme="minorHAnsi"/>
          <w:color w:val="000000"/>
          <w:szCs w:val="24"/>
        </w:rPr>
        <w:tab/>
        <w:t>+ -ba- + tis = vidēbātis</w:t>
      </w:r>
    </w:p>
    <w:p w14:paraId="2CF94885" w14:textId="77777777" w:rsidR="001837F8" w:rsidRDefault="001837F8" w:rsidP="00CD2394">
      <w:pPr>
        <w:pStyle w:val="NoSpacing"/>
        <w:keepLines/>
        <w:rPr>
          <w:rFonts w:cstheme="minorHAnsi"/>
          <w:color w:val="000000"/>
          <w:szCs w:val="24"/>
        </w:rPr>
      </w:pPr>
      <w:r>
        <w:rPr>
          <w:rFonts w:cstheme="minorHAnsi"/>
          <w:color w:val="000000"/>
          <w:szCs w:val="24"/>
        </w:rPr>
        <w:t>VIDĒ</w:t>
      </w:r>
      <w:r>
        <w:rPr>
          <w:rFonts w:cstheme="minorHAnsi"/>
          <w:color w:val="000000"/>
          <w:szCs w:val="24"/>
        </w:rPr>
        <w:tab/>
        <w:t>+ -ba- + nt = vidēbant</w:t>
      </w:r>
    </w:p>
    <w:p w14:paraId="5B867920" w14:textId="77777777" w:rsidR="00DE0C82" w:rsidRDefault="00DE0C82" w:rsidP="00CD2394">
      <w:pPr>
        <w:pStyle w:val="NoSpacing"/>
        <w:keepLines/>
        <w:rPr>
          <w:rFonts w:cstheme="minorHAnsi"/>
          <w:color w:val="000000"/>
          <w:szCs w:val="24"/>
        </w:rPr>
      </w:pPr>
    </w:p>
    <w:p w14:paraId="363527B1" w14:textId="77777777" w:rsidR="00DE0C82" w:rsidRDefault="00DE0C82" w:rsidP="00CD2394">
      <w:pPr>
        <w:pStyle w:val="NoSpacing"/>
        <w:keepLines/>
        <w:rPr>
          <w:rFonts w:cstheme="minorHAnsi"/>
          <w:color w:val="000000"/>
          <w:szCs w:val="24"/>
        </w:rPr>
      </w:pPr>
      <w:r>
        <w:rPr>
          <w:rFonts w:cstheme="minorHAnsi"/>
          <w:color w:val="000000"/>
          <w:szCs w:val="24"/>
        </w:rPr>
        <w:t>3</w:t>
      </w:r>
      <w:r w:rsidRPr="00DE0C82">
        <w:rPr>
          <w:rFonts w:cstheme="minorHAnsi"/>
          <w:color w:val="000000"/>
          <w:szCs w:val="24"/>
          <w:vertAlign w:val="superscript"/>
        </w:rPr>
        <w:t>rd</w:t>
      </w:r>
      <w:r>
        <w:rPr>
          <w:rFonts w:cstheme="minorHAnsi"/>
          <w:color w:val="000000"/>
          <w:szCs w:val="24"/>
        </w:rPr>
        <w:t xml:space="preserve"> and 4</w:t>
      </w:r>
      <w:r w:rsidRPr="00DE0C82">
        <w:rPr>
          <w:rFonts w:cstheme="minorHAnsi"/>
          <w:color w:val="000000"/>
          <w:szCs w:val="24"/>
          <w:vertAlign w:val="superscript"/>
        </w:rPr>
        <w:t>th</w:t>
      </w:r>
      <w:r>
        <w:rPr>
          <w:rFonts w:cstheme="minorHAnsi"/>
          <w:color w:val="000000"/>
          <w:szCs w:val="24"/>
        </w:rPr>
        <w:t xml:space="preserve"> conjugation are slightly different. </w:t>
      </w:r>
    </w:p>
    <w:p w14:paraId="0F32358E" w14:textId="77C2EBAD" w:rsidR="00DE0C82" w:rsidRDefault="00DE0C82">
      <w:pPr>
        <w:pStyle w:val="NoSpacing"/>
        <w:keepLines/>
        <w:numPr>
          <w:ilvl w:val="0"/>
          <w:numId w:val="96"/>
        </w:numPr>
        <w:rPr>
          <w:rFonts w:cstheme="minorHAnsi"/>
          <w:color w:val="000000"/>
          <w:szCs w:val="24"/>
        </w:rPr>
      </w:pPr>
      <w:r>
        <w:rPr>
          <w:rFonts w:cstheme="minorHAnsi"/>
          <w:color w:val="000000"/>
          <w:szCs w:val="24"/>
        </w:rPr>
        <w:t>For 3</w:t>
      </w:r>
      <w:r w:rsidRPr="00DE0C82">
        <w:rPr>
          <w:rFonts w:cstheme="minorHAnsi"/>
          <w:color w:val="000000"/>
          <w:szCs w:val="24"/>
          <w:vertAlign w:val="superscript"/>
        </w:rPr>
        <w:t>rd</w:t>
      </w:r>
      <w:r>
        <w:rPr>
          <w:rFonts w:cstheme="minorHAnsi"/>
          <w:color w:val="000000"/>
          <w:szCs w:val="24"/>
        </w:rPr>
        <w:t xml:space="preserve">, the thematic vowel (short </w:t>
      </w:r>
      <w:r>
        <w:rPr>
          <w:rFonts w:cstheme="minorHAnsi"/>
          <w:i/>
          <w:iCs/>
          <w:color w:val="000000"/>
          <w:szCs w:val="24"/>
        </w:rPr>
        <w:t>e</w:t>
      </w:r>
      <w:r>
        <w:rPr>
          <w:rFonts w:cstheme="minorHAnsi"/>
          <w:color w:val="000000"/>
          <w:szCs w:val="24"/>
        </w:rPr>
        <w:t xml:space="preserve">) is lengthened before adding the endings. This is unlike the formation of the present tense, when the vowel was shortened to an </w:t>
      </w:r>
      <w:r>
        <w:rPr>
          <w:rFonts w:cstheme="minorHAnsi"/>
          <w:i/>
          <w:iCs/>
          <w:color w:val="000000"/>
          <w:szCs w:val="24"/>
        </w:rPr>
        <w:t>i</w:t>
      </w:r>
      <w:r>
        <w:rPr>
          <w:rFonts w:cstheme="minorHAnsi"/>
          <w:color w:val="000000"/>
          <w:szCs w:val="24"/>
        </w:rPr>
        <w:t>.</w:t>
      </w:r>
    </w:p>
    <w:p w14:paraId="7EEFAB08" w14:textId="59BD9F26" w:rsidR="00DE0C82" w:rsidRPr="00DE0C82" w:rsidRDefault="00DE0C82">
      <w:pPr>
        <w:pStyle w:val="NoSpacing"/>
        <w:keepLines/>
        <w:numPr>
          <w:ilvl w:val="0"/>
          <w:numId w:val="96"/>
        </w:numPr>
        <w:rPr>
          <w:rFonts w:cstheme="minorHAnsi"/>
          <w:color w:val="000000"/>
          <w:szCs w:val="24"/>
        </w:rPr>
      </w:pPr>
      <w:r>
        <w:rPr>
          <w:rFonts w:cstheme="minorHAnsi"/>
          <w:color w:val="000000"/>
          <w:szCs w:val="24"/>
        </w:rPr>
        <w:t>For 4</w:t>
      </w:r>
      <w:r w:rsidRPr="00DE0C82">
        <w:rPr>
          <w:rFonts w:cstheme="minorHAnsi"/>
          <w:color w:val="000000"/>
          <w:szCs w:val="24"/>
          <w:vertAlign w:val="superscript"/>
        </w:rPr>
        <w:t>th</w:t>
      </w:r>
      <w:r>
        <w:rPr>
          <w:rFonts w:cstheme="minorHAnsi"/>
          <w:color w:val="000000"/>
          <w:szCs w:val="24"/>
        </w:rPr>
        <w:t xml:space="preserve">, a long </w:t>
      </w:r>
      <w:r>
        <w:rPr>
          <w:rFonts w:cstheme="minorHAnsi"/>
          <w:i/>
          <w:iCs/>
          <w:color w:val="000000"/>
          <w:szCs w:val="24"/>
        </w:rPr>
        <w:t xml:space="preserve">e </w:t>
      </w:r>
      <w:r>
        <w:rPr>
          <w:rFonts w:cstheme="minorHAnsi"/>
          <w:color w:val="000000"/>
          <w:szCs w:val="24"/>
        </w:rPr>
        <w:t xml:space="preserve">is added, but the thematic </w:t>
      </w:r>
      <w:r>
        <w:rPr>
          <w:rFonts w:cstheme="minorHAnsi"/>
          <w:i/>
          <w:iCs/>
          <w:color w:val="000000"/>
          <w:szCs w:val="24"/>
        </w:rPr>
        <w:t>i</w:t>
      </w:r>
      <w:r>
        <w:rPr>
          <w:rFonts w:cstheme="minorHAnsi"/>
          <w:color w:val="000000"/>
          <w:szCs w:val="24"/>
        </w:rPr>
        <w:t xml:space="preserve"> remains (all forms of the 4</w:t>
      </w:r>
      <w:r w:rsidRPr="00DE0C82">
        <w:rPr>
          <w:rFonts w:cstheme="minorHAnsi"/>
          <w:color w:val="000000"/>
          <w:szCs w:val="24"/>
          <w:vertAlign w:val="superscript"/>
        </w:rPr>
        <w:t>th</w:t>
      </w:r>
      <w:r>
        <w:rPr>
          <w:rFonts w:cstheme="minorHAnsi"/>
          <w:color w:val="000000"/>
          <w:szCs w:val="24"/>
        </w:rPr>
        <w:t xml:space="preserve"> conjugation must have an </w:t>
      </w:r>
      <w:r>
        <w:rPr>
          <w:rFonts w:cstheme="minorHAnsi"/>
          <w:i/>
          <w:iCs/>
          <w:color w:val="000000"/>
          <w:szCs w:val="24"/>
        </w:rPr>
        <w:t>i</w:t>
      </w:r>
      <w:r>
        <w:rPr>
          <w:rFonts w:cstheme="minorHAnsi"/>
          <w:color w:val="000000"/>
          <w:szCs w:val="24"/>
        </w:rPr>
        <w:t xml:space="preserve"> in the simple tenses (present, imperfect, and future).</w:t>
      </w:r>
    </w:p>
    <w:p w14:paraId="201C5A56" w14:textId="77777777" w:rsidR="00DE0C82" w:rsidRDefault="00DE0C82" w:rsidP="00CD2394">
      <w:pPr>
        <w:pStyle w:val="NoSpacing"/>
        <w:keepLines/>
        <w:rPr>
          <w:rFonts w:cstheme="minorHAnsi"/>
          <w:color w:val="000000"/>
          <w:szCs w:val="24"/>
        </w:rPr>
      </w:pPr>
    </w:p>
    <w:p w14:paraId="79CE8A6C" w14:textId="01E9C3A1" w:rsidR="00DE0C82" w:rsidRDefault="00DE0C82" w:rsidP="00CD2394">
      <w:pPr>
        <w:pStyle w:val="NoSpacing"/>
        <w:keepLines/>
        <w:rPr>
          <w:rFonts w:cstheme="minorHAnsi"/>
          <w:color w:val="000000"/>
          <w:szCs w:val="24"/>
        </w:rPr>
      </w:pPr>
      <w:r>
        <w:rPr>
          <w:rFonts w:cstheme="minorHAnsi"/>
          <w:color w:val="000000"/>
          <w:szCs w:val="24"/>
        </w:rPr>
        <w:t>3</w:t>
      </w:r>
      <w:r w:rsidRPr="00DE0C82">
        <w:rPr>
          <w:rFonts w:cstheme="minorHAnsi"/>
          <w:color w:val="000000"/>
          <w:szCs w:val="24"/>
          <w:vertAlign w:val="superscript"/>
        </w:rPr>
        <w:t>rd</w:t>
      </w:r>
      <w:r>
        <w:rPr>
          <w:rFonts w:cstheme="minorHAnsi"/>
          <w:color w:val="000000"/>
          <w:szCs w:val="24"/>
        </w:rPr>
        <w:t xml:space="preserve"> conjugation:</w:t>
      </w:r>
    </w:p>
    <w:p w14:paraId="433DF230" w14:textId="1DA0724B" w:rsidR="00DE0C82" w:rsidRDefault="00DE0C82" w:rsidP="00DE0C82">
      <w:pPr>
        <w:pStyle w:val="NoSpacing"/>
        <w:keepLines/>
        <w:rPr>
          <w:rFonts w:cstheme="minorHAnsi"/>
          <w:color w:val="000000"/>
          <w:szCs w:val="24"/>
        </w:rPr>
      </w:pPr>
      <w:r>
        <w:rPr>
          <w:rFonts w:cstheme="minorHAnsi"/>
          <w:color w:val="000000"/>
          <w:szCs w:val="24"/>
        </w:rPr>
        <w:t>REGĒ</w:t>
      </w:r>
      <w:r>
        <w:rPr>
          <w:rFonts w:cstheme="minorHAnsi"/>
          <w:color w:val="000000"/>
          <w:szCs w:val="24"/>
        </w:rPr>
        <w:tab/>
        <w:t>+ -ba- + m = regēbam</w:t>
      </w:r>
    </w:p>
    <w:p w14:paraId="3A80EDB6" w14:textId="4204C81E" w:rsidR="00DE0C82" w:rsidRDefault="00DE0C82" w:rsidP="00DE0C82">
      <w:pPr>
        <w:pStyle w:val="NoSpacing"/>
        <w:keepLines/>
        <w:rPr>
          <w:rFonts w:cstheme="minorHAnsi"/>
          <w:color w:val="000000"/>
          <w:szCs w:val="24"/>
        </w:rPr>
      </w:pPr>
      <w:r>
        <w:rPr>
          <w:rFonts w:cstheme="minorHAnsi"/>
          <w:color w:val="000000"/>
          <w:szCs w:val="24"/>
        </w:rPr>
        <w:t>REGĒ</w:t>
      </w:r>
      <w:r>
        <w:rPr>
          <w:rFonts w:cstheme="minorHAnsi"/>
          <w:color w:val="000000"/>
          <w:szCs w:val="24"/>
        </w:rPr>
        <w:tab/>
        <w:t>+ -ba- + s = regēbās</w:t>
      </w:r>
    </w:p>
    <w:p w14:paraId="7F2C2386" w14:textId="3B4FDF01" w:rsidR="00DE0C82" w:rsidRDefault="00DE0C82" w:rsidP="00DE0C82">
      <w:pPr>
        <w:pStyle w:val="NoSpacing"/>
        <w:keepLines/>
        <w:rPr>
          <w:rFonts w:cstheme="minorHAnsi"/>
          <w:color w:val="000000"/>
          <w:szCs w:val="24"/>
        </w:rPr>
      </w:pPr>
      <w:r>
        <w:rPr>
          <w:rFonts w:cstheme="minorHAnsi"/>
          <w:color w:val="000000"/>
          <w:szCs w:val="24"/>
        </w:rPr>
        <w:t>REGĒ</w:t>
      </w:r>
      <w:r>
        <w:rPr>
          <w:rFonts w:cstheme="minorHAnsi"/>
          <w:color w:val="000000"/>
          <w:szCs w:val="24"/>
        </w:rPr>
        <w:tab/>
        <w:t>+ -ba- + t = regēbat</w:t>
      </w:r>
    </w:p>
    <w:p w14:paraId="5B5BC5A9" w14:textId="77777777" w:rsidR="00DE0C82" w:rsidRDefault="00DE0C82" w:rsidP="00DE0C82">
      <w:pPr>
        <w:pStyle w:val="NoSpacing"/>
        <w:keepLines/>
        <w:rPr>
          <w:rFonts w:cstheme="minorHAnsi"/>
          <w:color w:val="000000"/>
          <w:szCs w:val="24"/>
        </w:rPr>
      </w:pPr>
    </w:p>
    <w:p w14:paraId="6ABAD981" w14:textId="1208D25C" w:rsidR="00DE0C82" w:rsidRDefault="00DE0C82" w:rsidP="00DE0C82">
      <w:pPr>
        <w:pStyle w:val="NoSpacing"/>
        <w:keepLines/>
        <w:rPr>
          <w:rFonts w:cstheme="minorHAnsi"/>
          <w:color w:val="000000"/>
          <w:szCs w:val="24"/>
        </w:rPr>
      </w:pPr>
      <w:r>
        <w:rPr>
          <w:rFonts w:cstheme="minorHAnsi"/>
          <w:color w:val="000000"/>
          <w:szCs w:val="24"/>
        </w:rPr>
        <w:t>REGĒ</w:t>
      </w:r>
      <w:r>
        <w:rPr>
          <w:rFonts w:cstheme="minorHAnsi"/>
          <w:color w:val="000000"/>
          <w:szCs w:val="24"/>
        </w:rPr>
        <w:tab/>
        <w:t>+ -ba- + mus = regēbāmus</w:t>
      </w:r>
    </w:p>
    <w:p w14:paraId="1D372666" w14:textId="2126123B" w:rsidR="00DE0C82" w:rsidRDefault="00DE0C82" w:rsidP="00DE0C82">
      <w:pPr>
        <w:pStyle w:val="NoSpacing"/>
        <w:keepLines/>
        <w:rPr>
          <w:rFonts w:cstheme="minorHAnsi"/>
          <w:color w:val="000000"/>
          <w:szCs w:val="24"/>
        </w:rPr>
      </w:pPr>
      <w:r>
        <w:rPr>
          <w:rFonts w:cstheme="minorHAnsi"/>
          <w:color w:val="000000"/>
          <w:szCs w:val="24"/>
        </w:rPr>
        <w:t>REGĒ</w:t>
      </w:r>
      <w:r>
        <w:rPr>
          <w:rFonts w:cstheme="minorHAnsi"/>
          <w:color w:val="000000"/>
          <w:szCs w:val="24"/>
        </w:rPr>
        <w:tab/>
        <w:t>+ -ba- + tis = regēbātis</w:t>
      </w:r>
    </w:p>
    <w:p w14:paraId="67C8C62F" w14:textId="5FC6782D" w:rsidR="00DE0C82" w:rsidRDefault="00DE0C82" w:rsidP="00DE0C82">
      <w:pPr>
        <w:pStyle w:val="NoSpacing"/>
        <w:keepLines/>
        <w:rPr>
          <w:rFonts w:cstheme="minorHAnsi"/>
          <w:color w:val="000000"/>
          <w:szCs w:val="24"/>
        </w:rPr>
      </w:pPr>
      <w:r>
        <w:rPr>
          <w:rFonts w:cstheme="minorHAnsi"/>
          <w:color w:val="000000"/>
          <w:szCs w:val="24"/>
        </w:rPr>
        <w:t>REGĒ</w:t>
      </w:r>
      <w:r>
        <w:rPr>
          <w:rFonts w:cstheme="minorHAnsi"/>
          <w:color w:val="000000"/>
          <w:szCs w:val="24"/>
        </w:rPr>
        <w:tab/>
        <w:t>+ -ba- + nt = regēbant</w:t>
      </w:r>
    </w:p>
    <w:p w14:paraId="47167E1F" w14:textId="77777777" w:rsidR="00DE0C82" w:rsidRDefault="00DE0C82" w:rsidP="00DE0C82">
      <w:pPr>
        <w:pStyle w:val="NoSpacing"/>
        <w:keepLines/>
        <w:rPr>
          <w:rFonts w:cstheme="minorHAnsi"/>
          <w:color w:val="000000"/>
          <w:szCs w:val="24"/>
        </w:rPr>
      </w:pPr>
    </w:p>
    <w:p w14:paraId="7776224B" w14:textId="58C72428" w:rsidR="00DE0C82" w:rsidRDefault="00DE0C82" w:rsidP="00DE0C82">
      <w:pPr>
        <w:pStyle w:val="NoSpacing"/>
        <w:keepLines/>
        <w:rPr>
          <w:rFonts w:cstheme="minorHAnsi"/>
          <w:color w:val="000000"/>
          <w:szCs w:val="24"/>
        </w:rPr>
      </w:pPr>
      <w:r>
        <w:rPr>
          <w:rFonts w:cstheme="minorHAnsi"/>
          <w:color w:val="000000"/>
          <w:szCs w:val="24"/>
        </w:rPr>
        <w:t>4</w:t>
      </w:r>
      <w:r w:rsidRPr="00DE0C82">
        <w:rPr>
          <w:rFonts w:cstheme="minorHAnsi"/>
          <w:color w:val="000000"/>
          <w:szCs w:val="24"/>
          <w:vertAlign w:val="superscript"/>
        </w:rPr>
        <w:t>th</w:t>
      </w:r>
      <w:r>
        <w:rPr>
          <w:rFonts w:cstheme="minorHAnsi"/>
          <w:color w:val="000000"/>
          <w:szCs w:val="24"/>
        </w:rPr>
        <w:t xml:space="preserve"> conjugation</w:t>
      </w:r>
    </w:p>
    <w:p w14:paraId="77C874EA" w14:textId="71BCD6A3" w:rsidR="00DE0C82" w:rsidRDefault="00DE0C82" w:rsidP="00DE0C82">
      <w:pPr>
        <w:pStyle w:val="NoSpacing"/>
        <w:keepLines/>
        <w:rPr>
          <w:rFonts w:cstheme="minorHAnsi"/>
          <w:color w:val="000000"/>
          <w:szCs w:val="24"/>
        </w:rPr>
      </w:pPr>
      <w:r>
        <w:rPr>
          <w:rFonts w:cstheme="minorHAnsi"/>
          <w:color w:val="000000"/>
          <w:szCs w:val="24"/>
        </w:rPr>
        <w:t>AUDI + Ē  + -ba- + m = audiēbam</w:t>
      </w:r>
    </w:p>
    <w:p w14:paraId="603A1E81" w14:textId="7868836A" w:rsidR="00DE0C82" w:rsidRDefault="00DE0C82" w:rsidP="00DE0C82">
      <w:pPr>
        <w:pStyle w:val="NoSpacing"/>
        <w:keepLines/>
        <w:rPr>
          <w:rFonts w:cstheme="minorHAnsi"/>
          <w:color w:val="000000"/>
          <w:szCs w:val="24"/>
        </w:rPr>
      </w:pPr>
      <w:r>
        <w:rPr>
          <w:rFonts w:cstheme="minorHAnsi"/>
          <w:color w:val="000000"/>
          <w:szCs w:val="24"/>
        </w:rPr>
        <w:t>AUDI + Ē + -ba- + s = audiēbās</w:t>
      </w:r>
    </w:p>
    <w:p w14:paraId="30B1317A" w14:textId="7AF5333B" w:rsidR="00DE0C82" w:rsidRDefault="00DE0C82" w:rsidP="00DE0C82">
      <w:pPr>
        <w:pStyle w:val="NoSpacing"/>
        <w:keepLines/>
        <w:rPr>
          <w:rFonts w:cstheme="minorHAnsi"/>
          <w:color w:val="000000"/>
          <w:szCs w:val="24"/>
        </w:rPr>
      </w:pPr>
      <w:r>
        <w:rPr>
          <w:rFonts w:cstheme="minorHAnsi"/>
          <w:color w:val="000000"/>
          <w:szCs w:val="24"/>
        </w:rPr>
        <w:t>AUDI + Ē + -ba- + t = audiēbat</w:t>
      </w:r>
    </w:p>
    <w:p w14:paraId="18C3DD67" w14:textId="77777777" w:rsidR="00DE0C82" w:rsidRDefault="00DE0C82" w:rsidP="00DE0C82">
      <w:pPr>
        <w:pStyle w:val="NoSpacing"/>
        <w:keepLines/>
        <w:rPr>
          <w:rFonts w:cstheme="minorHAnsi"/>
          <w:color w:val="000000"/>
          <w:szCs w:val="24"/>
        </w:rPr>
      </w:pPr>
    </w:p>
    <w:p w14:paraId="2D118838" w14:textId="5C6BD1DF" w:rsidR="00DE0C82" w:rsidRDefault="00DE0C82" w:rsidP="00DE0C82">
      <w:pPr>
        <w:pStyle w:val="NoSpacing"/>
        <w:keepLines/>
        <w:rPr>
          <w:rFonts w:cstheme="minorHAnsi"/>
          <w:color w:val="000000"/>
          <w:szCs w:val="24"/>
        </w:rPr>
      </w:pPr>
      <w:r>
        <w:rPr>
          <w:rFonts w:cstheme="minorHAnsi"/>
          <w:color w:val="000000"/>
          <w:szCs w:val="24"/>
        </w:rPr>
        <w:t>AUDI + Ē + -ba- + mus = audiēbāmus</w:t>
      </w:r>
    </w:p>
    <w:p w14:paraId="14A390FB" w14:textId="022CF91B" w:rsidR="00DE0C82" w:rsidRDefault="00DE0C82" w:rsidP="00DE0C82">
      <w:pPr>
        <w:pStyle w:val="NoSpacing"/>
        <w:keepLines/>
        <w:rPr>
          <w:rFonts w:cstheme="minorHAnsi"/>
          <w:color w:val="000000"/>
          <w:szCs w:val="24"/>
        </w:rPr>
      </w:pPr>
      <w:r>
        <w:rPr>
          <w:rFonts w:cstheme="minorHAnsi"/>
          <w:color w:val="000000"/>
          <w:szCs w:val="24"/>
        </w:rPr>
        <w:t>AUDI + Ē + -ba- + tis = audiēbātis</w:t>
      </w:r>
    </w:p>
    <w:p w14:paraId="61FDAF58" w14:textId="6B917E22" w:rsidR="00DE0C82" w:rsidRDefault="00DE0C82" w:rsidP="00DE0C82">
      <w:pPr>
        <w:pStyle w:val="NoSpacing"/>
        <w:keepLines/>
        <w:rPr>
          <w:rFonts w:cstheme="minorHAnsi"/>
          <w:color w:val="000000"/>
          <w:szCs w:val="24"/>
        </w:rPr>
      </w:pPr>
      <w:r>
        <w:rPr>
          <w:rFonts w:cstheme="minorHAnsi"/>
          <w:color w:val="000000"/>
          <w:szCs w:val="24"/>
        </w:rPr>
        <w:t>AUDI + Ē + -ba- + nt = audiēbant</w:t>
      </w:r>
    </w:p>
    <w:p w14:paraId="5737190A" w14:textId="77777777" w:rsidR="00DE0C82" w:rsidRDefault="00DE0C82" w:rsidP="00DE0C82">
      <w:pPr>
        <w:pStyle w:val="NoSpacing"/>
        <w:keepLines/>
        <w:rPr>
          <w:rFonts w:cstheme="minorHAnsi"/>
          <w:color w:val="000000"/>
          <w:szCs w:val="24"/>
        </w:rPr>
      </w:pPr>
    </w:p>
    <w:p w14:paraId="725FD76D" w14:textId="77777777" w:rsidR="001837F8" w:rsidRDefault="001837F8" w:rsidP="00CD2394">
      <w:pPr>
        <w:pStyle w:val="NoSpacing"/>
        <w:keepLines/>
        <w:rPr>
          <w:rFonts w:cstheme="minorHAnsi"/>
          <w:color w:val="000000"/>
          <w:szCs w:val="24"/>
        </w:rPr>
      </w:pPr>
    </w:p>
    <w:p w14:paraId="61D86AE1" w14:textId="3DE6474F" w:rsidR="001837F8" w:rsidRPr="00D342D3" w:rsidRDefault="00D342D3" w:rsidP="00D342D3">
      <w:pPr>
        <w:pStyle w:val="Heading5"/>
      </w:pPr>
      <w:r>
        <w:t>Perfect Tense</w:t>
      </w:r>
      <w:r w:rsidR="001837F8" w:rsidRPr="00D342D3">
        <w:t xml:space="preserve"> </w:t>
      </w:r>
    </w:p>
    <w:p w14:paraId="4689245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The perfect tense has slightly different personal endin</w:t>
      </w:r>
      <w:r>
        <w:rPr>
          <w:rFonts w:cstheme="minorHAnsi"/>
          <w:color w:val="000000"/>
          <w:szCs w:val="24"/>
        </w:rPr>
        <w:t>gs, but the good news is that they apply</w:t>
      </w:r>
      <w:r w:rsidRPr="00927D8E">
        <w:rPr>
          <w:rFonts w:cstheme="minorHAnsi"/>
          <w:color w:val="000000"/>
          <w:szCs w:val="24"/>
        </w:rPr>
        <w:t xml:space="preserve"> to every single verb in Latin, even the most irregular ones.</w:t>
      </w:r>
    </w:p>
    <w:p w14:paraId="1644C979" w14:textId="77777777" w:rsidR="001837F8" w:rsidRPr="00927D8E" w:rsidRDefault="001837F8" w:rsidP="00CD2394">
      <w:pPr>
        <w:pStyle w:val="NoSpacing"/>
        <w:keepLines/>
        <w:rPr>
          <w:rFonts w:cstheme="minorHAnsi"/>
          <w:color w:val="000000"/>
          <w:szCs w:val="24"/>
        </w:rPr>
      </w:pPr>
    </w:p>
    <w:p w14:paraId="67F1D795"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 xml:space="preserve">To form the perfect tense, take the 3rd principal part and remove the final ī. This leaves you with the </w:t>
      </w:r>
      <w:r w:rsidRPr="00927D8E">
        <w:rPr>
          <w:rFonts w:cstheme="minorHAnsi"/>
          <w:b/>
          <w:bCs/>
          <w:color w:val="000000"/>
          <w:szCs w:val="24"/>
        </w:rPr>
        <w:t>perfect active stem</w:t>
      </w:r>
      <w:r w:rsidRPr="00927D8E">
        <w:rPr>
          <w:rFonts w:cstheme="minorHAnsi"/>
          <w:color w:val="000000"/>
          <w:szCs w:val="24"/>
        </w:rPr>
        <w:t>. To this stem, simply add the personal endings:</w:t>
      </w:r>
    </w:p>
    <w:tbl>
      <w:tblPr>
        <w:tblW w:w="0" w:type="auto"/>
        <w:tblInd w:w="-10" w:type="dxa"/>
        <w:tblLayout w:type="fixed"/>
        <w:tblCellMar>
          <w:left w:w="0" w:type="dxa"/>
          <w:right w:w="0" w:type="dxa"/>
        </w:tblCellMar>
        <w:tblLook w:val="0000" w:firstRow="0" w:lastRow="0" w:firstColumn="0" w:lastColumn="0" w:noHBand="0" w:noVBand="0"/>
      </w:tblPr>
      <w:tblGrid>
        <w:gridCol w:w="3316"/>
        <w:gridCol w:w="3317"/>
      </w:tblGrid>
      <w:tr w:rsidR="001837F8" w:rsidRPr="00927D8E" w14:paraId="10B65011" w14:textId="77777777" w:rsidTr="007229E8">
        <w:trPr>
          <w:cantSplit/>
          <w:trHeight w:val="588"/>
        </w:trPr>
        <w:tc>
          <w:tcPr>
            <w:tcW w:w="33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E86AE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-ī</w:t>
            </w:r>
          </w:p>
        </w:tc>
        <w:tc>
          <w:tcPr>
            <w:tcW w:w="33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5A492E"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w:t>
            </w:r>
            <w:r>
              <w:rPr>
                <w:rFonts w:cstheme="minorHAnsi"/>
                <w:color w:val="000000"/>
                <w:szCs w:val="24"/>
              </w:rPr>
              <w:t>ī</w:t>
            </w:r>
            <w:r w:rsidRPr="00927D8E">
              <w:rPr>
                <w:rFonts w:cstheme="minorHAnsi"/>
                <w:color w:val="000000"/>
                <w:szCs w:val="24"/>
              </w:rPr>
              <w:t>mus</w:t>
            </w:r>
          </w:p>
        </w:tc>
      </w:tr>
      <w:tr w:rsidR="001837F8" w:rsidRPr="00927D8E" w14:paraId="7E820736" w14:textId="77777777" w:rsidTr="007229E8">
        <w:trPr>
          <w:cantSplit/>
          <w:trHeight w:val="588"/>
        </w:trPr>
        <w:tc>
          <w:tcPr>
            <w:tcW w:w="33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2A544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lastRenderedPageBreak/>
              <w:t>-istī</w:t>
            </w:r>
          </w:p>
        </w:tc>
        <w:tc>
          <w:tcPr>
            <w:tcW w:w="33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F0C353"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-istis</w:t>
            </w:r>
          </w:p>
        </w:tc>
      </w:tr>
      <w:tr w:rsidR="001837F8" w:rsidRPr="00927D8E" w14:paraId="23524A8E" w14:textId="77777777" w:rsidTr="007229E8">
        <w:trPr>
          <w:cantSplit/>
          <w:trHeight w:val="588"/>
        </w:trPr>
        <w:tc>
          <w:tcPr>
            <w:tcW w:w="33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5BAE6F"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-it</w:t>
            </w:r>
          </w:p>
        </w:tc>
        <w:tc>
          <w:tcPr>
            <w:tcW w:w="33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3FB011"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-ērunt/ēre</w:t>
            </w:r>
            <w:r>
              <w:rPr>
                <w:rStyle w:val="FootnoteReference"/>
                <w:rFonts w:cstheme="minorHAnsi"/>
                <w:color w:val="000000"/>
                <w:szCs w:val="24"/>
              </w:rPr>
              <w:footnoteReference w:id="3"/>
            </w:r>
          </w:p>
        </w:tc>
      </w:tr>
    </w:tbl>
    <w:p w14:paraId="2702DCEA" w14:textId="77777777" w:rsidR="001837F8" w:rsidRPr="00927D8E" w:rsidRDefault="001837F8" w:rsidP="00CD2394">
      <w:pPr>
        <w:pStyle w:val="NoSpacing"/>
        <w:keepLines/>
        <w:rPr>
          <w:rFonts w:cstheme="minorHAnsi"/>
          <w:color w:val="000000"/>
          <w:szCs w:val="24"/>
        </w:rPr>
      </w:pPr>
    </w:p>
    <w:p w14:paraId="33E1C0BE" w14:textId="37769328" w:rsidR="001837F8" w:rsidRPr="00927D8E" w:rsidRDefault="001837F8" w:rsidP="00CD2394">
      <w:pPr>
        <w:pStyle w:val="NoSpacing"/>
        <w:keepLines/>
        <w:rPr>
          <w:rFonts w:cstheme="minorHAnsi"/>
          <w:color w:val="000000"/>
          <w:szCs w:val="24"/>
        </w:rPr>
      </w:pPr>
      <w:r w:rsidRPr="00927D8E">
        <w:rPr>
          <w:rFonts w:cstheme="minorHAnsi"/>
          <w:color w:val="000000"/>
          <w:szCs w:val="24"/>
        </w:rPr>
        <w:t>So no matte</w:t>
      </w:r>
      <w:r w:rsidR="00CB25B5">
        <w:rPr>
          <w:rFonts w:cstheme="minorHAnsi"/>
          <w:color w:val="000000"/>
          <w:szCs w:val="24"/>
        </w:rPr>
        <w:t>r what conjugation the verb is,</w:t>
      </w:r>
      <w:r w:rsidRPr="00927D8E">
        <w:rPr>
          <w:rFonts w:cstheme="minorHAnsi"/>
          <w:color w:val="000000"/>
          <w:szCs w:val="24"/>
        </w:rPr>
        <w:t xml:space="preserve"> it will adopt this paradigm:</w:t>
      </w:r>
    </w:p>
    <w:p w14:paraId="76AC1AA7" w14:textId="77777777" w:rsidR="001837F8" w:rsidRPr="00927D8E" w:rsidRDefault="001837F8" w:rsidP="00CD2394">
      <w:pPr>
        <w:pStyle w:val="NoSpacing"/>
        <w:keepLines/>
        <w:rPr>
          <w:rFonts w:cstheme="minorHAnsi"/>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3316"/>
        <w:gridCol w:w="3317"/>
      </w:tblGrid>
      <w:tr w:rsidR="001837F8" w:rsidRPr="00927D8E" w14:paraId="557396BF" w14:textId="77777777" w:rsidTr="007229E8">
        <w:trPr>
          <w:cantSplit/>
          <w:trHeight w:val="588"/>
        </w:trPr>
        <w:tc>
          <w:tcPr>
            <w:tcW w:w="33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876C8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vocav</w:t>
            </w:r>
            <w:r w:rsidRPr="00401E70">
              <w:rPr>
                <w:rFonts w:cstheme="minorHAnsi"/>
                <w:b/>
                <w:color w:val="000000"/>
                <w:szCs w:val="24"/>
              </w:rPr>
              <w:t>ī</w:t>
            </w:r>
          </w:p>
        </w:tc>
        <w:tc>
          <w:tcPr>
            <w:tcW w:w="33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5A8A2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vocav</w:t>
            </w:r>
            <w:r>
              <w:rPr>
                <w:rFonts w:cstheme="minorHAnsi"/>
                <w:b/>
                <w:color w:val="000000"/>
                <w:szCs w:val="24"/>
              </w:rPr>
              <w:t>ī</w:t>
            </w:r>
            <w:r w:rsidRPr="00401E70">
              <w:rPr>
                <w:rFonts w:cstheme="minorHAnsi"/>
                <w:b/>
                <w:color w:val="000000"/>
                <w:szCs w:val="24"/>
              </w:rPr>
              <w:t>mus</w:t>
            </w:r>
          </w:p>
        </w:tc>
      </w:tr>
      <w:tr w:rsidR="001837F8" w:rsidRPr="00927D8E" w14:paraId="08752EA2" w14:textId="77777777" w:rsidTr="008758E5">
        <w:trPr>
          <w:trHeight w:val="588"/>
        </w:trPr>
        <w:tc>
          <w:tcPr>
            <w:tcW w:w="33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6AF24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vocav</w:t>
            </w:r>
            <w:r w:rsidRPr="00401E70">
              <w:rPr>
                <w:rFonts w:cstheme="minorHAnsi"/>
                <w:b/>
                <w:color w:val="000000"/>
                <w:szCs w:val="24"/>
              </w:rPr>
              <w:t>istī</w:t>
            </w:r>
          </w:p>
        </w:tc>
        <w:tc>
          <w:tcPr>
            <w:tcW w:w="33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DD864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vocav</w:t>
            </w:r>
            <w:r w:rsidRPr="00401E70">
              <w:rPr>
                <w:rFonts w:cstheme="minorHAnsi"/>
                <w:b/>
                <w:color w:val="000000"/>
                <w:szCs w:val="24"/>
              </w:rPr>
              <w:t>istis</w:t>
            </w:r>
          </w:p>
        </w:tc>
      </w:tr>
      <w:tr w:rsidR="001837F8" w:rsidRPr="00927D8E" w14:paraId="0B4697C5" w14:textId="77777777" w:rsidTr="008758E5">
        <w:trPr>
          <w:trHeight w:val="588"/>
        </w:trPr>
        <w:tc>
          <w:tcPr>
            <w:tcW w:w="33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8AB26E"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vocav</w:t>
            </w:r>
            <w:r w:rsidRPr="00401E70">
              <w:rPr>
                <w:rFonts w:cstheme="minorHAnsi"/>
                <w:b/>
                <w:color w:val="000000"/>
                <w:szCs w:val="24"/>
              </w:rPr>
              <w:t>it</w:t>
            </w:r>
          </w:p>
        </w:tc>
        <w:tc>
          <w:tcPr>
            <w:tcW w:w="33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DEBD490"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vocav</w:t>
            </w:r>
            <w:r w:rsidRPr="00401E70">
              <w:rPr>
                <w:rFonts w:cstheme="minorHAnsi"/>
                <w:b/>
                <w:color w:val="000000"/>
                <w:szCs w:val="24"/>
              </w:rPr>
              <w:t>ērun</w:t>
            </w:r>
            <w:r w:rsidRPr="00927D8E">
              <w:rPr>
                <w:rFonts w:cstheme="minorHAnsi"/>
                <w:color w:val="000000"/>
                <w:szCs w:val="24"/>
              </w:rPr>
              <w:t>t / vocav</w:t>
            </w:r>
            <w:r w:rsidRPr="00401E70">
              <w:rPr>
                <w:rFonts w:cstheme="minorHAnsi"/>
                <w:b/>
                <w:color w:val="000000"/>
                <w:szCs w:val="24"/>
              </w:rPr>
              <w:t>ēre</w:t>
            </w:r>
          </w:p>
        </w:tc>
      </w:tr>
    </w:tbl>
    <w:p w14:paraId="2E3912FF" w14:textId="77777777" w:rsidR="001837F8" w:rsidRDefault="001837F8" w:rsidP="00CD2394">
      <w:pPr>
        <w:pStyle w:val="NoSpacing"/>
        <w:keepLines/>
        <w:rPr>
          <w:rFonts w:cstheme="minorHAnsi"/>
          <w:color w:val="000000"/>
          <w:szCs w:val="24"/>
        </w:rPr>
      </w:pPr>
    </w:p>
    <w:p w14:paraId="5E9A7D7A" w14:textId="77777777" w:rsidR="001837F8" w:rsidRDefault="001837F8" w:rsidP="00CD2394">
      <w:pPr>
        <w:pStyle w:val="NoSpacing"/>
        <w:keepLines/>
        <w:rPr>
          <w:rFonts w:cstheme="minorHAnsi"/>
          <w:color w:val="000000"/>
          <w:szCs w:val="24"/>
        </w:rPr>
      </w:pPr>
      <w:r w:rsidRPr="00927D8E">
        <w:rPr>
          <w:rFonts w:cstheme="minorHAnsi"/>
          <w:color w:val="000000"/>
          <w:szCs w:val="24"/>
        </w:rPr>
        <w:t>Depending on the aspect you want to get across in English, you can translate the perfect tense in a variety of ways: they called, they did call, they have called</w:t>
      </w:r>
      <w:r>
        <w:rPr>
          <w:rFonts w:cstheme="minorHAnsi"/>
          <w:color w:val="000000"/>
          <w:szCs w:val="24"/>
        </w:rPr>
        <w:t>.</w:t>
      </w:r>
    </w:p>
    <w:p w14:paraId="67CC9E0A" w14:textId="77777777" w:rsidR="001837F8" w:rsidRDefault="001837F8" w:rsidP="00CD2394">
      <w:pPr>
        <w:pStyle w:val="NoSpacing"/>
        <w:keepLines/>
        <w:rPr>
          <w:rFonts w:cstheme="minorHAnsi"/>
          <w:color w:val="000000"/>
          <w:szCs w:val="24"/>
        </w:rPr>
      </w:pPr>
    </w:p>
    <w:p w14:paraId="48BAE1E1" w14:textId="2A0C55C0" w:rsidR="001E43CB" w:rsidRPr="00927D8E" w:rsidRDefault="001E43CB" w:rsidP="001E43CB">
      <w:pPr>
        <w:pStyle w:val="Heading5"/>
      </w:pPr>
      <w:r>
        <w:t xml:space="preserve">Forms of Sum, esse, fuī </w:t>
      </w:r>
    </w:p>
    <w:p w14:paraId="2FD7D4FA" w14:textId="0227FFBB" w:rsidR="001837F8" w:rsidRPr="00927D8E" w:rsidRDefault="001837F8" w:rsidP="00CD2394">
      <w:pPr>
        <w:pStyle w:val="NoSpacing"/>
        <w:keepLines/>
        <w:rPr>
          <w:rFonts w:cstheme="minorHAnsi"/>
          <w:color w:val="000000"/>
          <w:szCs w:val="24"/>
        </w:rPr>
      </w:pPr>
      <w:r w:rsidRPr="00927D8E">
        <w:rPr>
          <w:rFonts w:cstheme="minorHAnsi"/>
          <w:color w:val="000000"/>
          <w:szCs w:val="24"/>
        </w:rPr>
        <w:t>The linking verb (sum, esse, fui, futurus) can also be conjugated in the present, imperfect, and perfect. These forms appear everywhere and are best memorized. They do follow the typi</w:t>
      </w:r>
      <w:r w:rsidR="00CB25B5">
        <w:rPr>
          <w:rFonts w:cstheme="minorHAnsi"/>
          <w:color w:val="000000"/>
          <w:szCs w:val="24"/>
        </w:rPr>
        <w:t>cal pattern of personal endings</w:t>
      </w:r>
      <w:r w:rsidRPr="00927D8E">
        <w:rPr>
          <w:rFonts w:cstheme="minorHAnsi"/>
          <w:color w:val="000000"/>
          <w:szCs w:val="24"/>
        </w:rPr>
        <w:t xml:space="preserve"> but seem slightly irregular. For those interested, this </w:t>
      </w:r>
      <w:r>
        <w:rPr>
          <w:rFonts w:cstheme="minorHAnsi"/>
          <w:color w:val="000000"/>
          <w:szCs w:val="24"/>
        </w:rPr>
        <w:t>type of irregular verb is formed through</w:t>
      </w:r>
      <w:r w:rsidRPr="00927D8E">
        <w:rPr>
          <w:rFonts w:cstheme="minorHAnsi"/>
          <w:color w:val="000000"/>
          <w:szCs w:val="24"/>
        </w:rPr>
        <w:t xml:space="preserve"> </w:t>
      </w:r>
      <w:r w:rsidRPr="00401E70">
        <w:rPr>
          <w:rStyle w:val="Strong"/>
        </w:rPr>
        <w:t>suppletion</w:t>
      </w:r>
      <w:r w:rsidRPr="00927D8E">
        <w:rPr>
          <w:rFonts w:cstheme="minorHAnsi"/>
          <w:color w:val="000000"/>
          <w:szCs w:val="24"/>
        </w:rPr>
        <w:t>, and it occurs in most languages (including English).</w:t>
      </w:r>
    </w:p>
    <w:p w14:paraId="06125184" w14:textId="77777777" w:rsidR="001837F8" w:rsidRPr="00927D8E" w:rsidRDefault="001837F8" w:rsidP="00CD2394">
      <w:pPr>
        <w:pStyle w:val="NoSpacing"/>
        <w:keepLines/>
        <w:rPr>
          <w:rFonts w:cstheme="minorHAnsi"/>
          <w:color w:val="000000"/>
          <w:szCs w:val="24"/>
        </w:rPr>
      </w:pPr>
    </w:p>
    <w:tbl>
      <w:tblPr>
        <w:tblW w:w="9174" w:type="dxa"/>
        <w:tblInd w:w="-10" w:type="dxa"/>
        <w:tblLayout w:type="fixed"/>
        <w:tblCellMar>
          <w:left w:w="0" w:type="dxa"/>
          <w:right w:w="0" w:type="dxa"/>
        </w:tblCellMar>
        <w:tblLook w:val="0000" w:firstRow="0" w:lastRow="0" w:firstColumn="0" w:lastColumn="0" w:noHBand="0" w:noVBand="0"/>
      </w:tblPr>
      <w:tblGrid>
        <w:gridCol w:w="1529"/>
        <w:gridCol w:w="1529"/>
        <w:gridCol w:w="1529"/>
        <w:gridCol w:w="1529"/>
        <w:gridCol w:w="1529"/>
        <w:gridCol w:w="1529"/>
      </w:tblGrid>
      <w:tr w:rsidR="001837F8" w:rsidRPr="00927D8E" w14:paraId="54EFE3EE" w14:textId="77777777" w:rsidTr="008758E5">
        <w:trPr>
          <w:trHeight w:val="65"/>
        </w:trPr>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CDEE80"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Present</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436B29" w14:textId="77777777" w:rsidR="001837F8" w:rsidRPr="00927D8E" w:rsidRDefault="001837F8" w:rsidP="00CD2394">
            <w:pPr>
              <w:pStyle w:val="NoSpacing"/>
              <w:keepLines/>
              <w:rPr>
                <w:rFonts w:cstheme="minorHAnsi"/>
                <w:szCs w:val="24"/>
              </w:rPr>
            </w:pP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72C26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Imperfect</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98162D" w14:textId="77777777" w:rsidR="001837F8" w:rsidRPr="00927D8E" w:rsidRDefault="001837F8" w:rsidP="00CD2394">
            <w:pPr>
              <w:pStyle w:val="NoSpacing"/>
              <w:keepLines/>
              <w:rPr>
                <w:rFonts w:cstheme="minorHAnsi"/>
                <w:szCs w:val="24"/>
              </w:rPr>
            </w:pP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978E66"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Perfect</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3E8E90" w14:textId="77777777" w:rsidR="001837F8" w:rsidRPr="00927D8E" w:rsidRDefault="001837F8" w:rsidP="00CD2394">
            <w:pPr>
              <w:pStyle w:val="NoSpacing"/>
              <w:keepLines/>
              <w:rPr>
                <w:rFonts w:cstheme="minorHAnsi"/>
                <w:szCs w:val="24"/>
              </w:rPr>
            </w:pPr>
          </w:p>
        </w:tc>
      </w:tr>
      <w:tr w:rsidR="001837F8" w:rsidRPr="00927D8E" w14:paraId="211418AC" w14:textId="77777777" w:rsidTr="008758E5">
        <w:trPr>
          <w:trHeight w:val="65"/>
        </w:trPr>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08157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sum</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2BBD8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sumus</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12112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eram</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829A2DF"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eramus</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5A0F57"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fu</w:t>
            </w:r>
            <w:r>
              <w:rPr>
                <w:rFonts w:cstheme="minorHAnsi"/>
                <w:color w:val="000000"/>
                <w:szCs w:val="24"/>
              </w:rPr>
              <w:t>ī</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A0B5DA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fu</w:t>
            </w:r>
            <w:r>
              <w:rPr>
                <w:rFonts w:cstheme="minorHAnsi"/>
                <w:color w:val="000000"/>
                <w:szCs w:val="24"/>
              </w:rPr>
              <w:t>i</w:t>
            </w:r>
            <w:r w:rsidRPr="00927D8E">
              <w:rPr>
                <w:rFonts w:cstheme="minorHAnsi"/>
                <w:color w:val="000000"/>
                <w:szCs w:val="24"/>
              </w:rPr>
              <w:t>mus</w:t>
            </w:r>
          </w:p>
        </w:tc>
      </w:tr>
      <w:tr w:rsidR="001837F8" w:rsidRPr="00927D8E" w14:paraId="34BDFF05" w14:textId="77777777" w:rsidTr="008758E5">
        <w:trPr>
          <w:trHeight w:val="65"/>
        </w:trPr>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034C0A"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es</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88CF0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estis</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37B56F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eras</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C46BF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eratis</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6ED6F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fuist</w:t>
            </w:r>
            <w:r>
              <w:rPr>
                <w:rFonts w:cstheme="minorHAnsi"/>
                <w:color w:val="000000"/>
                <w:szCs w:val="24"/>
              </w:rPr>
              <w:t>ī</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E38D131"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fuistis</w:t>
            </w:r>
          </w:p>
        </w:tc>
      </w:tr>
      <w:tr w:rsidR="001837F8" w:rsidRPr="00927D8E" w14:paraId="39C716AE" w14:textId="77777777" w:rsidTr="008758E5">
        <w:trPr>
          <w:trHeight w:val="65"/>
        </w:trPr>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ED41D3"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est</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0321C7"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sunt</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733BF4F"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erat</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73F28BE"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erant</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0AE234"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fuit</w:t>
            </w:r>
          </w:p>
        </w:tc>
        <w:tc>
          <w:tcPr>
            <w:tcW w:w="15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94D549"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fu</w:t>
            </w:r>
            <w:r>
              <w:rPr>
                <w:rFonts w:cstheme="minorHAnsi"/>
                <w:color w:val="000000"/>
                <w:szCs w:val="24"/>
              </w:rPr>
              <w:t>ē</w:t>
            </w:r>
            <w:r w:rsidRPr="00927D8E">
              <w:rPr>
                <w:rFonts w:cstheme="minorHAnsi"/>
                <w:color w:val="000000"/>
                <w:szCs w:val="24"/>
              </w:rPr>
              <w:t>runt/</w:t>
            </w:r>
            <w:r>
              <w:rPr>
                <w:rFonts w:cstheme="minorHAnsi"/>
                <w:color w:val="000000"/>
                <w:szCs w:val="24"/>
              </w:rPr>
              <w:t>ē</w:t>
            </w:r>
            <w:r w:rsidRPr="00927D8E">
              <w:rPr>
                <w:rFonts w:cstheme="minorHAnsi"/>
                <w:color w:val="000000"/>
                <w:szCs w:val="24"/>
              </w:rPr>
              <w:t>re</w:t>
            </w:r>
          </w:p>
        </w:tc>
      </w:tr>
    </w:tbl>
    <w:p w14:paraId="25BDDDCA" w14:textId="77777777" w:rsidR="001837F8" w:rsidRDefault="001837F8" w:rsidP="00CD2394">
      <w:pPr>
        <w:pStyle w:val="NoSpacing"/>
        <w:keepLines/>
        <w:rPr>
          <w:rFonts w:cstheme="minorHAnsi"/>
          <w:color w:val="000000"/>
          <w:szCs w:val="24"/>
        </w:rPr>
      </w:pPr>
    </w:p>
    <w:p w14:paraId="7FF25A48" w14:textId="77777777" w:rsidR="001837F8" w:rsidRPr="00927D8E" w:rsidRDefault="001837F8" w:rsidP="00CD2394">
      <w:pPr>
        <w:pStyle w:val="NoSpacing"/>
        <w:keepLines/>
        <w:rPr>
          <w:rFonts w:cstheme="minorHAnsi"/>
          <w:color w:val="000000"/>
          <w:szCs w:val="24"/>
        </w:rPr>
      </w:pPr>
      <w:r>
        <w:rPr>
          <w:rFonts w:cstheme="minorHAnsi"/>
          <w:color w:val="000000"/>
          <w:szCs w:val="24"/>
        </w:rPr>
        <w:t>This is another area in which Latin and English do not match up as well. Both the imperfect and perfect are usually best translated as “they were,” but you can distinguish between the imperfect (“they used to be”) and perfect (“they have been”) if necessary.</w:t>
      </w:r>
    </w:p>
    <w:p w14:paraId="0F7E7C70" w14:textId="7FBB5305" w:rsidR="001837F8" w:rsidRDefault="00127C70" w:rsidP="00127C70">
      <w:pPr>
        <w:pStyle w:val="Heading2"/>
      </w:pPr>
      <w:r>
        <w:br/>
        <w:t>Pattern Recognition</w:t>
      </w:r>
    </w:p>
    <w:p w14:paraId="7AB415E8" w14:textId="2A3D5118" w:rsidR="00127C70" w:rsidRPr="00127C70" w:rsidRDefault="008E67BA" w:rsidP="00127C70">
      <w:r>
        <w:t xml:space="preserve">In this chapter, word order will start becoming more flexible. </w:t>
      </w:r>
      <w:r w:rsidR="00E80492">
        <w:t>The patterns and segmenting will be the same, though.</w:t>
      </w:r>
    </w:p>
    <w:p w14:paraId="027886F8" w14:textId="1AF30847" w:rsidR="001837F8" w:rsidRDefault="001837F8" w:rsidP="00CD2394">
      <w:pPr>
        <w:pStyle w:val="SectionandVocabheader"/>
      </w:pPr>
      <w:bookmarkStart w:id="33" w:name="_Toc158984970"/>
      <w:r>
        <w:lastRenderedPageBreak/>
        <w:t xml:space="preserve">Chapter </w:t>
      </w:r>
      <w:r w:rsidR="00F222B3">
        <w:t>6</w:t>
      </w:r>
      <w:r>
        <w:t xml:space="preserve"> Exercises</w:t>
      </w:r>
      <w:bookmarkEnd w:id="33"/>
    </w:p>
    <w:p w14:paraId="64DE86FF" w14:textId="77777777" w:rsidR="001837F8" w:rsidRDefault="001837F8" w:rsidP="00CD2394">
      <w:pPr>
        <w:pStyle w:val="NoSpacing"/>
        <w:keepLines/>
        <w:rPr>
          <w:rFonts w:cstheme="minorHAnsi"/>
          <w:color w:val="000000"/>
          <w:szCs w:val="24"/>
        </w:rPr>
      </w:pPr>
    </w:p>
    <w:p w14:paraId="47EDD99A" w14:textId="77777777" w:rsidR="001837F8" w:rsidRDefault="001837F8" w:rsidP="00CD2394">
      <w:pPr>
        <w:pStyle w:val="NoSpacing"/>
        <w:keepLines/>
        <w:rPr>
          <w:rFonts w:cstheme="minorHAnsi"/>
          <w:color w:val="000000"/>
          <w:szCs w:val="24"/>
        </w:rPr>
      </w:pPr>
      <w:r w:rsidRPr="001E35D9">
        <w:rPr>
          <w:rFonts w:cstheme="minorHAnsi"/>
          <w:b/>
          <w:color w:val="000000"/>
          <w:szCs w:val="24"/>
        </w:rPr>
        <w:t>A</w:t>
      </w:r>
      <w:r>
        <w:rPr>
          <w:rFonts w:cstheme="minorHAnsi"/>
          <w:color w:val="000000"/>
          <w:szCs w:val="24"/>
        </w:rPr>
        <w:t>. Identify the person, number, and tense of each verb, then translate:</w:t>
      </w:r>
    </w:p>
    <w:p w14:paraId="0AC1C82F" w14:textId="77777777" w:rsidR="001837F8" w:rsidRDefault="001837F8" w:rsidP="00CD2394">
      <w:pPr>
        <w:pStyle w:val="NoSpacing"/>
        <w:keepLines/>
        <w:rPr>
          <w:rFonts w:cstheme="minorHAnsi"/>
          <w:color w:val="000000"/>
          <w:szCs w:val="24"/>
        </w:rPr>
      </w:pPr>
    </w:p>
    <w:p w14:paraId="47296161" w14:textId="77777777" w:rsidR="001837F8" w:rsidRDefault="001837F8" w:rsidP="00CD2394">
      <w:pPr>
        <w:pStyle w:val="NoSpacing"/>
        <w:keepLines/>
        <w:rPr>
          <w:rFonts w:cstheme="minorHAnsi"/>
          <w:color w:val="000000"/>
          <w:szCs w:val="24"/>
        </w:rPr>
      </w:pPr>
      <w:r>
        <w:rPr>
          <w:rFonts w:cstheme="minorHAnsi"/>
          <w:color w:val="000000"/>
          <w:szCs w:val="24"/>
        </w:rPr>
        <w:tab/>
      </w:r>
      <w:r>
        <w:rPr>
          <w:rFonts w:cstheme="minorHAnsi"/>
          <w:color w:val="000000"/>
          <w:szCs w:val="24"/>
        </w:rPr>
        <w:tab/>
      </w:r>
      <w:r>
        <w:rPr>
          <w:rFonts w:cstheme="minorHAnsi"/>
          <w:color w:val="000000"/>
          <w:szCs w:val="24"/>
        </w:rPr>
        <w:tab/>
        <w:t>(person, number, tense)</w:t>
      </w:r>
      <w:r>
        <w:rPr>
          <w:rFonts w:cstheme="minorHAnsi"/>
          <w:color w:val="000000"/>
          <w:szCs w:val="24"/>
        </w:rPr>
        <w:tab/>
      </w:r>
      <w:r>
        <w:rPr>
          <w:rFonts w:cstheme="minorHAnsi"/>
          <w:color w:val="000000"/>
          <w:szCs w:val="24"/>
        </w:rPr>
        <w:tab/>
      </w:r>
      <w:r>
        <w:rPr>
          <w:rFonts w:cstheme="minorHAnsi"/>
          <w:color w:val="000000"/>
          <w:szCs w:val="24"/>
        </w:rPr>
        <w:tab/>
        <w:t>(translate)</w:t>
      </w:r>
    </w:p>
    <w:p w14:paraId="1989A9D2" w14:textId="77777777" w:rsidR="001837F8" w:rsidRDefault="001837F8" w:rsidP="00CD2394">
      <w:pPr>
        <w:pStyle w:val="NoSpacing"/>
        <w:keepLines/>
        <w:rPr>
          <w:rFonts w:cstheme="minorHAnsi"/>
          <w:color w:val="000000"/>
          <w:szCs w:val="24"/>
        </w:rPr>
      </w:pPr>
    </w:p>
    <w:p w14:paraId="5144A020" w14:textId="77777777" w:rsidR="001837F8" w:rsidRDefault="001837F8">
      <w:pPr>
        <w:pStyle w:val="NoSpacing"/>
        <w:keepLines/>
        <w:numPr>
          <w:ilvl w:val="0"/>
          <w:numId w:val="33"/>
        </w:numPr>
        <w:spacing w:line="480" w:lineRule="auto"/>
        <w:ind w:left="360"/>
        <w:rPr>
          <w:rFonts w:cstheme="minorHAnsi"/>
          <w:color w:val="000000"/>
          <w:szCs w:val="24"/>
        </w:rPr>
      </w:pPr>
      <w:r>
        <w:rPr>
          <w:rFonts w:cstheme="minorHAnsi"/>
          <w:color w:val="000000"/>
          <w:szCs w:val="24"/>
        </w:rPr>
        <w:t>audiēbant</w:t>
      </w:r>
      <w:r>
        <w:rPr>
          <w:rFonts w:cstheme="minorHAnsi"/>
          <w:color w:val="000000"/>
          <w:szCs w:val="24"/>
        </w:rPr>
        <w:tab/>
      </w:r>
      <w:r>
        <w:rPr>
          <w:rFonts w:cstheme="minorHAnsi"/>
          <w:color w:val="000000"/>
          <w:szCs w:val="24"/>
        </w:rPr>
        <w:tab/>
        <w:t>________________________________</w:t>
      </w:r>
      <w:r>
        <w:rPr>
          <w:rFonts w:cstheme="minorHAnsi"/>
          <w:color w:val="000000"/>
          <w:szCs w:val="24"/>
        </w:rPr>
        <w:tab/>
      </w:r>
      <w:r>
        <w:rPr>
          <w:rFonts w:cstheme="minorHAnsi"/>
          <w:color w:val="000000"/>
          <w:szCs w:val="24"/>
        </w:rPr>
        <w:tab/>
        <w:t>__________________________</w:t>
      </w:r>
    </w:p>
    <w:p w14:paraId="50BFC65D" w14:textId="77777777" w:rsidR="001837F8" w:rsidRDefault="001837F8">
      <w:pPr>
        <w:pStyle w:val="NoSpacing"/>
        <w:keepLines/>
        <w:numPr>
          <w:ilvl w:val="0"/>
          <w:numId w:val="33"/>
        </w:numPr>
        <w:spacing w:line="480" w:lineRule="auto"/>
        <w:ind w:left="360"/>
        <w:rPr>
          <w:rFonts w:cstheme="minorHAnsi"/>
          <w:color w:val="000000"/>
          <w:szCs w:val="24"/>
        </w:rPr>
      </w:pPr>
      <w:r>
        <w:rPr>
          <w:rFonts w:cstheme="minorHAnsi"/>
          <w:color w:val="000000"/>
          <w:szCs w:val="24"/>
        </w:rPr>
        <w:t>habēbāmus</w:t>
      </w:r>
      <w:r>
        <w:rPr>
          <w:rFonts w:cstheme="minorHAnsi"/>
          <w:color w:val="000000"/>
          <w:szCs w:val="24"/>
        </w:rPr>
        <w:tab/>
      </w:r>
      <w:r>
        <w:rPr>
          <w:rFonts w:cstheme="minorHAnsi"/>
          <w:color w:val="000000"/>
          <w:szCs w:val="24"/>
        </w:rPr>
        <w:tab/>
        <w:t>________________________________</w:t>
      </w:r>
      <w:r>
        <w:rPr>
          <w:rFonts w:cstheme="minorHAnsi"/>
          <w:color w:val="000000"/>
          <w:szCs w:val="24"/>
        </w:rPr>
        <w:tab/>
      </w:r>
      <w:r>
        <w:rPr>
          <w:rFonts w:cstheme="minorHAnsi"/>
          <w:color w:val="000000"/>
          <w:szCs w:val="24"/>
        </w:rPr>
        <w:tab/>
        <w:t>__________________________</w:t>
      </w:r>
    </w:p>
    <w:p w14:paraId="6829B659" w14:textId="77777777" w:rsidR="001837F8" w:rsidRDefault="001837F8">
      <w:pPr>
        <w:pStyle w:val="NoSpacing"/>
        <w:keepLines/>
        <w:numPr>
          <w:ilvl w:val="0"/>
          <w:numId w:val="33"/>
        </w:numPr>
        <w:spacing w:line="480" w:lineRule="auto"/>
        <w:ind w:left="360"/>
        <w:rPr>
          <w:rFonts w:cstheme="minorHAnsi"/>
          <w:color w:val="000000"/>
          <w:szCs w:val="24"/>
        </w:rPr>
      </w:pPr>
      <w:r>
        <w:rPr>
          <w:rFonts w:cstheme="minorHAnsi"/>
          <w:color w:val="000000"/>
          <w:szCs w:val="24"/>
        </w:rPr>
        <w:t>habuit</w:t>
      </w:r>
      <w:r>
        <w:rPr>
          <w:rFonts w:cstheme="minorHAnsi"/>
          <w:color w:val="000000"/>
          <w:szCs w:val="24"/>
        </w:rPr>
        <w:tab/>
      </w:r>
      <w:r>
        <w:rPr>
          <w:rFonts w:cstheme="minorHAnsi"/>
          <w:color w:val="000000"/>
          <w:szCs w:val="24"/>
        </w:rPr>
        <w:tab/>
        <w:t>________________________________</w:t>
      </w:r>
      <w:r>
        <w:rPr>
          <w:rFonts w:cstheme="minorHAnsi"/>
          <w:color w:val="000000"/>
          <w:szCs w:val="24"/>
        </w:rPr>
        <w:tab/>
      </w:r>
      <w:r>
        <w:rPr>
          <w:rFonts w:cstheme="minorHAnsi"/>
          <w:color w:val="000000"/>
          <w:szCs w:val="24"/>
        </w:rPr>
        <w:tab/>
        <w:t>__________________________</w:t>
      </w:r>
    </w:p>
    <w:p w14:paraId="234568FF" w14:textId="77777777" w:rsidR="001837F8" w:rsidRDefault="001837F8">
      <w:pPr>
        <w:pStyle w:val="NoSpacing"/>
        <w:keepLines/>
        <w:numPr>
          <w:ilvl w:val="0"/>
          <w:numId w:val="33"/>
        </w:numPr>
        <w:spacing w:line="480" w:lineRule="auto"/>
        <w:ind w:left="360"/>
        <w:rPr>
          <w:rFonts w:cstheme="minorHAnsi"/>
          <w:color w:val="000000"/>
          <w:szCs w:val="24"/>
        </w:rPr>
      </w:pPr>
      <w:r>
        <w:rPr>
          <w:rFonts w:cstheme="minorHAnsi"/>
          <w:color w:val="000000"/>
          <w:szCs w:val="24"/>
        </w:rPr>
        <w:t>movī</w:t>
      </w:r>
      <w:r>
        <w:rPr>
          <w:rFonts w:cstheme="minorHAnsi"/>
          <w:color w:val="000000"/>
          <w:szCs w:val="24"/>
        </w:rPr>
        <w:tab/>
      </w:r>
      <w:r>
        <w:rPr>
          <w:rFonts w:cstheme="minorHAnsi"/>
          <w:color w:val="000000"/>
          <w:szCs w:val="24"/>
        </w:rPr>
        <w:tab/>
        <w:t>________________________________</w:t>
      </w:r>
      <w:r>
        <w:rPr>
          <w:rFonts w:cstheme="minorHAnsi"/>
          <w:color w:val="000000"/>
          <w:szCs w:val="24"/>
        </w:rPr>
        <w:tab/>
      </w:r>
      <w:r>
        <w:rPr>
          <w:rFonts w:cstheme="minorHAnsi"/>
          <w:color w:val="000000"/>
          <w:szCs w:val="24"/>
        </w:rPr>
        <w:tab/>
        <w:t>__________________________</w:t>
      </w:r>
    </w:p>
    <w:p w14:paraId="38D9D15C" w14:textId="77777777" w:rsidR="001837F8" w:rsidRDefault="001837F8">
      <w:pPr>
        <w:pStyle w:val="NoSpacing"/>
        <w:keepLines/>
        <w:numPr>
          <w:ilvl w:val="0"/>
          <w:numId w:val="33"/>
        </w:numPr>
        <w:spacing w:line="480" w:lineRule="auto"/>
        <w:ind w:left="360"/>
        <w:rPr>
          <w:rFonts w:cstheme="minorHAnsi"/>
          <w:color w:val="000000"/>
          <w:szCs w:val="24"/>
        </w:rPr>
      </w:pPr>
      <w:r>
        <w:rPr>
          <w:rFonts w:cstheme="minorHAnsi"/>
          <w:color w:val="000000"/>
          <w:szCs w:val="24"/>
        </w:rPr>
        <w:t>servāvēre</w:t>
      </w:r>
      <w:r>
        <w:rPr>
          <w:rFonts w:cstheme="minorHAnsi"/>
          <w:color w:val="000000"/>
          <w:szCs w:val="24"/>
        </w:rPr>
        <w:tab/>
      </w:r>
      <w:r>
        <w:rPr>
          <w:rFonts w:cstheme="minorHAnsi"/>
          <w:color w:val="000000"/>
          <w:szCs w:val="24"/>
        </w:rPr>
        <w:tab/>
        <w:t>________________________________</w:t>
      </w:r>
      <w:r>
        <w:rPr>
          <w:rFonts w:cstheme="minorHAnsi"/>
          <w:color w:val="000000"/>
          <w:szCs w:val="24"/>
        </w:rPr>
        <w:tab/>
      </w:r>
      <w:r>
        <w:rPr>
          <w:rFonts w:cstheme="minorHAnsi"/>
          <w:color w:val="000000"/>
          <w:szCs w:val="24"/>
        </w:rPr>
        <w:tab/>
        <w:t>__________________________</w:t>
      </w:r>
    </w:p>
    <w:p w14:paraId="17417E48" w14:textId="77777777" w:rsidR="001837F8" w:rsidRDefault="001837F8">
      <w:pPr>
        <w:pStyle w:val="NoSpacing"/>
        <w:keepLines/>
        <w:numPr>
          <w:ilvl w:val="0"/>
          <w:numId w:val="33"/>
        </w:numPr>
        <w:spacing w:line="480" w:lineRule="auto"/>
        <w:ind w:left="360"/>
        <w:rPr>
          <w:rFonts w:cstheme="minorHAnsi"/>
          <w:color w:val="000000"/>
          <w:szCs w:val="24"/>
        </w:rPr>
      </w:pPr>
      <w:r>
        <w:rPr>
          <w:rFonts w:cstheme="minorHAnsi"/>
          <w:color w:val="000000"/>
          <w:szCs w:val="24"/>
        </w:rPr>
        <w:t>regimus</w:t>
      </w:r>
      <w:r>
        <w:rPr>
          <w:rFonts w:cstheme="minorHAnsi"/>
          <w:color w:val="000000"/>
          <w:szCs w:val="24"/>
        </w:rPr>
        <w:tab/>
      </w:r>
      <w:r>
        <w:rPr>
          <w:rFonts w:cstheme="minorHAnsi"/>
          <w:color w:val="000000"/>
          <w:szCs w:val="24"/>
        </w:rPr>
        <w:tab/>
        <w:t>________________________________</w:t>
      </w:r>
      <w:r>
        <w:rPr>
          <w:rFonts w:cstheme="minorHAnsi"/>
          <w:color w:val="000000"/>
          <w:szCs w:val="24"/>
        </w:rPr>
        <w:tab/>
      </w:r>
      <w:r>
        <w:rPr>
          <w:rFonts w:cstheme="minorHAnsi"/>
          <w:color w:val="000000"/>
          <w:szCs w:val="24"/>
        </w:rPr>
        <w:tab/>
        <w:t>__________________________</w:t>
      </w:r>
    </w:p>
    <w:p w14:paraId="46964B0D" w14:textId="77777777" w:rsidR="001837F8" w:rsidRDefault="001837F8">
      <w:pPr>
        <w:pStyle w:val="NoSpacing"/>
        <w:keepLines/>
        <w:numPr>
          <w:ilvl w:val="0"/>
          <w:numId w:val="33"/>
        </w:numPr>
        <w:spacing w:line="480" w:lineRule="auto"/>
        <w:ind w:left="360"/>
        <w:rPr>
          <w:rFonts w:cstheme="minorHAnsi"/>
          <w:color w:val="000000"/>
          <w:szCs w:val="24"/>
        </w:rPr>
      </w:pPr>
      <w:r>
        <w:rPr>
          <w:rFonts w:cstheme="minorHAnsi"/>
          <w:color w:val="000000"/>
          <w:szCs w:val="24"/>
        </w:rPr>
        <w:t>amāvistī</w:t>
      </w:r>
      <w:r>
        <w:rPr>
          <w:rFonts w:cstheme="minorHAnsi"/>
          <w:color w:val="000000"/>
          <w:szCs w:val="24"/>
        </w:rPr>
        <w:tab/>
      </w:r>
      <w:r>
        <w:rPr>
          <w:rFonts w:cstheme="minorHAnsi"/>
          <w:color w:val="000000"/>
          <w:szCs w:val="24"/>
        </w:rPr>
        <w:tab/>
        <w:t>________________________________</w:t>
      </w:r>
      <w:r>
        <w:rPr>
          <w:rFonts w:cstheme="minorHAnsi"/>
          <w:color w:val="000000"/>
          <w:szCs w:val="24"/>
        </w:rPr>
        <w:tab/>
      </w:r>
      <w:r>
        <w:rPr>
          <w:rFonts w:cstheme="minorHAnsi"/>
          <w:color w:val="000000"/>
          <w:szCs w:val="24"/>
        </w:rPr>
        <w:tab/>
        <w:t>__________________________</w:t>
      </w:r>
    </w:p>
    <w:p w14:paraId="0ECA02B9" w14:textId="77777777" w:rsidR="001837F8" w:rsidRDefault="001837F8">
      <w:pPr>
        <w:pStyle w:val="NoSpacing"/>
        <w:keepLines/>
        <w:numPr>
          <w:ilvl w:val="0"/>
          <w:numId w:val="33"/>
        </w:numPr>
        <w:spacing w:line="480" w:lineRule="auto"/>
        <w:ind w:left="360"/>
        <w:rPr>
          <w:rFonts w:cstheme="minorHAnsi"/>
          <w:color w:val="000000"/>
          <w:szCs w:val="24"/>
        </w:rPr>
      </w:pPr>
      <w:r>
        <w:rPr>
          <w:rFonts w:cstheme="minorHAnsi"/>
          <w:color w:val="000000"/>
          <w:szCs w:val="24"/>
        </w:rPr>
        <w:t>ambulābās</w:t>
      </w:r>
      <w:r>
        <w:rPr>
          <w:rFonts w:cstheme="minorHAnsi"/>
          <w:color w:val="000000"/>
          <w:szCs w:val="24"/>
        </w:rPr>
        <w:tab/>
      </w:r>
      <w:r>
        <w:rPr>
          <w:rFonts w:cstheme="minorHAnsi"/>
          <w:color w:val="000000"/>
          <w:szCs w:val="24"/>
        </w:rPr>
        <w:tab/>
        <w:t>________________________________</w:t>
      </w:r>
      <w:r>
        <w:rPr>
          <w:rFonts w:cstheme="minorHAnsi"/>
          <w:color w:val="000000"/>
          <w:szCs w:val="24"/>
        </w:rPr>
        <w:tab/>
      </w:r>
      <w:r>
        <w:rPr>
          <w:rFonts w:cstheme="minorHAnsi"/>
          <w:color w:val="000000"/>
          <w:szCs w:val="24"/>
        </w:rPr>
        <w:tab/>
        <w:t>__________________________</w:t>
      </w:r>
    </w:p>
    <w:p w14:paraId="76D7343E" w14:textId="77777777" w:rsidR="001837F8" w:rsidRDefault="001837F8">
      <w:pPr>
        <w:pStyle w:val="NoSpacing"/>
        <w:keepLines/>
        <w:numPr>
          <w:ilvl w:val="0"/>
          <w:numId w:val="33"/>
        </w:numPr>
        <w:spacing w:line="480" w:lineRule="auto"/>
        <w:ind w:left="360"/>
        <w:rPr>
          <w:rFonts w:cstheme="minorHAnsi"/>
          <w:color w:val="000000"/>
          <w:szCs w:val="24"/>
        </w:rPr>
      </w:pPr>
      <w:r>
        <w:rPr>
          <w:rFonts w:cstheme="minorHAnsi"/>
          <w:color w:val="000000"/>
          <w:szCs w:val="24"/>
        </w:rPr>
        <w:t>vīdistis</w:t>
      </w:r>
      <w:r>
        <w:rPr>
          <w:rFonts w:cstheme="minorHAnsi"/>
          <w:color w:val="000000"/>
          <w:szCs w:val="24"/>
        </w:rPr>
        <w:tab/>
      </w:r>
      <w:r>
        <w:rPr>
          <w:rFonts w:cstheme="minorHAnsi"/>
          <w:color w:val="000000"/>
          <w:szCs w:val="24"/>
        </w:rPr>
        <w:tab/>
        <w:t>________________________________</w:t>
      </w:r>
      <w:r>
        <w:rPr>
          <w:rFonts w:cstheme="minorHAnsi"/>
          <w:color w:val="000000"/>
          <w:szCs w:val="24"/>
        </w:rPr>
        <w:tab/>
      </w:r>
      <w:r>
        <w:rPr>
          <w:rFonts w:cstheme="minorHAnsi"/>
          <w:color w:val="000000"/>
          <w:szCs w:val="24"/>
        </w:rPr>
        <w:tab/>
        <w:t>__________________________</w:t>
      </w:r>
    </w:p>
    <w:p w14:paraId="38FC21D7" w14:textId="77777777" w:rsidR="001837F8" w:rsidRDefault="001837F8">
      <w:pPr>
        <w:pStyle w:val="NoSpacing"/>
        <w:keepLines/>
        <w:numPr>
          <w:ilvl w:val="0"/>
          <w:numId w:val="33"/>
        </w:numPr>
        <w:spacing w:line="480" w:lineRule="auto"/>
        <w:ind w:left="360"/>
        <w:rPr>
          <w:rFonts w:cstheme="minorHAnsi"/>
          <w:color w:val="000000"/>
          <w:szCs w:val="24"/>
        </w:rPr>
      </w:pPr>
      <w:r>
        <w:rPr>
          <w:rFonts w:cstheme="minorHAnsi"/>
          <w:color w:val="000000"/>
          <w:szCs w:val="24"/>
        </w:rPr>
        <w:t>vocāvērunt</w:t>
      </w:r>
      <w:r>
        <w:rPr>
          <w:rFonts w:cstheme="minorHAnsi"/>
          <w:color w:val="000000"/>
          <w:szCs w:val="24"/>
        </w:rPr>
        <w:tab/>
      </w:r>
      <w:r>
        <w:rPr>
          <w:rFonts w:cstheme="minorHAnsi"/>
          <w:color w:val="000000"/>
          <w:szCs w:val="24"/>
        </w:rPr>
        <w:tab/>
        <w:t>________________________________</w:t>
      </w:r>
      <w:r>
        <w:rPr>
          <w:rFonts w:cstheme="minorHAnsi"/>
          <w:color w:val="000000"/>
          <w:szCs w:val="24"/>
        </w:rPr>
        <w:tab/>
      </w:r>
      <w:r>
        <w:rPr>
          <w:rFonts w:cstheme="minorHAnsi"/>
          <w:color w:val="000000"/>
          <w:szCs w:val="24"/>
        </w:rPr>
        <w:tab/>
        <w:t>__________________________</w:t>
      </w:r>
    </w:p>
    <w:p w14:paraId="3BAAFD90" w14:textId="77777777" w:rsidR="001837F8" w:rsidRDefault="001837F8" w:rsidP="00CD2394">
      <w:pPr>
        <w:pStyle w:val="NoSpacing"/>
        <w:keepLines/>
        <w:rPr>
          <w:rFonts w:cstheme="minorHAnsi"/>
          <w:color w:val="000000"/>
          <w:szCs w:val="24"/>
        </w:rPr>
      </w:pPr>
    </w:p>
    <w:p w14:paraId="29CE4997" w14:textId="2B2DA658" w:rsidR="001837F8" w:rsidRDefault="001837F8" w:rsidP="00CD2394">
      <w:pPr>
        <w:pStyle w:val="NoSpacing"/>
        <w:keepLines/>
        <w:rPr>
          <w:rFonts w:cstheme="minorHAnsi"/>
          <w:color w:val="000000"/>
          <w:szCs w:val="24"/>
        </w:rPr>
      </w:pPr>
      <w:r w:rsidRPr="001E35D9">
        <w:rPr>
          <w:rFonts w:cstheme="minorHAnsi"/>
          <w:b/>
          <w:color w:val="000000"/>
          <w:szCs w:val="24"/>
        </w:rPr>
        <w:t>B</w:t>
      </w:r>
      <w:r>
        <w:rPr>
          <w:rFonts w:cstheme="minorHAnsi"/>
          <w:color w:val="000000"/>
          <w:szCs w:val="24"/>
        </w:rPr>
        <w:t xml:space="preserve">. For each sentence, make the change (in Latin) to the underlined word and </w:t>
      </w:r>
      <w:r w:rsidR="00CB25B5">
        <w:rPr>
          <w:rFonts w:cstheme="minorHAnsi"/>
          <w:color w:val="000000"/>
          <w:szCs w:val="24"/>
        </w:rPr>
        <w:t>translate based on the new form:</w:t>
      </w:r>
    </w:p>
    <w:p w14:paraId="69E9FC3F" w14:textId="77777777" w:rsidR="001837F8" w:rsidRDefault="001837F8" w:rsidP="00CD2394">
      <w:pPr>
        <w:pStyle w:val="NoSpacing"/>
        <w:keepLines/>
        <w:rPr>
          <w:rFonts w:cstheme="minorHAnsi"/>
          <w:color w:val="000000"/>
          <w:szCs w:val="24"/>
        </w:rPr>
      </w:pPr>
    </w:p>
    <w:p w14:paraId="507EE749" w14:textId="43FED3AE" w:rsidR="001837F8" w:rsidRDefault="001837F8">
      <w:pPr>
        <w:pStyle w:val="NoSpacing"/>
        <w:keepLines/>
        <w:numPr>
          <w:ilvl w:val="0"/>
          <w:numId w:val="12"/>
        </w:numPr>
      </w:pPr>
      <w:r>
        <w:t xml:space="preserve">in litōre virī </w:t>
      </w:r>
      <w:r w:rsidRPr="006B26DF">
        <w:rPr>
          <w:u w:val="single"/>
        </w:rPr>
        <w:t>iacent</w:t>
      </w:r>
      <w:r>
        <w:t xml:space="preserve"> sed aquās nōn </w:t>
      </w:r>
      <w:r w:rsidRPr="006B26DF">
        <w:rPr>
          <w:u w:val="single"/>
        </w:rPr>
        <w:t>audiunt</w:t>
      </w:r>
      <w:r>
        <w:t xml:space="preserve"> (make </w:t>
      </w:r>
      <w:r w:rsidRPr="00633F68">
        <w:rPr>
          <w:i/>
          <w:iCs/>
        </w:rPr>
        <w:t>iacent</w:t>
      </w:r>
      <w:r>
        <w:t xml:space="preserve"> imperfect and </w:t>
      </w:r>
      <w:r w:rsidRPr="00633F68">
        <w:rPr>
          <w:i/>
          <w:iCs/>
        </w:rPr>
        <w:t>audiunt</w:t>
      </w:r>
      <w:r>
        <w:t xml:space="preserve"> perfect)</w:t>
      </w:r>
    </w:p>
    <w:p w14:paraId="2F7BB2AA" w14:textId="77777777" w:rsidR="001837F8" w:rsidRDefault="001837F8" w:rsidP="00CD2394">
      <w:pPr>
        <w:pStyle w:val="NoSpacing"/>
        <w:keepLines/>
      </w:pPr>
    </w:p>
    <w:p w14:paraId="3781E0C0" w14:textId="58E5944B" w:rsidR="001837F8" w:rsidRDefault="001837F8">
      <w:pPr>
        <w:pStyle w:val="NoSpacing"/>
        <w:keepLines/>
        <w:numPr>
          <w:ilvl w:val="0"/>
          <w:numId w:val="12"/>
        </w:numPr>
      </w:pPr>
      <w:r w:rsidRPr="006B26DF">
        <w:rPr>
          <w:u w:val="single"/>
        </w:rPr>
        <w:t>vocāmus</w:t>
      </w:r>
      <w:r>
        <w:t xml:space="preserve"> in silvā puellās sed eae nōn movent (make </w:t>
      </w:r>
      <w:r w:rsidRPr="00633F68">
        <w:rPr>
          <w:i/>
          <w:iCs/>
        </w:rPr>
        <w:t>vocamus</w:t>
      </w:r>
      <w:r w:rsidR="00633F68">
        <w:t xml:space="preserve"> 1</w:t>
      </w:r>
      <w:r w:rsidR="00633F68" w:rsidRPr="00633F68">
        <w:rPr>
          <w:vertAlign w:val="superscript"/>
        </w:rPr>
        <w:t>st</w:t>
      </w:r>
      <w:r w:rsidR="00633F68">
        <w:t xml:space="preserve"> person and</w:t>
      </w:r>
      <w:r>
        <w:t xml:space="preserve"> perfect)</w:t>
      </w:r>
    </w:p>
    <w:p w14:paraId="0C97FA0C" w14:textId="77777777" w:rsidR="001837F8" w:rsidRDefault="001837F8" w:rsidP="00CD2394">
      <w:pPr>
        <w:pStyle w:val="NoSpacing"/>
        <w:keepLines/>
      </w:pPr>
    </w:p>
    <w:p w14:paraId="3D605F19" w14:textId="07B2521C" w:rsidR="001837F8" w:rsidRDefault="001837F8">
      <w:pPr>
        <w:pStyle w:val="NoSpacing"/>
        <w:keepLines/>
        <w:numPr>
          <w:ilvl w:val="0"/>
          <w:numId w:val="12"/>
        </w:numPr>
      </w:pPr>
      <w:r>
        <w:t>mult</w:t>
      </w:r>
      <w:r w:rsidR="005F23AE">
        <w:t>ōs</w:t>
      </w:r>
      <w:r>
        <w:t xml:space="preserve"> loc</w:t>
      </w:r>
      <w:r w:rsidR="005F23AE">
        <w:t>ōs</w:t>
      </w:r>
      <w:r>
        <w:t xml:space="preserve"> regnaque </w:t>
      </w:r>
      <w:r w:rsidRPr="006B26DF">
        <w:rPr>
          <w:u w:val="single"/>
        </w:rPr>
        <w:t>regis</w:t>
      </w:r>
      <w:r>
        <w:t>, coniug</w:t>
      </w:r>
      <w:r w:rsidR="005F23AE">
        <w:t>ē</w:t>
      </w:r>
      <w:r>
        <w:t xml:space="preserve">s </w:t>
      </w:r>
      <w:r w:rsidR="00E03354">
        <w:t xml:space="preserve">autem </w:t>
      </w:r>
      <w:r>
        <w:t xml:space="preserve">ab agrīs puerōs et puellās et parentēs vocant (make </w:t>
      </w:r>
      <w:r w:rsidRPr="00633F68">
        <w:rPr>
          <w:i/>
          <w:iCs/>
        </w:rPr>
        <w:t>regis</w:t>
      </w:r>
      <w:r>
        <w:t xml:space="preserve"> </w:t>
      </w:r>
      <w:r w:rsidR="00633F68">
        <w:t xml:space="preserve">plural and </w:t>
      </w:r>
      <w:r>
        <w:t>imperfect)</w:t>
      </w:r>
    </w:p>
    <w:p w14:paraId="352D1986" w14:textId="77777777" w:rsidR="001837F8" w:rsidRDefault="001837F8" w:rsidP="00CD2394">
      <w:pPr>
        <w:pStyle w:val="NoSpacing"/>
        <w:keepLines/>
      </w:pPr>
    </w:p>
    <w:p w14:paraId="1E39028C" w14:textId="77777777" w:rsidR="001837F8" w:rsidRDefault="001837F8">
      <w:pPr>
        <w:pStyle w:val="NoSpacing"/>
        <w:keepLines/>
        <w:numPr>
          <w:ilvl w:val="0"/>
          <w:numId w:val="12"/>
        </w:numPr>
      </w:pPr>
      <w:r>
        <w:t xml:space="preserve">bonī bonaeque in omnibus terrīs </w:t>
      </w:r>
      <w:r w:rsidRPr="005E15A7">
        <w:rPr>
          <w:u w:val="single"/>
        </w:rPr>
        <w:t>iacent</w:t>
      </w:r>
      <w:r>
        <w:t xml:space="preserve"> (make </w:t>
      </w:r>
      <w:r w:rsidRPr="00633F68">
        <w:rPr>
          <w:i/>
          <w:iCs/>
        </w:rPr>
        <w:t>iacent</w:t>
      </w:r>
      <w:r>
        <w:t xml:space="preserve"> imperfect)</w:t>
      </w:r>
    </w:p>
    <w:p w14:paraId="0C2378AC" w14:textId="77777777" w:rsidR="001837F8" w:rsidRDefault="001837F8" w:rsidP="00CD2394">
      <w:pPr>
        <w:pStyle w:val="NoSpacing"/>
        <w:keepLines/>
      </w:pPr>
    </w:p>
    <w:p w14:paraId="47D920B9" w14:textId="535B21CD" w:rsidR="001837F8" w:rsidRDefault="001837F8">
      <w:pPr>
        <w:pStyle w:val="NoSpacing"/>
        <w:keepLines/>
        <w:numPr>
          <w:ilvl w:val="0"/>
          <w:numId w:val="12"/>
        </w:numPr>
      </w:pPr>
      <w:r>
        <w:t xml:space="preserve">aqua magna in longō litōre </w:t>
      </w:r>
      <w:r w:rsidR="00E03354">
        <w:rPr>
          <w:u w:val="single"/>
        </w:rPr>
        <w:t>sed</w:t>
      </w:r>
      <w:r w:rsidRPr="008D3A4C">
        <w:rPr>
          <w:u w:val="single"/>
        </w:rPr>
        <w:t>et</w:t>
      </w:r>
      <w:r>
        <w:t xml:space="preserve"> et eī regna in montibus nunc parant (make </w:t>
      </w:r>
      <w:r w:rsidR="00E03354">
        <w:rPr>
          <w:i/>
          <w:iCs/>
        </w:rPr>
        <w:t>sedet</w:t>
      </w:r>
      <w:r w:rsidR="00633F68">
        <w:t xml:space="preserve"> </w:t>
      </w:r>
      <w:r>
        <w:t>perfect)</w:t>
      </w:r>
    </w:p>
    <w:p w14:paraId="6FC9228F" w14:textId="77777777" w:rsidR="001837F8" w:rsidRDefault="001837F8" w:rsidP="00CD2394">
      <w:pPr>
        <w:pStyle w:val="NoSpacing"/>
        <w:keepLines/>
      </w:pPr>
    </w:p>
    <w:p w14:paraId="123FC17C" w14:textId="7796C757" w:rsidR="001837F8" w:rsidRDefault="001837F8" w:rsidP="00CD2394">
      <w:pPr>
        <w:pStyle w:val="SectionandVocabheader"/>
      </w:pPr>
      <w:bookmarkStart w:id="34" w:name="_Toc158984971"/>
      <w:r>
        <w:rPr>
          <w:rStyle w:val="Heading2Char"/>
        </w:rPr>
        <w:t xml:space="preserve">Chapter </w:t>
      </w:r>
      <w:r w:rsidR="00F222B3">
        <w:rPr>
          <w:rStyle w:val="Heading2Char"/>
        </w:rPr>
        <w:t>6</w:t>
      </w:r>
      <w:r w:rsidRPr="001837F8">
        <w:rPr>
          <w:rStyle w:val="Heading2Char"/>
        </w:rPr>
        <w:t xml:space="preserve"> </w:t>
      </w:r>
      <w:r>
        <w:rPr>
          <w:rStyle w:val="Heading2Char"/>
        </w:rPr>
        <w:t>Translations</w:t>
      </w:r>
      <w:bookmarkEnd w:id="34"/>
      <w:r>
        <w:t xml:space="preserve"> </w:t>
      </w:r>
    </w:p>
    <w:p w14:paraId="32EE7D80" w14:textId="11625678" w:rsidR="001837F8" w:rsidRDefault="001837F8" w:rsidP="00CD2394">
      <w:pPr>
        <w:pStyle w:val="NoSpacing"/>
        <w:keepLines/>
      </w:pPr>
      <w:r>
        <w:t xml:space="preserve">These are new sentences with vocabulary from chapter 6. </w:t>
      </w:r>
      <w:r w:rsidR="00E80492">
        <w:t>For each verb, identify the person, number, and tense. Then s</w:t>
      </w:r>
      <w:r>
        <w:t>egment</w:t>
      </w:r>
      <w:r w:rsidR="008E67BA">
        <w:t>,</w:t>
      </w:r>
      <w:r>
        <w:t xml:space="preserve"> identify the pattern(s), and translate.</w:t>
      </w:r>
      <w:r w:rsidR="00E80492">
        <w:br/>
        <w:t>The second sentence has similar vocabulary and the same pattern.</w:t>
      </w:r>
      <w:r w:rsidR="001919A5">
        <w:t xml:space="preserve"> Translate the sentence into Latin.</w:t>
      </w:r>
    </w:p>
    <w:p w14:paraId="02516DF9" w14:textId="77777777" w:rsidR="001837F8" w:rsidRDefault="001837F8" w:rsidP="00CD2394">
      <w:pPr>
        <w:pStyle w:val="NoSpacing"/>
        <w:keepLines/>
      </w:pPr>
    </w:p>
    <w:p w14:paraId="08F48E1A" w14:textId="670865E2" w:rsidR="001837F8" w:rsidRDefault="001837F8">
      <w:pPr>
        <w:pStyle w:val="NoSpacing"/>
        <w:keepLines/>
        <w:numPr>
          <w:ilvl w:val="0"/>
          <w:numId w:val="13"/>
        </w:numPr>
      </w:pPr>
      <w:r>
        <w:lastRenderedPageBreak/>
        <w:t>ubi aut sorōrem aut auctōrem audivīmus?</w:t>
      </w:r>
      <w:r w:rsidR="001919A5">
        <w:br/>
      </w:r>
      <w:r w:rsidR="001919A5">
        <w:br/>
        <w:t>Where did they lead both the sister and the daughter?</w:t>
      </w:r>
      <w:r>
        <w:br/>
      </w:r>
    </w:p>
    <w:p w14:paraId="28FC281B" w14:textId="64E06EC5" w:rsidR="001837F8" w:rsidRPr="00AE007F" w:rsidRDefault="001837F8">
      <w:pPr>
        <w:pStyle w:val="NoSpacing"/>
        <w:keepLines/>
        <w:numPr>
          <w:ilvl w:val="0"/>
          <w:numId w:val="13"/>
        </w:numPr>
      </w:pPr>
      <w:r w:rsidRPr="00AE007F">
        <w:t>epistulās poetae rel</w:t>
      </w:r>
      <w:r w:rsidR="00605E31">
        <w:t>ī</w:t>
      </w:r>
      <w:r w:rsidRPr="00AE007F">
        <w:t>quē</w:t>
      </w:r>
      <w:r>
        <w:t>runtne?</w:t>
      </w:r>
      <w:r w:rsidR="001919A5">
        <w:br/>
      </w:r>
      <w:r w:rsidR="001919A5">
        <w:br/>
        <w:t>Are the old men leaving the letters?</w:t>
      </w:r>
      <w:r>
        <w:br/>
      </w:r>
    </w:p>
    <w:p w14:paraId="6C9B682B" w14:textId="1412D682" w:rsidR="001837F8" w:rsidRDefault="001837F8">
      <w:pPr>
        <w:pStyle w:val="NoSpacing"/>
        <w:keepLines/>
        <w:numPr>
          <w:ilvl w:val="0"/>
          <w:numId w:val="13"/>
        </w:numPr>
      </w:pPr>
      <w:r>
        <w:t>multī poetae carmina verbave</w:t>
      </w:r>
      <w:r w:rsidRPr="0089774D">
        <w:t xml:space="preserve"> </w:t>
      </w:r>
      <w:r>
        <w:t xml:space="preserve">scripsērunt nam ea in mentibus </w:t>
      </w:r>
      <w:r w:rsidR="00DE0C82">
        <w:t xml:space="preserve">bene </w:t>
      </w:r>
      <w:r>
        <w:t>audīvēre</w:t>
      </w:r>
      <w:r w:rsidR="001919A5">
        <w:br/>
      </w:r>
      <w:r w:rsidR="001919A5">
        <w:br/>
        <w:t>Y’all have heard the songs, for the</w:t>
      </w:r>
      <w:r w:rsidR="009A373D">
        <w:t xml:space="preserve"> poets</w:t>
      </w:r>
      <w:r w:rsidR="001919A5">
        <w:t xml:space="preserve"> have written many words.</w:t>
      </w:r>
      <w:r>
        <w:br/>
      </w:r>
    </w:p>
    <w:p w14:paraId="20F81872" w14:textId="1D896274" w:rsidR="001837F8" w:rsidRDefault="001837F8">
      <w:pPr>
        <w:pStyle w:val="NoSpacing"/>
        <w:keepLines/>
        <w:numPr>
          <w:ilvl w:val="0"/>
          <w:numId w:val="13"/>
        </w:numPr>
      </w:pPr>
      <w:r>
        <w:t>filiam pater vocābat atque filia in equō semper sedēbat</w:t>
      </w:r>
      <w:r w:rsidR="001919A5">
        <w:br/>
      </w:r>
      <w:r w:rsidR="001919A5">
        <w:br/>
        <w:t>We have been calling the father, but he was always writing about duty.</w:t>
      </w:r>
      <w:r>
        <w:br/>
      </w:r>
    </w:p>
    <w:p w14:paraId="68CE8EF9" w14:textId="4420ABB6" w:rsidR="001837F8" w:rsidRDefault="001837F8">
      <w:pPr>
        <w:pStyle w:val="NoSpacing"/>
        <w:keepLines/>
        <w:numPr>
          <w:ilvl w:val="0"/>
          <w:numId w:val="13"/>
        </w:numPr>
      </w:pPr>
      <w:r>
        <w:t>certē eī iuvenēs ibi iacēbant, sed eōs n</w:t>
      </w:r>
      <w:r w:rsidR="007300A4">
        <w:t>ō</w:t>
      </w:r>
      <w:r>
        <w:t>n vīdīmus</w:t>
      </w:r>
      <w:r w:rsidR="001919A5">
        <w:br/>
      </w:r>
      <w:r w:rsidR="001919A5">
        <w:br/>
        <w:t>The sister was not lying there, for I did not see her.</w:t>
      </w:r>
      <w:r>
        <w:br/>
      </w:r>
    </w:p>
    <w:p w14:paraId="574FE430" w14:textId="34870297" w:rsidR="001837F8" w:rsidRDefault="001837F8">
      <w:pPr>
        <w:pStyle w:val="NoSpacing"/>
        <w:keepLines/>
        <w:numPr>
          <w:ilvl w:val="0"/>
          <w:numId w:val="13"/>
        </w:numPr>
      </w:pPr>
      <w:r>
        <w:t>ēgimus equōs dē superīs terrīs et sēdērunt in litōre</w:t>
      </w:r>
      <w:r w:rsidR="001919A5">
        <w:br/>
      </w:r>
      <w:r w:rsidR="001919A5">
        <w:br/>
        <w:t>The author</w:t>
      </w:r>
      <w:r w:rsidR="007300A4">
        <w:t xml:space="preserve"> wrote about strange stories, and we did not always hear them. (use </w:t>
      </w:r>
      <w:r w:rsidR="007300A4">
        <w:rPr>
          <w:i/>
          <w:iCs/>
        </w:rPr>
        <w:t>nec</w:t>
      </w:r>
      <w:r w:rsidR="007300A4">
        <w:t>)</w:t>
      </w:r>
      <w:r>
        <w:br/>
      </w:r>
    </w:p>
    <w:p w14:paraId="2EF1D756" w14:textId="16141C1D" w:rsidR="001837F8" w:rsidRDefault="001837F8">
      <w:pPr>
        <w:pStyle w:val="NoSpacing"/>
        <w:keepLines/>
        <w:numPr>
          <w:ilvl w:val="0"/>
          <w:numId w:val="13"/>
        </w:numPr>
      </w:pPr>
      <w:r>
        <w:t xml:space="preserve">dē pietāte carmina semper scribimus sed </w:t>
      </w:r>
      <w:r w:rsidR="00B94D33">
        <w:t xml:space="preserve">patriam </w:t>
      </w:r>
      <w:r>
        <w:t>rel</w:t>
      </w:r>
      <w:r w:rsidR="00605E31">
        <w:t>ī</w:t>
      </w:r>
      <w:r>
        <w:t>quimus</w:t>
      </w:r>
      <w:r w:rsidR="007300A4">
        <w:br/>
      </w:r>
      <w:r w:rsidR="007300A4">
        <w:br/>
        <w:t>Where did the evil poet write a song about the fatherland?</w:t>
      </w:r>
      <w:r>
        <w:br/>
      </w:r>
    </w:p>
    <w:p w14:paraId="0EDEC62D" w14:textId="61B2631D" w:rsidR="001837F8" w:rsidRPr="005E15A7" w:rsidRDefault="008E67BA">
      <w:pPr>
        <w:pStyle w:val="NoSpacing"/>
        <w:keepLines/>
        <w:numPr>
          <w:ilvl w:val="0"/>
          <w:numId w:val="13"/>
        </w:numPr>
      </w:pPr>
      <w:r>
        <w:t xml:space="preserve">erat </w:t>
      </w:r>
      <w:r w:rsidR="001837F8">
        <w:t>sanguis multus in agrō</w:t>
      </w:r>
      <w:r w:rsidR="007300A4">
        <w:br/>
      </w:r>
      <w:r w:rsidR="007300A4">
        <w:br/>
        <w:t>There were many trees there.</w:t>
      </w:r>
    </w:p>
    <w:p w14:paraId="13656E36" w14:textId="77777777" w:rsidR="001837F8" w:rsidRDefault="001837F8" w:rsidP="00CD2394">
      <w:pPr>
        <w:pStyle w:val="NoSpacing"/>
        <w:keepLines/>
        <w:rPr>
          <w:rFonts w:cstheme="minorHAnsi"/>
          <w:color w:val="000000"/>
          <w:szCs w:val="24"/>
        </w:rPr>
      </w:pPr>
    </w:p>
    <w:p w14:paraId="3541DA7F" w14:textId="7C7306EA" w:rsidR="001837F8" w:rsidRPr="00927D8E" w:rsidRDefault="001837F8" w:rsidP="00CD2394">
      <w:pPr>
        <w:pStyle w:val="SectionandVocabheader"/>
        <w:rPr>
          <w:sz w:val="24"/>
        </w:rPr>
      </w:pPr>
      <w:bookmarkStart w:id="35" w:name="_Toc158984972"/>
      <w:r>
        <w:t xml:space="preserve">Chapter </w:t>
      </w:r>
      <w:r w:rsidR="00F222B3">
        <w:t>6</w:t>
      </w:r>
      <w:r>
        <w:t xml:space="preserve"> Vocabulary</w:t>
      </w:r>
      <w:bookmarkEnd w:id="35"/>
    </w:p>
    <w:tbl>
      <w:tblPr>
        <w:tblW w:w="5000" w:type="pct"/>
        <w:tblCellMar>
          <w:left w:w="0" w:type="dxa"/>
          <w:right w:w="0" w:type="dxa"/>
        </w:tblCellMar>
        <w:tblLook w:val="0000" w:firstRow="0" w:lastRow="0" w:firstColumn="0" w:lastColumn="0" w:noHBand="0" w:noVBand="0"/>
      </w:tblPr>
      <w:tblGrid>
        <w:gridCol w:w="4670"/>
        <w:gridCol w:w="4670"/>
      </w:tblGrid>
      <w:tr w:rsidR="001837F8" w:rsidRPr="00927D8E" w14:paraId="6426F5CE"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A67FB8D" w14:textId="77777777" w:rsidR="001837F8" w:rsidRPr="00BE3FC3" w:rsidRDefault="001837F8" w:rsidP="00CD2394">
            <w:pPr>
              <w:pStyle w:val="NoSpacing"/>
              <w:keepLines/>
              <w:rPr>
                <w:rFonts w:cstheme="minorHAnsi"/>
                <w:b/>
                <w:color w:val="000000"/>
                <w:szCs w:val="24"/>
              </w:rPr>
            </w:pPr>
            <w:r w:rsidRPr="00BE3FC3">
              <w:rPr>
                <w:rFonts w:cstheme="minorHAnsi"/>
                <w:b/>
                <w:color w:val="000000"/>
                <w:szCs w:val="24"/>
              </w:rPr>
              <w:t>Nouns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22A19A7" w14:textId="77777777" w:rsidR="001837F8" w:rsidRDefault="001837F8" w:rsidP="00CD2394">
            <w:pPr>
              <w:pStyle w:val="NoSpacing"/>
              <w:keepLines/>
              <w:rPr>
                <w:rFonts w:cstheme="minorHAnsi"/>
                <w:color w:val="000000"/>
                <w:szCs w:val="24"/>
              </w:rPr>
            </w:pPr>
          </w:p>
        </w:tc>
      </w:tr>
      <w:tr w:rsidR="001837F8" w:rsidRPr="00927D8E" w14:paraId="3A14D7F3"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B0CD62" w14:textId="7640EB43" w:rsidR="001837F8" w:rsidRPr="00927D8E" w:rsidRDefault="001837F8" w:rsidP="00CD2394">
            <w:pPr>
              <w:pStyle w:val="NoSpacing"/>
              <w:keepLines/>
              <w:rPr>
                <w:rFonts w:cstheme="minorHAnsi"/>
                <w:color w:val="000000"/>
                <w:szCs w:val="24"/>
              </w:rPr>
            </w:pPr>
            <w:r>
              <w:rPr>
                <w:rFonts w:cstheme="minorHAnsi"/>
                <w:color w:val="000000"/>
                <w:szCs w:val="24"/>
              </w:rPr>
              <w:t>familia, familiae (f</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AC3F182" w14:textId="77777777" w:rsidR="001837F8" w:rsidRPr="00927D8E" w:rsidRDefault="001837F8" w:rsidP="00CD2394">
            <w:pPr>
              <w:pStyle w:val="NoSpacing"/>
              <w:keepLines/>
              <w:rPr>
                <w:rFonts w:cstheme="minorHAnsi"/>
                <w:color w:val="000000"/>
                <w:szCs w:val="24"/>
              </w:rPr>
            </w:pPr>
            <w:r>
              <w:rPr>
                <w:rFonts w:cstheme="minorHAnsi"/>
                <w:color w:val="000000"/>
                <w:szCs w:val="24"/>
              </w:rPr>
              <w:t>family</w:t>
            </w:r>
          </w:p>
        </w:tc>
      </w:tr>
      <w:tr w:rsidR="001837F8" w:rsidRPr="00927D8E" w14:paraId="2BF7A28F"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CAD694E" w14:textId="7945CD4F" w:rsidR="001837F8" w:rsidRPr="00927D8E" w:rsidRDefault="001837F8" w:rsidP="00CD2394">
            <w:pPr>
              <w:pStyle w:val="NoSpacing"/>
              <w:keepLines/>
              <w:rPr>
                <w:rFonts w:cstheme="minorHAnsi"/>
                <w:color w:val="000000"/>
                <w:szCs w:val="24"/>
              </w:rPr>
            </w:pPr>
            <w:r>
              <w:rPr>
                <w:rFonts w:cstheme="minorHAnsi"/>
                <w:color w:val="000000"/>
                <w:szCs w:val="24"/>
              </w:rPr>
              <w:t>fīlia, fīliae (f</w:t>
            </w:r>
            <w:r w:rsidR="007229E8">
              <w:rPr>
                <w:rFonts w:cstheme="minorHAnsi"/>
                <w:color w:val="000000"/>
                <w:szCs w:val="24"/>
              </w:rPr>
              <w:t>.</w:t>
            </w:r>
            <w:r>
              <w:rPr>
                <w:rFonts w:cstheme="minorHAnsi"/>
                <w:color w:val="000000"/>
                <w:szCs w:val="24"/>
              </w:rPr>
              <w:t>); fīlius, fīliī (m</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ADC1FC" w14:textId="77777777" w:rsidR="001837F8" w:rsidRPr="00927D8E" w:rsidRDefault="001837F8" w:rsidP="00CD2394">
            <w:pPr>
              <w:pStyle w:val="NoSpacing"/>
              <w:keepLines/>
              <w:rPr>
                <w:rFonts w:cstheme="minorHAnsi"/>
                <w:color w:val="000000"/>
                <w:szCs w:val="24"/>
              </w:rPr>
            </w:pPr>
            <w:r>
              <w:rPr>
                <w:rFonts w:cstheme="minorHAnsi"/>
                <w:color w:val="000000"/>
                <w:szCs w:val="24"/>
              </w:rPr>
              <w:t>daughter, son</w:t>
            </w:r>
          </w:p>
        </w:tc>
      </w:tr>
      <w:tr w:rsidR="001837F8" w:rsidRPr="00927D8E" w14:paraId="666E970D"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2422C3" w14:textId="05E24BA2" w:rsidR="001837F8" w:rsidRPr="00927D8E" w:rsidRDefault="001837F8" w:rsidP="00CD2394">
            <w:pPr>
              <w:pStyle w:val="NoSpacing"/>
              <w:keepLines/>
              <w:rPr>
                <w:rFonts w:cstheme="minorHAnsi"/>
                <w:color w:val="000000"/>
                <w:szCs w:val="24"/>
              </w:rPr>
            </w:pPr>
            <w:r>
              <w:rPr>
                <w:rFonts w:cstheme="minorHAnsi"/>
                <w:color w:val="000000"/>
                <w:szCs w:val="24"/>
              </w:rPr>
              <w:t>pietās, pietātis (f</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567260" w14:textId="77777777" w:rsidR="001837F8" w:rsidRPr="00927D8E" w:rsidRDefault="001837F8" w:rsidP="00CD2394">
            <w:pPr>
              <w:pStyle w:val="NoSpacing"/>
              <w:keepLines/>
              <w:rPr>
                <w:rFonts w:cstheme="minorHAnsi"/>
                <w:color w:val="000000"/>
                <w:szCs w:val="24"/>
              </w:rPr>
            </w:pPr>
            <w:r>
              <w:rPr>
                <w:rFonts w:cstheme="minorHAnsi"/>
                <w:color w:val="000000"/>
                <w:szCs w:val="24"/>
              </w:rPr>
              <w:t>duty, devotion</w:t>
            </w:r>
          </w:p>
        </w:tc>
      </w:tr>
      <w:tr w:rsidR="001837F8" w:rsidRPr="00927D8E" w14:paraId="141CFACD"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A5C72F" w14:textId="557C4A1C" w:rsidR="001837F8" w:rsidRPr="00927D8E" w:rsidRDefault="001837F8" w:rsidP="00CD2394">
            <w:pPr>
              <w:pStyle w:val="NoSpacing"/>
              <w:keepLines/>
              <w:rPr>
                <w:rFonts w:cstheme="minorHAnsi"/>
                <w:color w:val="000000"/>
                <w:szCs w:val="24"/>
              </w:rPr>
            </w:pPr>
            <w:r>
              <w:rPr>
                <w:rFonts w:cstheme="minorHAnsi"/>
                <w:color w:val="000000"/>
                <w:szCs w:val="24"/>
              </w:rPr>
              <w:t>soror,sorōris (f</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D71A68" w14:textId="77777777" w:rsidR="001837F8" w:rsidRPr="00927D8E" w:rsidRDefault="001837F8" w:rsidP="00CD2394">
            <w:pPr>
              <w:pStyle w:val="NoSpacing"/>
              <w:keepLines/>
              <w:rPr>
                <w:rFonts w:cstheme="minorHAnsi"/>
                <w:color w:val="000000"/>
                <w:szCs w:val="24"/>
              </w:rPr>
            </w:pPr>
            <w:r>
              <w:rPr>
                <w:rFonts w:cstheme="minorHAnsi"/>
                <w:color w:val="000000"/>
                <w:szCs w:val="24"/>
              </w:rPr>
              <w:t>sister</w:t>
            </w:r>
          </w:p>
        </w:tc>
      </w:tr>
      <w:tr w:rsidR="001837F8" w:rsidRPr="00927D8E" w14:paraId="09381FD7"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6CE36FB" w14:textId="1C340039" w:rsidR="001837F8" w:rsidRPr="00927D8E" w:rsidRDefault="001837F8" w:rsidP="00CD2394">
            <w:pPr>
              <w:pStyle w:val="NoSpacing"/>
              <w:keepLines/>
              <w:rPr>
                <w:rFonts w:cstheme="minorHAnsi"/>
                <w:color w:val="000000"/>
                <w:szCs w:val="24"/>
              </w:rPr>
            </w:pPr>
            <w:r>
              <w:rPr>
                <w:rFonts w:cstheme="minorHAnsi"/>
                <w:color w:val="000000"/>
                <w:szCs w:val="24"/>
              </w:rPr>
              <w:t>fabula,fabulae (f</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2010FB" w14:textId="77777777" w:rsidR="001837F8" w:rsidRPr="00927D8E" w:rsidRDefault="001837F8" w:rsidP="00CD2394">
            <w:pPr>
              <w:pStyle w:val="NoSpacing"/>
              <w:keepLines/>
              <w:rPr>
                <w:rFonts w:cstheme="minorHAnsi"/>
                <w:color w:val="000000"/>
                <w:szCs w:val="24"/>
              </w:rPr>
            </w:pPr>
            <w:r>
              <w:rPr>
                <w:rFonts w:cstheme="minorHAnsi"/>
                <w:color w:val="000000"/>
                <w:szCs w:val="24"/>
              </w:rPr>
              <w:t>story</w:t>
            </w:r>
          </w:p>
        </w:tc>
      </w:tr>
      <w:tr w:rsidR="001837F8" w:rsidRPr="00927D8E" w14:paraId="10CD74AC"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2A267D" w14:textId="11F93B57" w:rsidR="001837F8" w:rsidRPr="00927D8E" w:rsidRDefault="001837F8" w:rsidP="00CD2394">
            <w:pPr>
              <w:pStyle w:val="NoSpacing"/>
              <w:keepLines/>
              <w:rPr>
                <w:rFonts w:cstheme="minorHAnsi"/>
                <w:color w:val="000000"/>
                <w:szCs w:val="24"/>
              </w:rPr>
            </w:pPr>
            <w:r>
              <w:rPr>
                <w:rFonts w:cstheme="minorHAnsi"/>
                <w:color w:val="000000"/>
                <w:szCs w:val="24"/>
              </w:rPr>
              <w:t>auctor, auctōris (m</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11369C4" w14:textId="77777777" w:rsidR="001837F8" w:rsidRPr="00927D8E" w:rsidRDefault="001837F8" w:rsidP="00CD2394">
            <w:pPr>
              <w:pStyle w:val="NoSpacing"/>
              <w:keepLines/>
              <w:rPr>
                <w:rFonts w:cstheme="minorHAnsi"/>
                <w:color w:val="000000"/>
                <w:szCs w:val="24"/>
              </w:rPr>
            </w:pPr>
            <w:r>
              <w:rPr>
                <w:rFonts w:cstheme="minorHAnsi"/>
                <w:color w:val="000000"/>
                <w:szCs w:val="24"/>
              </w:rPr>
              <w:t>author, originator, founder</w:t>
            </w:r>
          </w:p>
        </w:tc>
      </w:tr>
      <w:tr w:rsidR="001837F8" w:rsidRPr="00927D8E" w14:paraId="7506B0F0"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501B6B0" w14:textId="216627AA" w:rsidR="001837F8" w:rsidRPr="00927D8E" w:rsidRDefault="001837F8" w:rsidP="00CD2394">
            <w:pPr>
              <w:pStyle w:val="NoSpacing"/>
              <w:keepLines/>
              <w:rPr>
                <w:rFonts w:cstheme="minorHAnsi"/>
                <w:color w:val="000000"/>
                <w:szCs w:val="24"/>
              </w:rPr>
            </w:pPr>
            <w:r>
              <w:rPr>
                <w:rFonts w:cstheme="minorHAnsi"/>
                <w:color w:val="000000"/>
                <w:szCs w:val="24"/>
              </w:rPr>
              <w:t>carmen, carminis (n</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CA4D5D" w14:textId="27566432" w:rsidR="001837F8" w:rsidRPr="00927D8E" w:rsidRDefault="001837F8" w:rsidP="00CD2394">
            <w:pPr>
              <w:pStyle w:val="NoSpacing"/>
              <w:keepLines/>
              <w:rPr>
                <w:rFonts w:cstheme="minorHAnsi"/>
                <w:color w:val="000000"/>
                <w:szCs w:val="24"/>
              </w:rPr>
            </w:pPr>
            <w:r>
              <w:rPr>
                <w:rFonts w:cstheme="minorHAnsi"/>
                <w:color w:val="000000"/>
                <w:szCs w:val="24"/>
              </w:rPr>
              <w:t>song</w:t>
            </w:r>
            <w:r w:rsidR="00DF17BD">
              <w:rPr>
                <w:rFonts w:cstheme="minorHAnsi"/>
                <w:color w:val="000000"/>
                <w:szCs w:val="24"/>
              </w:rPr>
              <w:t>, poem</w:t>
            </w:r>
          </w:p>
        </w:tc>
      </w:tr>
      <w:tr w:rsidR="001837F8" w:rsidRPr="00927D8E" w14:paraId="46E7D89D"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BEE452" w14:textId="670C5AEE" w:rsidR="001837F8" w:rsidRPr="00927D8E" w:rsidRDefault="001837F8" w:rsidP="00CD2394">
            <w:pPr>
              <w:pStyle w:val="NoSpacing"/>
              <w:keepLines/>
              <w:rPr>
                <w:rFonts w:cstheme="minorHAnsi"/>
                <w:color w:val="000000"/>
                <w:szCs w:val="24"/>
              </w:rPr>
            </w:pPr>
            <w:r>
              <w:rPr>
                <w:rFonts w:cstheme="minorHAnsi"/>
                <w:color w:val="000000"/>
                <w:szCs w:val="24"/>
              </w:rPr>
              <w:lastRenderedPageBreak/>
              <w:t>epistula, epistulae (f</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49DE73" w14:textId="77777777" w:rsidR="001837F8" w:rsidRPr="00927D8E" w:rsidRDefault="001837F8" w:rsidP="00CD2394">
            <w:pPr>
              <w:pStyle w:val="NoSpacing"/>
              <w:keepLines/>
              <w:rPr>
                <w:rFonts w:cstheme="minorHAnsi"/>
                <w:color w:val="000000"/>
                <w:szCs w:val="24"/>
              </w:rPr>
            </w:pPr>
            <w:r>
              <w:rPr>
                <w:rFonts w:cstheme="minorHAnsi"/>
                <w:color w:val="000000"/>
                <w:szCs w:val="24"/>
              </w:rPr>
              <w:t>letter</w:t>
            </w:r>
          </w:p>
        </w:tc>
      </w:tr>
      <w:tr w:rsidR="001837F8" w:rsidRPr="00927D8E" w14:paraId="4ADE9428"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76DDC05" w14:textId="600942D0" w:rsidR="001837F8" w:rsidRPr="00927D8E" w:rsidRDefault="001837F8" w:rsidP="00CD2394">
            <w:pPr>
              <w:pStyle w:val="NoSpacing"/>
              <w:keepLines/>
              <w:rPr>
                <w:rFonts w:cstheme="minorHAnsi"/>
                <w:color w:val="000000"/>
                <w:szCs w:val="24"/>
              </w:rPr>
            </w:pPr>
            <w:r>
              <w:rPr>
                <w:rFonts w:cstheme="minorHAnsi"/>
                <w:color w:val="000000"/>
                <w:szCs w:val="24"/>
              </w:rPr>
              <w:t>poēta, poētae (m</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C9E959D" w14:textId="77777777" w:rsidR="001837F8" w:rsidRPr="00927D8E" w:rsidRDefault="001837F8" w:rsidP="00CD2394">
            <w:pPr>
              <w:pStyle w:val="NoSpacing"/>
              <w:keepLines/>
              <w:rPr>
                <w:rFonts w:cstheme="minorHAnsi"/>
                <w:color w:val="000000"/>
                <w:szCs w:val="24"/>
              </w:rPr>
            </w:pPr>
            <w:r>
              <w:rPr>
                <w:rFonts w:cstheme="minorHAnsi"/>
                <w:color w:val="000000"/>
                <w:szCs w:val="24"/>
              </w:rPr>
              <w:t>poet</w:t>
            </w:r>
          </w:p>
        </w:tc>
      </w:tr>
      <w:tr w:rsidR="001837F8" w:rsidRPr="00927D8E" w14:paraId="52593673"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E6A07D" w14:textId="5E55040C" w:rsidR="001837F8" w:rsidRPr="00927D8E" w:rsidRDefault="001837F8" w:rsidP="00CD2394">
            <w:pPr>
              <w:pStyle w:val="NoSpacing"/>
              <w:keepLines/>
              <w:rPr>
                <w:rFonts w:cstheme="minorHAnsi"/>
                <w:color w:val="000000"/>
                <w:szCs w:val="24"/>
              </w:rPr>
            </w:pPr>
            <w:r>
              <w:rPr>
                <w:rFonts w:cstheme="minorHAnsi"/>
                <w:color w:val="000000"/>
                <w:szCs w:val="24"/>
              </w:rPr>
              <w:t>verbum, verbī (n</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A7D312" w14:textId="77777777" w:rsidR="001837F8" w:rsidRPr="00927D8E" w:rsidRDefault="001837F8" w:rsidP="00CD2394">
            <w:pPr>
              <w:pStyle w:val="NoSpacing"/>
              <w:keepLines/>
              <w:rPr>
                <w:rFonts w:cstheme="minorHAnsi"/>
                <w:color w:val="000000"/>
                <w:szCs w:val="24"/>
              </w:rPr>
            </w:pPr>
            <w:r>
              <w:rPr>
                <w:rFonts w:cstheme="minorHAnsi"/>
                <w:color w:val="000000"/>
                <w:szCs w:val="24"/>
              </w:rPr>
              <w:t>word</w:t>
            </w:r>
          </w:p>
        </w:tc>
      </w:tr>
      <w:tr w:rsidR="001837F8" w:rsidRPr="00927D8E" w14:paraId="0E3ADCD0"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8ABC9C" w14:textId="7E891C11" w:rsidR="001837F8" w:rsidRDefault="001837F8" w:rsidP="00CD2394">
            <w:pPr>
              <w:pStyle w:val="NoSpacing"/>
              <w:keepLines/>
              <w:rPr>
                <w:rFonts w:cstheme="minorHAnsi"/>
                <w:color w:val="000000"/>
                <w:szCs w:val="24"/>
              </w:rPr>
            </w:pPr>
            <w:r>
              <w:rPr>
                <w:rFonts w:cstheme="minorHAnsi"/>
                <w:color w:val="000000"/>
                <w:szCs w:val="24"/>
              </w:rPr>
              <w:t>senex, senis (m</w:t>
            </w:r>
            <w:r w:rsidR="007229E8">
              <w:rPr>
                <w:rFonts w:cstheme="minorHAnsi"/>
                <w:color w:val="000000"/>
                <w:szCs w:val="24"/>
              </w:rPr>
              <w:t>.</w:t>
            </w:r>
            <w:r>
              <w:rPr>
                <w:rFonts w:cstheme="minorHAnsi"/>
                <w:color w:val="000000"/>
                <w:szCs w:val="24"/>
              </w:rPr>
              <w:t>)</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72768D" w14:textId="77777777" w:rsidR="001837F8" w:rsidRDefault="001837F8" w:rsidP="00CD2394">
            <w:pPr>
              <w:pStyle w:val="NoSpacing"/>
              <w:keepLines/>
              <w:rPr>
                <w:rFonts w:cstheme="minorHAnsi"/>
                <w:color w:val="000000"/>
                <w:szCs w:val="24"/>
              </w:rPr>
            </w:pPr>
            <w:r>
              <w:rPr>
                <w:rFonts w:cstheme="minorHAnsi"/>
                <w:color w:val="000000"/>
                <w:szCs w:val="24"/>
              </w:rPr>
              <w:t>old man, elder</w:t>
            </w:r>
          </w:p>
        </w:tc>
      </w:tr>
      <w:tr w:rsidR="00DB55DA" w:rsidRPr="00927D8E" w14:paraId="7C2831F5"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C49E08F" w14:textId="2A67A80D" w:rsidR="00DB55DA" w:rsidRDefault="00DB55DA" w:rsidP="00CD2394">
            <w:pPr>
              <w:pStyle w:val="NoSpacing"/>
              <w:keepLines/>
              <w:rPr>
                <w:rFonts w:cstheme="minorHAnsi"/>
                <w:color w:val="000000"/>
                <w:szCs w:val="24"/>
              </w:rPr>
            </w:pPr>
            <w:r>
              <w:rPr>
                <w:rFonts w:cstheme="minorHAnsi"/>
                <w:color w:val="000000"/>
                <w:szCs w:val="24"/>
              </w:rPr>
              <w:t>arbor, arboris (f.)</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389E93" w14:textId="6E9A60B7" w:rsidR="00DB55DA" w:rsidRDefault="00DB55DA" w:rsidP="00CD2394">
            <w:pPr>
              <w:pStyle w:val="NoSpacing"/>
              <w:keepLines/>
              <w:rPr>
                <w:rFonts w:cstheme="minorHAnsi"/>
                <w:color w:val="000000"/>
                <w:szCs w:val="24"/>
              </w:rPr>
            </w:pPr>
            <w:r>
              <w:rPr>
                <w:rFonts w:cstheme="minorHAnsi"/>
                <w:color w:val="000000"/>
                <w:szCs w:val="24"/>
              </w:rPr>
              <w:t>tree</w:t>
            </w:r>
          </w:p>
        </w:tc>
      </w:tr>
      <w:tr w:rsidR="001837F8" w:rsidRPr="00927D8E" w14:paraId="63FFA30D"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35C606" w14:textId="77777777" w:rsidR="001837F8" w:rsidRPr="00BE3FC3" w:rsidRDefault="001837F8" w:rsidP="00CD2394">
            <w:pPr>
              <w:pStyle w:val="NoSpacing"/>
              <w:keepLines/>
              <w:rPr>
                <w:rFonts w:cstheme="minorHAnsi"/>
                <w:b/>
                <w:color w:val="000000"/>
                <w:szCs w:val="24"/>
              </w:rPr>
            </w:pPr>
            <w:r w:rsidRPr="00BE3FC3">
              <w:rPr>
                <w:rFonts w:cstheme="minorHAnsi"/>
                <w:b/>
                <w:color w:val="000000"/>
                <w:szCs w:val="24"/>
              </w:rPr>
              <w:t>Verbs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FA78F8" w14:textId="77777777" w:rsidR="001837F8" w:rsidRPr="00927D8E" w:rsidRDefault="001837F8" w:rsidP="00CD2394">
            <w:pPr>
              <w:pStyle w:val="NoSpacing"/>
              <w:keepLines/>
              <w:rPr>
                <w:rFonts w:cstheme="minorHAnsi"/>
                <w:color w:val="000000"/>
                <w:szCs w:val="24"/>
              </w:rPr>
            </w:pPr>
          </w:p>
        </w:tc>
      </w:tr>
      <w:tr w:rsidR="001837F8" w:rsidRPr="00927D8E" w14:paraId="2DBDBEF7"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1F1C36" w14:textId="77777777" w:rsidR="001837F8" w:rsidRPr="00927D8E" w:rsidRDefault="001837F8" w:rsidP="00CD2394">
            <w:pPr>
              <w:pStyle w:val="NoSpacing"/>
              <w:keepLines/>
              <w:rPr>
                <w:rFonts w:cstheme="minorHAnsi"/>
                <w:color w:val="000000"/>
                <w:szCs w:val="24"/>
              </w:rPr>
            </w:pPr>
            <w:r>
              <w:rPr>
                <w:rFonts w:cstheme="minorHAnsi"/>
                <w:color w:val="000000"/>
                <w:szCs w:val="24"/>
              </w:rPr>
              <w:t>scrībō, scrībere, scrīpsī, scrīptus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8A3271" w14:textId="77777777" w:rsidR="001837F8" w:rsidRPr="00927D8E" w:rsidRDefault="001837F8" w:rsidP="00CD2394">
            <w:pPr>
              <w:pStyle w:val="NoSpacing"/>
              <w:keepLines/>
              <w:rPr>
                <w:rFonts w:cstheme="minorHAnsi"/>
                <w:color w:val="000000"/>
                <w:szCs w:val="24"/>
              </w:rPr>
            </w:pPr>
            <w:r>
              <w:rPr>
                <w:rFonts w:cstheme="minorHAnsi"/>
                <w:color w:val="000000"/>
                <w:szCs w:val="24"/>
              </w:rPr>
              <w:t>to write</w:t>
            </w:r>
          </w:p>
        </w:tc>
      </w:tr>
      <w:tr w:rsidR="001837F8" w:rsidRPr="00927D8E" w14:paraId="16B539A6"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353E01F" w14:textId="77777777" w:rsidR="001837F8" w:rsidRPr="00927D8E" w:rsidRDefault="001837F8" w:rsidP="00CD2394">
            <w:pPr>
              <w:pStyle w:val="NoSpacing"/>
              <w:keepLines/>
              <w:rPr>
                <w:rFonts w:cstheme="minorHAnsi"/>
                <w:color w:val="000000"/>
                <w:szCs w:val="24"/>
              </w:rPr>
            </w:pPr>
            <w:r>
              <w:rPr>
                <w:rFonts w:cstheme="minorHAnsi"/>
                <w:color w:val="000000"/>
                <w:szCs w:val="24"/>
              </w:rPr>
              <w:t>sedeō, sedēre, sēdī, sessus*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C9FB2A" w14:textId="77777777" w:rsidR="001837F8" w:rsidRPr="00927D8E" w:rsidRDefault="001837F8" w:rsidP="00CD2394">
            <w:pPr>
              <w:pStyle w:val="NoSpacing"/>
              <w:keepLines/>
              <w:rPr>
                <w:rFonts w:cstheme="minorHAnsi"/>
                <w:color w:val="000000"/>
                <w:szCs w:val="24"/>
              </w:rPr>
            </w:pPr>
            <w:r>
              <w:rPr>
                <w:rFonts w:cstheme="minorHAnsi"/>
                <w:color w:val="000000"/>
                <w:szCs w:val="24"/>
              </w:rPr>
              <w:t>to sit</w:t>
            </w:r>
          </w:p>
        </w:tc>
      </w:tr>
      <w:tr w:rsidR="001837F8" w:rsidRPr="00927D8E" w14:paraId="61CBD083"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1716268" w14:textId="77777777" w:rsidR="001837F8" w:rsidRPr="00927D8E" w:rsidRDefault="001837F8" w:rsidP="00CD2394">
            <w:pPr>
              <w:pStyle w:val="NoSpacing"/>
              <w:keepLines/>
              <w:rPr>
                <w:rFonts w:cstheme="minorHAnsi"/>
                <w:color w:val="000000"/>
                <w:szCs w:val="24"/>
              </w:rPr>
            </w:pPr>
            <w:r>
              <w:rPr>
                <w:rFonts w:cstheme="minorHAnsi"/>
                <w:color w:val="000000"/>
                <w:szCs w:val="24"/>
              </w:rPr>
              <w:t>relinquō, relinquere, relīquī, relictus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5D90619" w14:textId="77777777" w:rsidR="001837F8" w:rsidRPr="00927D8E" w:rsidRDefault="001837F8" w:rsidP="00CD2394">
            <w:pPr>
              <w:pStyle w:val="NoSpacing"/>
              <w:keepLines/>
              <w:rPr>
                <w:rFonts w:cstheme="minorHAnsi"/>
                <w:color w:val="000000"/>
                <w:szCs w:val="24"/>
              </w:rPr>
            </w:pPr>
            <w:r>
              <w:rPr>
                <w:rFonts w:cstheme="minorHAnsi"/>
                <w:color w:val="000000"/>
                <w:szCs w:val="24"/>
              </w:rPr>
              <w:t>to leave, abandon</w:t>
            </w:r>
          </w:p>
        </w:tc>
      </w:tr>
      <w:tr w:rsidR="001837F8" w:rsidRPr="00927D8E" w14:paraId="1D3C982B"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30B0CDA" w14:textId="77777777" w:rsidR="001837F8" w:rsidRPr="00927D8E" w:rsidRDefault="001837F8" w:rsidP="00CD2394">
            <w:pPr>
              <w:pStyle w:val="NoSpacing"/>
              <w:keepLines/>
              <w:rPr>
                <w:rFonts w:cstheme="minorHAnsi"/>
                <w:color w:val="000000"/>
                <w:szCs w:val="24"/>
              </w:rPr>
            </w:pPr>
            <w:r>
              <w:rPr>
                <w:rFonts w:cstheme="minorHAnsi"/>
                <w:color w:val="000000"/>
                <w:szCs w:val="24"/>
              </w:rPr>
              <w:t>agō, agere, ēgī, āctus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F8EA2D" w14:textId="1BD4F413" w:rsidR="001837F8" w:rsidRPr="00927D8E" w:rsidRDefault="001837F8" w:rsidP="00CD2394">
            <w:pPr>
              <w:pStyle w:val="NoSpacing"/>
              <w:keepLines/>
              <w:rPr>
                <w:rFonts w:cstheme="minorHAnsi"/>
                <w:color w:val="000000"/>
                <w:szCs w:val="24"/>
              </w:rPr>
            </w:pPr>
            <w:r>
              <w:rPr>
                <w:rFonts w:cstheme="minorHAnsi"/>
                <w:color w:val="000000"/>
                <w:szCs w:val="24"/>
              </w:rPr>
              <w:t>to do, drive, perform</w:t>
            </w:r>
            <w:r w:rsidR="009A373D">
              <w:rPr>
                <w:rFonts w:cstheme="minorHAnsi"/>
                <w:color w:val="000000"/>
                <w:szCs w:val="24"/>
              </w:rPr>
              <w:t>, lead</w:t>
            </w:r>
          </w:p>
        </w:tc>
      </w:tr>
      <w:tr w:rsidR="001837F8" w:rsidRPr="00927D8E" w14:paraId="3D554910"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A6589A" w14:textId="77777777" w:rsidR="001837F8" w:rsidRPr="006B26DF" w:rsidRDefault="001837F8" w:rsidP="00CD2394">
            <w:pPr>
              <w:pStyle w:val="NoSpacing"/>
              <w:keepLines/>
              <w:rPr>
                <w:rFonts w:cstheme="minorHAnsi"/>
                <w:b/>
                <w:color w:val="000000"/>
                <w:szCs w:val="24"/>
              </w:rPr>
            </w:pPr>
            <w:r>
              <w:rPr>
                <w:rFonts w:cstheme="minorHAnsi"/>
                <w:b/>
                <w:color w:val="000000"/>
                <w:szCs w:val="24"/>
              </w:rPr>
              <w:t>Adverbs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A1E183" w14:textId="77777777" w:rsidR="001837F8" w:rsidRPr="00927D8E" w:rsidRDefault="001837F8" w:rsidP="00CD2394">
            <w:pPr>
              <w:pStyle w:val="NoSpacing"/>
              <w:keepLines/>
              <w:rPr>
                <w:rFonts w:cstheme="minorHAnsi"/>
                <w:color w:val="000000"/>
                <w:szCs w:val="24"/>
              </w:rPr>
            </w:pPr>
          </w:p>
        </w:tc>
      </w:tr>
      <w:tr w:rsidR="001837F8" w:rsidRPr="00927D8E" w14:paraId="23C4D2C4"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BE0C8ED"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ibi</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88E4F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there</w:t>
            </w:r>
          </w:p>
        </w:tc>
      </w:tr>
      <w:tr w:rsidR="001837F8" w:rsidRPr="00927D8E" w14:paraId="1C238D48"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D6666B"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ubi</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C240012"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where</w:t>
            </w:r>
          </w:p>
        </w:tc>
      </w:tr>
      <w:tr w:rsidR="001837F8" w:rsidRPr="00927D8E" w14:paraId="101183EE" w14:textId="77777777" w:rsidTr="008758E5">
        <w:trPr>
          <w:trHeight w:val="269"/>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EFB55C"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semper</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90D58B8" w14:textId="77777777" w:rsidR="001837F8" w:rsidRPr="00927D8E" w:rsidRDefault="001837F8" w:rsidP="00CD2394">
            <w:pPr>
              <w:pStyle w:val="NoSpacing"/>
              <w:keepLines/>
              <w:rPr>
                <w:rFonts w:cstheme="minorHAnsi"/>
                <w:color w:val="000000"/>
                <w:szCs w:val="24"/>
              </w:rPr>
            </w:pPr>
            <w:r w:rsidRPr="00927D8E">
              <w:rPr>
                <w:rFonts w:cstheme="minorHAnsi"/>
                <w:color w:val="000000"/>
                <w:szCs w:val="24"/>
              </w:rPr>
              <w:t>always</w:t>
            </w:r>
          </w:p>
        </w:tc>
      </w:tr>
    </w:tbl>
    <w:p w14:paraId="0AFF0952" w14:textId="77777777" w:rsidR="001837F8" w:rsidRDefault="001837F8" w:rsidP="00CD2394">
      <w:pPr>
        <w:keepLines/>
      </w:pPr>
    </w:p>
    <w:p w14:paraId="1324A6AF" w14:textId="624618C0" w:rsidR="001E43CB" w:rsidRPr="004878C0" w:rsidRDefault="001E43CB" w:rsidP="00FA01CA">
      <w:pPr>
        <w:pStyle w:val="Title"/>
        <w:rPr>
          <w:rStyle w:val="IntenseEmphasis"/>
        </w:rPr>
      </w:pPr>
      <w:r w:rsidRPr="004878C0">
        <w:rPr>
          <w:rStyle w:val="IntenseEmphasis"/>
        </w:rPr>
        <w:t>Reading Chapter II</w:t>
      </w:r>
      <w:r w:rsidR="005839F6">
        <w:rPr>
          <w:rStyle w:val="IntenseEmphasis"/>
        </w:rPr>
        <w:t>: Creation of the Myrmidons</w:t>
      </w:r>
    </w:p>
    <w:p w14:paraId="0E46349E" w14:textId="73557A1B" w:rsidR="00543EA6" w:rsidRDefault="00543EA6" w:rsidP="001E43CB">
      <w:r>
        <w:br/>
        <w:t>After you segment and identify sentence patterns, translate the following passage and answer the questions.</w:t>
      </w:r>
    </w:p>
    <w:p w14:paraId="106E43C9" w14:textId="6345F7F4" w:rsidR="001E43CB" w:rsidRPr="00543EA6" w:rsidRDefault="00F9442F" w:rsidP="001E43CB">
      <w:pPr>
        <w:rPr>
          <w:b/>
          <w:bCs/>
        </w:rPr>
      </w:pPr>
      <w:r w:rsidRPr="00543EA6">
        <w:rPr>
          <w:b/>
          <w:bCs/>
        </w:rPr>
        <w:t>Aeacus is the king of a large island south of Athens called Aegina. Hera (Juno) is mad at the inhabitants for not worshipping her, and she causes a great plague to fall upon the island. This is the mythical account of how the new citizens came to be:</w:t>
      </w:r>
    </w:p>
    <w:p w14:paraId="1ADC944D" w14:textId="1018F0B7" w:rsidR="00605E31" w:rsidRDefault="00605E31" w:rsidP="001E43CB">
      <w:r>
        <w:t>Aeacus insulam Aeginam r</w:t>
      </w:r>
      <w:r w:rsidR="00B24920">
        <w:t>ē</w:t>
      </w:r>
      <w:r>
        <w:t>xit. templa et litora et silv</w:t>
      </w:r>
      <w:r w:rsidR="00883BA6">
        <w:t>ae</w:t>
      </w:r>
      <w:r>
        <w:t xml:space="preserve"> et mont</w:t>
      </w:r>
      <w:r w:rsidR="00B24920">
        <w:t>ē</w:t>
      </w:r>
      <w:r>
        <w:t>s et equ</w:t>
      </w:r>
      <w:r w:rsidR="00B24920">
        <w:t>ī</w:t>
      </w:r>
      <w:r>
        <w:t xml:space="preserve"> in </w:t>
      </w:r>
      <w:r w:rsidR="00883BA6">
        <w:t>insul</w:t>
      </w:r>
      <w:r w:rsidR="00F9442F">
        <w:t>ā</w:t>
      </w:r>
      <w:r w:rsidR="00883BA6">
        <w:t xml:space="preserve"> erant</w:t>
      </w:r>
      <w:r>
        <w:t>.</w:t>
      </w:r>
      <w:r w:rsidR="00DB55DA">
        <w:t xml:space="preserve"> </w:t>
      </w:r>
      <w:r w:rsidR="00B24920">
        <w:t xml:space="preserve">nōn </w:t>
      </w:r>
      <w:r w:rsidR="003347FA">
        <w:t>erant</w:t>
      </w:r>
      <w:r w:rsidR="00B24920">
        <w:t>, autem, nec familiae nec iuvenēs. nullus populus in Aeginā habitābat. ante</w:t>
      </w:r>
      <w:r w:rsidR="003347FA">
        <w:t>ā</w:t>
      </w:r>
      <w:r w:rsidR="00B24920">
        <w:t xml:space="preserve"> vir</w:t>
      </w:r>
      <w:r w:rsidR="003347FA">
        <w:t>ō</w:t>
      </w:r>
      <w:r w:rsidR="00B24920">
        <w:t>s femin</w:t>
      </w:r>
      <w:r w:rsidR="003347FA">
        <w:t>ā</w:t>
      </w:r>
      <w:r w:rsidR="00B24920">
        <w:t>sque morbus</w:t>
      </w:r>
      <w:r w:rsidR="003347FA">
        <w:t xml:space="preserve"> habuit nec servāre eōs poterat Aeacus.</w:t>
      </w:r>
    </w:p>
    <w:p w14:paraId="51085F96" w14:textId="59A3FD23" w:rsidR="00FE621A" w:rsidRDefault="00A557F3" w:rsidP="001E43CB">
      <w:r>
        <w:t>senex ex</w:t>
      </w:r>
      <w:r w:rsidR="003347FA">
        <w:t xml:space="preserve"> vi</w:t>
      </w:r>
      <w:r w:rsidR="005839F6">
        <w:t>ā</w:t>
      </w:r>
      <w:r w:rsidR="003347FA">
        <w:t xml:space="preserve"> tunc </w:t>
      </w:r>
      <w:r w:rsidR="00B16113">
        <w:t>i</w:t>
      </w:r>
      <w:r w:rsidR="003347FA">
        <w:t>bat et in arbor</w:t>
      </w:r>
      <w:r>
        <w:t>is umbr</w:t>
      </w:r>
      <w:r w:rsidR="005839F6">
        <w:t>ā</w:t>
      </w:r>
      <w:r w:rsidR="003347FA">
        <w:t xml:space="preserve"> s</w:t>
      </w:r>
      <w:r w:rsidR="005839F6">
        <w:t>ē</w:t>
      </w:r>
      <w:r w:rsidR="003347FA">
        <w:t xml:space="preserve">dit. </w:t>
      </w:r>
      <w:r>
        <w:t>ibi v</w:t>
      </w:r>
      <w:r w:rsidR="005839F6">
        <w:t>ī</w:t>
      </w:r>
      <w:r>
        <w:t>dit mult</w:t>
      </w:r>
      <w:r w:rsidR="005839F6">
        <w:t>ā</w:t>
      </w:r>
      <w:r>
        <w:t>s form</w:t>
      </w:r>
      <w:r w:rsidR="005839F6">
        <w:t>ī</w:t>
      </w:r>
      <w:r>
        <w:t xml:space="preserve">cas. </w:t>
      </w:r>
      <w:r w:rsidR="00B16113">
        <w:t>ambul</w:t>
      </w:r>
      <w:r w:rsidR="005839F6">
        <w:t>ā</w:t>
      </w:r>
      <w:r w:rsidR="00B16113">
        <w:t xml:space="preserve">bant ad illam arborem et </w:t>
      </w:r>
      <w:r w:rsidR="005839F6">
        <w:t>lab</w:t>
      </w:r>
      <w:r w:rsidR="00092F83">
        <w:t>ō</w:t>
      </w:r>
      <w:r w:rsidR="005839F6">
        <w:t>r</w:t>
      </w:r>
      <w:r w:rsidR="00092F83">
        <w:t>ē</w:t>
      </w:r>
      <w:r w:rsidR="005839F6">
        <w:t>s ag</w:t>
      </w:r>
      <w:r w:rsidR="00092F83">
        <w:t>ē</w:t>
      </w:r>
      <w:r w:rsidR="005839F6">
        <w:t>bant</w:t>
      </w:r>
      <w:r w:rsidR="00B16113">
        <w:t xml:space="preserve">. </w:t>
      </w:r>
      <w:r w:rsidR="004878C0">
        <w:t>form</w:t>
      </w:r>
      <w:r w:rsidR="005839F6">
        <w:t>ī</w:t>
      </w:r>
      <w:r w:rsidR="004878C0">
        <w:t>cae</w:t>
      </w:r>
      <w:r w:rsidR="00B16113">
        <w:t xml:space="preserve"> eum movet et vocat etiam</w:t>
      </w:r>
      <w:r w:rsidR="004878C0">
        <w:t xml:space="preserve"> h</w:t>
      </w:r>
      <w:r w:rsidR="005839F6">
        <w:t>ī</w:t>
      </w:r>
      <w:r w:rsidR="004878C0">
        <w:t>s verb</w:t>
      </w:r>
      <w:r w:rsidR="005839F6">
        <w:t>ī</w:t>
      </w:r>
      <w:r w:rsidR="004878C0">
        <w:t>s patrem Iovem. “v</w:t>
      </w:r>
      <w:r w:rsidR="005839F6">
        <w:t>ī</w:t>
      </w:r>
      <w:r w:rsidR="004878C0">
        <w:t>dist</w:t>
      </w:r>
      <w:r w:rsidR="005839F6">
        <w:t>ī</w:t>
      </w:r>
      <w:r w:rsidR="004878C0">
        <w:t xml:space="preserve"> meam piet</w:t>
      </w:r>
      <w:r w:rsidR="005839F6">
        <w:t>ā</w:t>
      </w:r>
      <w:r w:rsidR="004878C0">
        <w:t xml:space="preserve">tem. </w:t>
      </w:r>
      <w:r w:rsidR="005839F6">
        <w:t xml:space="preserve">civēs similēs formīcīs </w:t>
      </w:r>
      <w:r w:rsidR="004878C0">
        <w:t>hab</w:t>
      </w:r>
      <w:r w:rsidR="005839F6">
        <w:t>ē</w:t>
      </w:r>
      <w:r w:rsidR="004878C0">
        <w:t>re vol</w:t>
      </w:r>
      <w:r w:rsidR="005839F6">
        <w:t>ō</w:t>
      </w:r>
      <w:r w:rsidR="00FE621A">
        <w:t xml:space="preserve">.” </w:t>
      </w:r>
    </w:p>
    <w:p w14:paraId="2D48E383" w14:textId="7823A09F" w:rsidR="002926DE" w:rsidRDefault="00FE621A" w:rsidP="001E43CB">
      <w:r>
        <w:t>in somni</w:t>
      </w:r>
      <w:r w:rsidR="002B3EC9">
        <w:t>ō</w:t>
      </w:r>
      <w:r>
        <w:t xml:space="preserve"> mult</w:t>
      </w:r>
      <w:r w:rsidR="002B3EC9">
        <w:t>ō</w:t>
      </w:r>
      <w:r>
        <w:t>s homin</w:t>
      </w:r>
      <w:r w:rsidR="002B3EC9">
        <w:t>ō</w:t>
      </w:r>
      <w:r>
        <w:t xml:space="preserve">s videt, sed </w:t>
      </w:r>
      <w:r w:rsidR="00AB6217">
        <w:t>im</w:t>
      </w:r>
      <w:r w:rsidR="00543EA6">
        <w:t>ā</w:t>
      </w:r>
      <w:r w:rsidR="00AB6217">
        <w:t>gin</w:t>
      </w:r>
      <w:r w:rsidR="002B3EC9">
        <w:t>ē</w:t>
      </w:r>
      <w:r w:rsidR="00AB6217">
        <w:t>s</w:t>
      </w:r>
      <w:r>
        <w:t xml:space="preserve"> Aeacum </w:t>
      </w:r>
      <w:r w:rsidR="00E1781D">
        <w:t>m</w:t>
      </w:r>
      <w:r w:rsidR="00543EA6">
        <w:t>ō</w:t>
      </w:r>
      <w:r w:rsidR="00E1781D">
        <w:t xml:space="preserve">x </w:t>
      </w:r>
      <w:r>
        <w:t xml:space="preserve">relinquunt. </w:t>
      </w:r>
      <w:r w:rsidR="00AB6217">
        <w:t>Nunc solus in lect</w:t>
      </w:r>
      <w:r w:rsidR="002B3EC9">
        <w:t>ō</w:t>
      </w:r>
      <w:r w:rsidR="00AB6217">
        <w:t xml:space="preserve"> est. </w:t>
      </w:r>
      <w:r w:rsidR="002926DE">
        <w:t>Telamon, n</w:t>
      </w:r>
      <w:r w:rsidR="00AB6217">
        <w:t>atus Aeac</w:t>
      </w:r>
      <w:r w:rsidR="002B3EC9">
        <w:t>ī</w:t>
      </w:r>
      <w:r w:rsidR="00AB6217">
        <w:t>, autem, ex agr</w:t>
      </w:r>
      <w:r w:rsidR="002B3EC9">
        <w:t>ō</w:t>
      </w:r>
      <w:r w:rsidR="00AB6217">
        <w:t xml:space="preserve"> subit</w:t>
      </w:r>
      <w:r w:rsidR="00543EA6">
        <w:t>ō</w:t>
      </w:r>
      <w:r w:rsidR="00AB6217">
        <w:t xml:space="preserve"> v</w:t>
      </w:r>
      <w:r w:rsidR="002B3EC9">
        <w:t>ē</w:t>
      </w:r>
      <w:r w:rsidR="00AB6217">
        <w:t xml:space="preserve">nit. </w:t>
      </w:r>
    </w:p>
    <w:p w14:paraId="23421803" w14:textId="64CC73F4" w:rsidR="001E43CB" w:rsidRDefault="002926DE" w:rsidP="001E43CB">
      <w:pPr>
        <w:rPr>
          <w:sz w:val="20"/>
          <w:szCs w:val="20"/>
        </w:rPr>
      </w:pPr>
      <w:r>
        <w:t>“v</w:t>
      </w:r>
      <w:r w:rsidR="002B3EC9">
        <w:t>ī</w:t>
      </w:r>
      <w:r>
        <w:t>d</w:t>
      </w:r>
      <w:r w:rsidR="002B3EC9">
        <w:t>ī</w:t>
      </w:r>
      <w:r>
        <w:t xml:space="preserve"> nov</w:t>
      </w:r>
      <w:r w:rsidR="002B3EC9">
        <w:t>ō</w:t>
      </w:r>
      <w:r>
        <w:t>s vir</w:t>
      </w:r>
      <w:r w:rsidR="002B3EC9">
        <w:t>ō</w:t>
      </w:r>
      <w:r>
        <w:t>s femin</w:t>
      </w:r>
      <w:r w:rsidR="002B3EC9">
        <w:t>ā</w:t>
      </w:r>
      <w:r>
        <w:t>sque in terr</w:t>
      </w:r>
      <w:r w:rsidR="002B3EC9">
        <w:t>ī</w:t>
      </w:r>
      <w:r>
        <w:t>s et mult</w:t>
      </w:r>
      <w:r w:rsidR="002B3EC9">
        <w:t>ō</w:t>
      </w:r>
      <w:r>
        <w:t>s iuven</w:t>
      </w:r>
      <w:r w:rsidR="002B3EC9">
        <w:t>ē</w:t>
      </w:r>
      <w:r>
        <w:t>s in vi</w:t>
      </w:r>
      <w:r w:rsidR="002B3EC9">
        <w:t>ī</w:t>
      </w:r>
      <w:r>
        <w:t xml:space="preserve">s,” inquit. </w:t>
      </w:r>
      <w:r w:rsidR="00FE621A">
        <w:t>Jup</w:t>
      </w:r>
      <w:r>
        <w:t>p</w:t>
      </w:r>
      <w:r w:rsidR="00FE621A">
        <w:t xml:space="preserve">iter </w:t>
      </w:r>
      <w:r>
        <w:t>verba ac v</w:t>
      </w:r>
      <w:r w:rsidR="002B3EC9">
        <w:t>ō</w:t>
      </w:r>
      <w:r>
        <w:t>ta aud</w:t>
      </w:r>
      <w:r w:rsidR="002B3EC9">
        <w:t>ī</w:t>
      </w:r>
      <w:r>
        <w:t>vit et civ</w:t>
      </w:r>
      <w:r w:rsidR="002B3EC9">
        <w:t>ē</w:t>
      </w:r>
      <w:r>
        <w:t>s ex form</w:t>
      </w:r>
      <w:r w:rsidR="002B3EC9">
        <w:t>ī</w:t>
      </w:r>
      <w:r>
        <w:t xml:space="preserve">cis </w:t>
      </w:r>
      <w:r w:rsidR="002B3EC9">
        <w:t>fēcit. Aeacus illōs civēs vocat “Myrmidonēs,” quia in linguā Graeciā formīcae sunt “</w:t>
      </w:r>
      <w:r w:rsidR="002B3EC9">
        <w:rPr>
          <w:i/>
          <w:iCs/>
        </w:rPr>
        <w:t>myrmēkes</w:t>
      </w:r>
      <w:r w:rsidR="002B3EC9">
        <w:t xml:space="preserve">.” poēta Homerus longum carmen dē Myrmidonōrum clārō duce scrīpsit. illius ducis nōmen </w:t>
      </w:r>
      <w:r w:rsidR="002B3EC9">
        <w:lastRenderedPageBreak/>
        <w:t>erat Achill</w:t>
      </w:r>
      <w:r w:rsidR="00543EA6">
        <w:t>ē</w:t>
      </w:r>
      <w:r w:rsidR="002B3EC9">
        <w:t>s.</w:t>
      </w:r>
      <w:r w:rsidR="00F9442F">
        <w:br/>
      </w:r>
      <w:r w:rsidR="004D626F">
        <w:t>---</w:t>
      </w:r>
      <w:r w:rsidR="00F9442F">
        <w:br/>
      </w:r>
      <w:r w:rsidR="00F9442F" w:rsidRPr="004D626F">
        <w:rPr>
          <w:i/>
          <w:iCs/>
        </w:rPr>
        <w:t>insula, insulae (f</w:t>
      </w:r>
      <w:r w:rsidR="00F222B3" w:rsidRPr="004D626F">
        <w:rPr>
          <w:i/>
          <w:iCs/>
        </w:rPr>
        <w:t>.</w:t>
      </w:r>
      <w:r w:rsidR="00F9442F" w:rsidRPr="004D626F">
        <w:rPr>
          <w:i/>
          <w:iCs/>
        </w:rPr>
        <w:t>)</w:t>
      </w:r>
      <w:r w:rsidR="00F9442F" w:rsidRPr="00F222B3">
        <w:t xml:space="preserve">: island; </w:t>
      </w:r>
      <w:r w:rsidR="00F9442F" w:rsidRPr="004D626F">
        <w:rPr>
          <w:i/>
          <w:iCs/>
        </w:rPr>
        <w:t>templum, templī (n</w:t>
      </w:r>
      <w:r w:rsidR="00F222B3" w:rsidRPr="004D626F">
        <w:rPr>
          <w:i/>
          <w:iCs/>
        </w:rPr>
        <w:t>.</w:t>
      </w:r>
      <w:r w:rsidR="00F9442F" w:rsidRPr="004D626F">
        <w:rPr>
          <w:i/>
          <w:iCs/>
        </w:rPr>
        <w:t>)</w:t>
      </w:r>
      <w:r w:rsidR="00F9442F" w:rsidRPr="00F222B3">
        <w:t xml:space="preserve">: temple; </w:t>
      </w:r>
      <w:r w:rsidR="00F9442F" w:rsidRPr="004D626F">
        <w:rPr>
          <w:i/>
          <w:iCs/>
        </w:rPr>
        <w:t>familia, familiae (f</w:t>
      </w:r>
      <w:r w:rsidR="00F222B3" w:rsidRPr="004D626F">
        <w:rPr>
          <w:i/>
          <w:iCs/>
        </w:rPr>
        <w:t>.</w:t>
      </w:r>
      <w:r w:rsidR="00F9442F" w:rsidRPr="004D626F">
        <w:rPr>
          <w:i/>
          <w:iCs/>
        </w:rPr>
        <w:t>)</w:t>
      </w:r>
      <w:r w:rsidR="00F9442F" w:rsidRPr="00F222B3">
        <w:t xml:space="preserve">: family; </w:t>
      </w:r>
      <w:r w:rsidR="00F9442F" w:rsidRPr="004D626F">
        <w:rPr>
          <w:i/>
          <w:iCs/>
        </w:rPr>
        <w:t>populus, populi</w:t>
      </w:r>
      <w:r w:rsidR="00543EA6" w:rsidRPr="004D626F">
        <w:rPr>
          <w:i/>
          <w:iCs/>
        </w:rPr>
        <w:t>ī</w:t>
      </w:r>
      <w:r w:rsidR="00F9442F" w:rsidRPr="004D626F">
        <w:rPr>
          <w:i/>
          <w:iCs/>
        </w:rPr>
        <w:t xml:space="preserve"> (m</w:t>
      </w:r>
      <w:r w:rsidR="00F222B3" w:rsidRPr="004D626F">
        <w:rPr>
          <w:i/>
          <w:iCs/>
        </w:rPr>
        <w:t>.</w:t>
      </w:r>
      <w:r w:rsidR="00F9442F" w:rsidRPr="004D626F">
        <w:rPr>
          <w:i/>
          <w:iCs/>
        </w:rPr>
        <w:t>)</w:t>
      </w:r>
      <w:r w:rsidR="00F9442F" w:rsidRPr="00F222B3">
        <w:t xml:space="preserve">: people, population; </w:t>
      </w:r>
      <w:r w:rsidR="00F9442F" w:rsidRPr="00F222B3">
        <w:rPr>
          <w:i/>
          <w:iCs/>
        </w:rPr>
        <w:t>habit</w:t>
      </w:r>
      <w:r w:rsidR="00543EA6" w:rsidRPr="00F222B3">
        <w:rPr>
          <w:i/>
          <w:iCs/>
        </w:rPr>
        <w:t>ō</w:t>
      </w:r>
      <w:r w:rsidR="00F9442F" w:rsidRPr="00F222B3">
        <w:rPr>
          <w:i/>
          <w:iCs/>
        </w:rPr>
        <w:t>, habit</w:t>
      </w:r>
      <w:r w:rsidR="00543EA6" w:rsidRPr="00F222B3">
        <w:rPr>
          <w:i/>
          <w:iCs/>
        </w:rPr>
        <w:t>ā</w:t>
      </w:r>
      <w:r w:rsidR="00F9442F" w:rsidRPr="00F222B3">
        <w:rPr>
          <w:i/>
          <w:iCs/>
        </w:rPr>
        <w:t>re</w:t>
      </w:r>
      <w:r w:rsidR="00F9442F" w:rsidRPr="00F222B3">
        <w:t xml:space="preserve">: to dwell in, inhabit; </w:t>
      </w:r>
      <w:r w:rsidR="00F9442F" w:rsidRPr="004D626F">
        <w:rPr>
          <w:i/>
          <w:iCs/>
        </w:rPr>
        <w:t>ante</w:t>
      </w:r>
      <w:r w:rsidR="00543EA6" w:rsidRPr="004D626F">
        <w:rPr>
          <w:i/>
          <w:iCs/>
        </w:rPr>
        <w:t>ā</w:t>
      </w:r>
      <w:r w:rsidR="00F9442F" w:rsidRPr="00F222B3">
        <w:t xml:space="preserve"> (adv.): previously; </w:t>
      </w:r>
      <w:r w:rsidR="00F9442F" w:rsidRPr="004D626F">
        <w:rPr>
          <w:i/>
          <w:iCs/>
        </w:rPr>
        <w:t>morbus, morb</w:t>
      </w:r>
      <w:r w:rsidR="00543EA6" w:rsidRPr="004D626F">
        <w:rPr>
          <w:i/>
          <w:iCs/>
        </w:rPr>
        <w:t>ī</w:t>
      </w:r>
      <w:r w:rsidR="00F9442F" w:rsidRPr="004D626F">
        <w:rPr>
          <w:i/>
          <w:iCs/>
        </w:rPr>
        <w:t xml:space="preserve"> (m</w:t>
      </w:r>
      <w:r w:rsidR="00F222B3" w:rsidRPr="004D626F">
        <w:rPr>
          <w:i/>
          <w:iCs/>
        </w:rPr>
        <w:t>.</w:t>
      </w:r>
      <w:r w:rsidR="00F9442F" w:rsidRPr="004D626F">
        <w:rPr>
          <w:i/>
          <w:iCs/>
        </w:rPr>
        <w:t>)</w:t>
      </w:r>
      <w:r w:rsidR="00F9442F" w:rsidRPr="00F222B3">
        <w:t xml:space="preserve">: sickness, plague; </w:t>
      </w:r>
      <w:r w:rsidR="00F222B3">
        <w:br/>
      </w:r>
      <w:r w:rsidR="00F9442F" w:rsidRPr="00F222B3">
        <w:br/>
      </w:r>
      <w:r w:rsidR="00F9442F" w:rsidRPr="00F222B3">
        <w:rPr>
          <w:i/>
          <w:iCs/>
        </w:rPr>
        <w:t>ibat</w:t>
      </w:r>
      <w:r w:rsidR="00F9442F" w:rsidRPr="00F222B3">
        <w:t xml:space="preserve">: imperfect form of </w:t>
      </w:r>
      <w:r w:rsidR="00F9442F" w:rsidRPr="00F222B3">
        <w:rPr>
          <w:i/>
          <w:iCs/>
        </w:rPr>
        <w:t>e</w:t>
      </w:r>
      <w:r w:rsidR="00543EA6" w:rsidRPr="00F222B3">
        <w:rPr>
          <w:i/>
          <w:iCs/>
        </w:rPr>
        <w:t>ō</w:t>
      </w:r>
      <w:r w:rsidR="00F9442F" w:rsidRPr="00F222B3">
        <w:t xml:space="preserve">; </w:t>
      </w:r>
      <w:r w:rsidR="00F9442F" w:rsidRPr="004D626F">
        <w:rPr>
          <w:i/>
          <w:iCs/>
        </w:rPr>
        <w:t>arbor, arboris (f</w:t>
      </w:r>
      <w:r w:rsidR="00F222B3" w:rsidRPr="004D626F">
        <w:rPr>
          <w:i/>
          <w:iCs/>
        </w:rPr>
        <w:t>.</w:t>
      </w:r>
      <w:r w:rsidR="00F9442F" w:rsidRPr="004D626F">
        <w:rPr>
          <w:i/>
          <w:iCs/>
        </w:rPr>
        <w:t>)</w:t>
      </w:r>
      <w:r w:rsidR="00F9442F" w:rsidRPr="00F222B3">
        <w:t xml:space="preserve">: tree; </w:t>
      </w:r>
      <w:r w:rsidR="00F9442F" w:rsidRPr="004D626F">
        <w:rPr>
          <w:i/>
          <w:iCs/>
        </w:rPr>
        <w:t>umbra, umbrae (f</w:t>
      </w:r>
      <w:r w:rsidR="00F222B3" w:rsidRPr="004D626F">
        <w:rPr>
          <w:i/>
          <w:iCs/>
        </w:rPr>
        <w:t>.</w:t>
      </w:r>
      <w:r w:rsidR="00F9442F" w:rsidRPr="004D626F">
        <w:rPr>
          <w:i/>
          <w:iCs/>
        </w:rPr>
        <w:t>)</w:t>
      </w:r>
      <w:r w:rsidR="00F9442F" w:rsidRPr="00F222B3">
        <w:t xml:space="preserve">: shadow; </w:t>
      </w:r>
      <w:r w:rsidR="00F9442F" w:rsidRPr="004D626F">
        <w:rPr>
          <w:i/>
          <w:iCs/>
        </w:rPr>
        <w:t>form</w:t>
      </w:r>
      <w:r w:rsidR="00543EA6" w:rsidRPr="004D626F">
        <w:rPr>
          <w:i/>
          <w:iCs/>
        </w:rPr>
        <w:t>ī</w:t>
      </w:r>
      <w:r w:rsidR="00F9442F" w:rsidRPr="004D626F">
        <w:rPr>
          <w:i/>
          <w:iCs/>
        </w:rPr>
        <w:t>ca, form</w:t>
      </w:r>
      <w:r w:rsidR="00543EA6" w:rsidRPr="004D626F">
        <w:rPr>
          <w:i/>
          <w:iCs/>
        </w:rPr>
        <w:t>ī</w:t>
      </w:r>
      <w:r w:rsidR="00F9442F" w:rsidRPr="004D626F">
        <w:rPr>
          <w:i/>
          <w:iCs/>
        </w:rPr>
        <w:t>cae (f</w:t>
      </w:r>
      <w:r w:rsidR="00F222B3" w:rsidRPr="004D626F">
        <w:rPr>
          <w:i/>
          <w:iCs/>
        </w:rPr>
        <w:t>.</w:t>
      </w:r>
      <w:r w:rsidR="00F9442F" w:rsidRPr="004D626F">
        <w:rPr>
          <w:i/>
          <w:iCs/>
        </w:rPr>
        <w:t>)</w:t>
      </w:r>
      <w:r w:rsidR="00F9442F" w:rsidRPr="00F222B3">
        <w:t xml:space="preserve">: ant; </w:t>
      </w:r>
      <w:r w:rsidR="00F9442F" w:rsidRPr="00F222B3">
        <w:rPr>
          <w:i/>
          <w:iCs/>
        </w:rPr>
        <w:t>illam</w:t>
      </w:r>
      <w:r w:rsidR="00E1781D" w:rsidRPr="00F222B3">
        <w:rPr>
          <w:i/>
          <w:iCs/>
        </w:rPr>
        <w:t xml:space="preserve"> arborem</w:t>
      </w:r>
      <w:r w:rsidR="00F9442F" w:rsidRPr="00F222B3">
        <w:t xml:space="preserve"> = </w:t>
      </w:r>
      <w:r w:rsidR="00E1781D" w:rsidRPr="00F222B3">
        <w:rPr>
          <w:i/>
          <w:iCs/>
        </w:rPr>
        <w:t>that</w:t>
      </w:r>
      <w:r w:rsidR="00E1781D" w:rsidRPr="00F222B3">
        <w:t xml:space="preserve"> tree; </w:t>
      </w:r>
      <w:r w:rsidR="00E1781D" w:rsidRPr="004D626F">
        <w:rPr>
          <w:i/>
          <w:iCs/>
        </w:rPr>
        <w:t>labor, lab</w:t>
      </w:r>
      <w:r w:rsidR="00543EA6" w:rsidRPr="004D626F">
        <w:rPr>
          <w:i/>
          <w:iCs/>
        </w:rPr>
        <w:t>ō</w:t>
      </w:r>
      <w:r w:rsidR="00E1781D" w:rsidRPr="004D626F">
        <w:rPr>
          <w:i/>
          <w:iCs/>
        </w:rPr>
        <w:t>ris (m</w:t>
      </w:r>
      <w:r w:rsidR="004D626F">
        <w:rPr>
          <w:i/>
          <w:iCs/>
        </w:rPr>
        <w:t>.</w:t>
      </w:r>
      <w:r w:rsidR="00E1781D" w:rsidRPr="004D626F">
        <w:rPr>
          <w:i/>
          <w:iCs/>
        </w:rPr>
        <w:t>)</w:t>
      </w:r>
      <w:r w:rsidR="00E1781D" w:rsidRPr="00F222B3">
        <w:t xml:space="preserve">: labor, work; </w:t>
      </w:r>
      <w:r w:rsidR="00E1781D" w:rsidRPr="00F222B3">
        <w:rPr>
          <w:i/>
          <w:iCs/>
        </w:rPr>
        <w:t>h</w:t>
      </w:r>
      <w:r w:rsidR="00543EA6" w:rsidRPr="00F222B3">
        <w:rPr>
          <w:i/>
          <w:iCs/>
        </w:rPr>
        <w:t>ī</w:t>
      </w:r>
      <w:r w:rsidR="00E1781D" w:rsidRPr="00F222B3">
        <w:rPr>
          <w:i/>
          <w:iCs/>
        </w:rPr>
        <w:t>s verb</w:t>
      </w:r>
      <w:r w:rsidR="00543EA6" w:rsidRPr="00F222B3">
        <w:rPr>
          <w:i/>
          <w:iCs/>
        </w:rPr>
        <w:t>ī</w:t>
      </w:r>
      <w:r w:rsidR="00E1781D" w:rsidRPr="00F222B3">
        <w:rPr>
          <w:i/>
          <w:iCs/>
        </w:rPr>
        <w:t>s</w:t>
      </w:r>
      <w:r w:rsidR="00E1781D" w:rsidRPr="00F222B3">
        <w:t xml:space="preserve"> = with </w:t>
      </w:r>
      <w:r w:rsidR="00E1781D" w:rsidRPr="00F222B3">
        <w:rPr>
          <w:i/>
          <w:iCs/>
        </w:rPr>
        <w:t>these</w:t>
      </w:r>
      <w:r w:rsidR="00E1781D" w:rsidRPr="00F222B3">
        <w:t xml:space="preserve"> words; </w:t>
      </w:r>
      <w:r w:rsidR="00E1781D" w:rsidRPr="004D626F">
        <w:rPr>
          <w:i/>
          <w:iCs/>
        </w:rPr>
        <w:t>Iovem</w:t>
      </w:r>
      <w:r w:rsidR="00E1781D" w:rsidRPr="00F222B3">
        <w:t xml:space="preserve">: accusative form of </w:t>
      </w:r>
      <w:r w:rsidR="00E1781D" w:rsidRPr="004D626F">
        <w:rPr>
          <w:i/>
          <w:iCs/>
        </w:rPr>
        <w:t>Iuppiter, Iovis (m</w:t>
      </w:r>
      <w:r w:rsidR="004D626F">
        <w:rPr>
          <w:i/>
          <w:iCs/>
        </w:rPr>
        <w:t>.</w:t>
      </w:r>
      <w:r w:rsidR="00E1781D" w:rsidRPr="004D626F">
        <w:rPr>
          <w:i/>
          <w:iCs/>
        </w:rPr>
        <w:t>)</w:t>
      </w:r>
      <w:r w:rsidR="00E1781D" w:rsidRPr="00F222B3">
        <w:t xml:space="preserve">: Jupiter *note the difference in Latin and English spellings*; </w:t>
      </w:r>
      <w:r w:rsidR="00E1781D" w:rsidRPr="004D626F">
        <w:rPr>
          <w:i/>
          <w:iCs/>
        </w:rPr>
        <w:t>civis, civis (m</w:t>
      </w:r>
      <w:r w:rsidR="004D626F">
        <w:rPr>
          <w:i/>
          <w:iCs/>
        </w:rPr>
        <w:t>.</w:t>
      </w:r>
      <w:r w:rsidR="00E1781D" w:rsidRPr="004D626F">
        <w:rPr>
          <w:i/>
          <w:iCs/>
        </w:rPr>
        <w:t>/f</w:t>
      </w:r>
      <w:r w:rsidR="004D626F">
        <w:rPr>
          <w:i/>
          <w:iCs/>
        </w:rPr>
        <w:t>.</w:t>
      </w:r>
      <w:r w:rsidR="00E1781D" w:rsidRPr="004D626F">
        <w:rPr>
          <w:i/>
          <w:iCs/>
        </w:rPr>
        <w:t>)</w:t>
      </w:r>
      <w:r w:rsidR="00E1781D" w:rsidRPr="00F222B3">
        <w:t xml:space="preserve">: citizen; </w:t>
      </w:r>
      <w:r w:rsidR="00E1781D" w:rsidRPr="00F222B3">
        <w:rPr>
          <w:i/>
          <w:iCs/>
        </w:rPr>
        <w:t>simil</w:t>
      </w:r>
      <w:r w:rsidR="00543EA6" w:rsidRPr="00F222B3">
        <w:rPr>
          <w:i/>
          <w:iCs/>
        </w:rPr>
        <w:t>ē</w:t>
      </w:r>
      <w:r w:rsidR="00E1781D" w:rsidRPr="00F222B3">
        <w:rPr>
          <w:i/>
          <w:iCs/>
        </w:rPr>
        <w:t>s form</w:t>
      </w:r>
      <w:r w:rsidR="00543EA6" w:rsidRPr="00F222B3">
        <w:rPr>
          <w:i/>
          <w:iCs/>
        </w:rPr>
        <w:t>ī</w:t>
      </w:r>
      <w:r w:rsidR="00E1781D" w:rsidRPr="00F222B3">
        <w:rPr>
          <w:i/>
          <w:iCs/>
        </w:rPr>
        <w:t>cis</w:t>
      </w:r>
      <w:r w:rsidR="00E1781D" w:rsidRPr="00F222B3">
        <w:t xml:space="preserve"> = similar to the ants; </w:t>
      </w:r>
      <w:r w:rsidR="00E1781D" w:rsidRPr="004D626F">
        <w:rPr>
          <w:i/>
          <w:iCs/>
        </w:rPr>
        <w:t>vol</w:t>
      </w:r>
      <w:r w:rsidR="00543EA6" w:rsidRPr="004D626F">
        <w:rPr>
          <w:i/>
          <w:iCs/>
        </w:rPr>
        <w:t>ō</w:t>
      </w:r>
      <w:r w:rsidR="00E1781D" w:rsidRPr="00F222B3">
        <w:t xml:space="preserve"> = “I want” (similar to </w:t>
      </w:r>
      <w:r w:rsidR="00E1781D" w:rsidRPr="00F222B3">
        <w:rPr>
          <w:i/>
          <w:iCs/>
        </w:rPr>
        <w:t xml:space="preserve">possumus </w:t>
      </w:r>
      <w:r w:rsidR="00E1781D" w:rsidRPr="00F222B3">
        <w:t>in the Chapter 4 translation, this verb often goes with an infinitive: “I want to _____”)</w:t>
      </w:r>
      <w:r w:rsidR="00F222B3">
        <w:br/>
      </w:r>
      <w:r w:rsidR="00E1781D" w:rsidRPr="00F222B3">
        <w:br/>
      </w:r>
      <w:r w:rsidR="00E1781D" w:rsidRPr="004D626F">
        <w:rPr>
          <w:i/>
          <w:iCs/>
        </w:rPr>
        <w:t>somnium, somni</w:t>
      </w:r>
      <w:r w:rsidR="00543EA6" w:rsidRPr="004D626F">
        <w:rPr>
          <w:i/>
          <w:iCs/>
        </w:rPr>
        <w:t>ī</w:t>
      </w:r>
      <w:r w:rsidR="00E1781D" w:rsidRPr="004D626F">
        <w:rPr>
          <w:i/>
          <w:iCs/>
        </w:rPr>
        <w:t xml:space="preserve"> (n</w:t>
      </w:r>
      <w:r w:rsidR="004D626F">
        <w:rPr>
          <w:i/>
          <w:iCs/>
        </w:rPr>
        <w:t>.</w:t>
      </w:r>
      <w:r w:rsidR="00E1781D" w:rsidRPr="004D626F">
        <w:rPr>
          <w:i/>
          <w:iCs/>
        </w:rPr>
        <w:t>)</w:t>
      </w:r>
      <w:r w:rsidR="00E1781D" w:rsidRPr="00F222B3">
        <w:t xml:space="preserve">: dream; </w:t>
      </w:r>
      <w:r w:rsidR="00E1781D" w:rsidRPr="004D626F">
        <w:rPr>
          <w:i/>
          <w:iCs/>
        </w:rPr>
        <w:t>im</w:t>
      </w:r>
      <w:r w:rsidR="00543EA6" w:rsidRPr="004D626F">
        <w:rPr>
          <w:i/>
          <w:iCs/>
        </w:rPr>
        <w:t>ā</w:t>
      </w:r>
      <w:r w:rsidR="00E1781D" w:rsidRPr="004D626F">
        <w:rPr>
          <w:i/>
          <w:iCs/>
        </w:rPr>
        <w:t>g</w:t>
      </w:r>
      <w:r w:rsidR="00543EA6" w:rsidRPr="004D626F">
        <w:rPr>
          <w:i/>
          <w:iCs/>
        </w:rPr>
        <w:t>ō</w:t>
      </w:r>
      <w:r w:rsidR="00E1781D" w:rsidRPr="004D626F">
        <w:rPr>
          <w:i/>
          <w:iCs/>
        </w:rPr>
        <w:t>, im</w:t>
      </w:r>
      <w:r w:rsidR="00543EA6" w:rsidRPr="004D626F">
        <w:rPr>
          <w:i/>
          <w:iCs/>
        </w:rPr>
        <w:t>ā</w:t>
      </w:r>
      <w:r w:rsidR="00E1781D" w:rsidRPr="004D626F">
        <w:rPr>
          <w:i/>
          <w:iCs/>
        </w:rPr>
        <w:t>ginis (f</w:t>
      </w:r>
      <w:r w:rsidR="004D626F">
        <w:rPr>
          <w:i/>
          <w:iCs/>
        </w:rPr>
        <w:t>.</w:t>
      </w:r>
      <w:r w:rsidR="00E1781D" w:rsidRPr="004D626F">
        <w:rPr>
          <w:i/>
          <w:iCs/>
        </w:rPr>
        <w:t>)</w:t>
      </w:r>
      <w:r w:rsidR="00E1781D" w:rsidRPr="00F222B3">
        <w:t xml:space="preserve">: image, figure (here, images in the dream); </w:t>
      </w:r>
      <w:r w:rsidR="00E1781D" w:rsidRPr="004D626F">
        <w:rPr>
          <w:i/>
          <w:iCs/>
        </w:rPr>
        <w:t>solus, sola, solum</w:t>
      </w:r>
      <w:r w:rsidR="00E1781D" w:rsidRPr="00F222B3">
        <w:t>: alone</w:t>
      </w:r>
      <w:r w:rsidR="00543EA6" w:rsidRPr="00F222B3">
        <w:t xml:space="preserve">; </w:t>
      </w:r>
      <w:r w:rsidR="00543EA6" w:rsidRPr="004D626F">
        <w:rPr>
          <w:i/>
          <w:iCs/>
        </w:rPr>
        <w:t>lectus, lectī (m</w:t>
      </w:r>
      <w:r w:rsidR="004D626F">
        <w:rPr>
          <w:i/>
          <w:iCs/>
        </w:rPr>
        <w:t>.</w:t>
      </w:r>
      <w:r w:rsidR="00543EA6" w:rsidRPr="004D626F">
        <w:rPr>
          <w:i/>
          <w:iCs/>
        </w:rPr>
        <w:t>)</w:t>
      </w:r>
      <w:r w:rsidR="00543EA6" w:rsidRPr="00F222B3">
        <w:t xml:space="preserve">: bed; </w:t>
      </w:r>
      <w:r w:rsidR="00543EA6" w:rsidRPr="004D626F">
        <w:rPr>
          <w:i/>
          <w:iCs/>
        </w:rPr>
        <w:t>subitō</w:t>
      </w:r>
      <w:r w:rsidR="00543EA6" w:rsidRPr="00F222B3">
        <w:t>: suddenly</w:t>
      </w:r>
      <w:r w:rsidR="00F222B3">
        <w:br/>
      </w:r>
      <w:r w:rsidR="00543EA6" w:rsidRPr="00F222B3">
        <w:br/>
      </w:r>
      <w:r w:rsidR="00543EA6" w:rsidRPr="004D626F">
        <w:rPr>
          <w:i/>
          <w:iCs/>
        </w:rPr>
        <w:t>inquit</w:t>
      </w:r>
      <w:r w:rsidR="00543EA6" w:rsidRPr="00F222B3">
        <w:t>: he says; vōtum, votī (n</w:t>
      </w:r>
      <w:r w:rsidR="004D626F">
        <w:t>.</w:t>
      </w:r>
      <w:r w:rsidR="00543EA6" w:rsidRPr="00F222B3">
        <w:t xml:space="preserve">): prayer; </w:t>
      </w:r>
      <w:r w:rsidR="00543EA6" w:rsidRPr="00F222B3">
        <w:rPr>
          <w:i/>
          <w:iCs/>
        </w:rPr>
        <w:t>fēcit</w:t>
      </w:r>
      <w:r w:rsidR="00543EA6" w:rsidRPr="00F222B3">
        <w:t xml:space="preserve"> = (he) made; </w:t>
      </w:r>
      <w:r w:rsidR="00543EA6" w:rsidRPr="00F222B3">
        <w:rPr>
          <w:i/>
          <w:iCs/>
        </w:rPr>
        <w:t>illōs civēs</w:t>
      </w:r>
      <w:r w:rsidR="00543EA6" w:rsidRPr="00F222B3">
        <w:t xml:space="preserve"> = </w:t>
      </w:r>
      <w:r w:rsidR="00543EA6" w:rsidRPr="004D626F">
        <w:rPr>
          <w:i/>
          <w:iCs/>
          <w:u w:val="single"/>
        </w:rPr>
        <w:t>those</w:t>
      </w:r>
      <w:r w:rsidR="00543EA6" w:rsidRPr="00F222B3">
        <w:t xml:space="preserve"> citizens; </w:t>
      </w:r>
      <w:r w:rsidR="00543EA6" w:rsidRPr="004D626F">
        <w:rPr>
          <w:i/>
          <w:iCs/>
        </w:rPr>
        <w:t>quia</w:t>
      </w:r>
      <w:r w:rsidR="00543EA6" w:rsidRPr="00F222B3">
        <w:t xml:space="preserve"> = because; </w:t>
      </w:r>
      <w:r w:rsidR="00543EA6" w:rsidRPr="004D626F">
        <w:rPr>
          <w:i/>
          <w:iCs/>
        </w:rPr>
        <w:t>lingua, linguae (f</w:t>
      </w:r>
      <w:r w:rsidR="004D626F" w:rsidRPr="004D626F">
        <w:rPr>
          <w:i/>
          <w:iCs/>
        </w:rPr>
        <w:t>.</w:t>
      </w:r>
      <w:r w:rsidR="00543EA6" w:rsidRPr="004D626F">
        <w:rPr>
          <w:i/>
          <w:iCs/>
        </w:rPr>
        <w:t>)</w:t>
      </w:r>
      <w:r w:rsidR="00543EA6" w:rsidRPr="00F222B3">
        <w:t xml:space="preserve">: language; </w:t>
      </w:r>
      <w:r w:rsidR="00543EA6" w:rsidRPr="004D626F">
        <w:rPr>
          <w:i/>
          <w:iCs/>
        </w:rPr>
        <w:t>clarus, clara, clarum</w:t>
      </w:r>
      <w:r w:rsidR="00543EA6" w:rsidRPr="00F222B3">
        <w:t xml:space="preserve">: famous; </w:t>
      </w:r>
      <w:r w:rsidR="00543EA6" w:rsidRPr="004D626F">
        <w:rPr>
          <w:i/>
          <w:iCs/>
        </w:rPr>
        <w:t>dūx, ducis (m</w:t>
      </w:r>
      <w:r w:rsidR="004D626F" w:rsidRPr="004D626F">
        <w:rPr>
          <w:i/>
          <w:iCs/>
        </w:rPr>
        <w:t>.</w:t>
      </w:r>
      <w:r w:rsidR="00543EA6" w:rsidRPr="004D626F">
        <w:rPr>
          <w:i/>
          <w:iCs/>
        </w:rPr>
        <w:t>)</w:t>
      </w:r>
      <w:r w:rsidR="00543EA6" w:rsidRPr="00F222B3">
        <w:t>: leader</w:t>
      </w:r>
    </w:p>
    <w:p w14:paraId="0591BCCD" w14:textId="168DFFDE" w:rsidR="004D626F" w:rsidRDefault="004D626F">
      <w:r>
        <w:t>---</w:t>
      </w:r>
      <w:r>
        <w:br w:type="page"/>
      </w:r>
    </w:p>
    <w:p w14:paraId="44EAC83B" w14:textId="74F56788" w:rsidR="00543EA6" w:rsidRDefault="00543EA6" w:rsidP="001E43CB">
      <w:r w:rsidRPr="00543EA6">
        <w:lastRenderedPageBreak/>
        <w:t>Reflection questions</w:t>
      </w:r>
      <w:r>
        <w:t>:</w:t>
      </w:r>
    </w:p>
    <w:p w14:paraId="2A3259DE" w14:textId="494CE550" w:rsidR="00543EA6" w:rsidRDefault="00543EA6">
      <w:pPr>
        <w:pStyle w:val="ListParagraph"/>
        <w:numPr>
          <w:ilvl w:val="0"/>
          <w:numId w:val="91"/>
        </w:numPr>
      </w:pPr>
      <w:r>
        <w:t xml:space="preserve">What is the </w:t>
      </w:r>
      <w:r w:rsidR="004D626F">
        <w:t xml:space="preserve">name of the </w:t>
      </w:r>
      <w:r>
        <w:t>poem written about Achilles, and what is it about?</w:t>
      </w:r>
    </w:p>
    <w:p w14:paraId="13789B24" w14:textId="33F993F3" w:rsidR="00543EA6" w:rsidRDefault="00543EA6">
      <w:pPr>
        <w:pStyle w:val="ListParagraph"/>
        <w:numPr>
          <w:ilvl w:val="0"/>
          <w:numId w:val="91"/>
        </w:numPr>
      </w:pPr>
      <w:r>
        <w:t>Why do you think Aeacus wanted his new citizens to be like ants?</w:t>
      </w:r>
    </w:p>
    <w:p w14:paraId="1386C328" w14:textId="75F65090" w:rsidR="00543EA6" w:rsidRPr="00543EA6" w:rsidRDefault="00543EA6" w:rsidP="00543EA6">
      <w:pPr>
        <w:rPr>
          <w:rFonts w:ascii="Calibri" w:hAnsi="Calibri" w:cs="Calibri"/>
          <w:color w:val="000000"/>
        </w:rPr>
      </w:pPr>
      <w:r>
        <w:br w:type="page"/>
      </w:r>
    </w:p>
    <w:p w14:paraId="751549AE" w14:textId="4EC7D58E" w:rsidR="003C1FA0" w:rsidRPr="008758E5" w:rsidRDefault="003C1FA0" w:rsidP="00CD2394">
      <w:pPr>
        <w:pStyle w:val="Heading1"/>
        <w:rPr>
          <w:rStyle w:val="Chaptertitle"/>
        </w:rPr>
      </w:pPr>
      <w:bookmarkStart w:id="36" w:name="_Toc158984973"/>
      <w:r w:rsidRPr="008758E5">
        <w:rPr>
          <w:rStyle w:val="Chaptertitle"/>
        </w:rPr>
        <w:lastRenderedPageBreak/>
        <w:t>Cases</w:t>
      </w:r>
      <w:r w:rsidR="00585BE1">
        <w:rPr>
          <w:rStyle w:val="Chaptertitle"/>
        </w:rPr>
        <w:t>—Nouns</w:t>
      </w:r>
      <w:r w:rsidRPr="008758E5">
        <w:rPr>
          <w:rStyle w:val="Chaptertitle"/>
        </w:rPr>
        <w:t xml:space="preserve"> and Pronouns</w:t>
      </w:r>
      <w:bookmarkEnd w:id="36"/>
    </w:p>
    <w:p w14:paraId="4CB88F92" w14:textId="77777777" w:rsidR="003C1FA0" w:rsidRDefault="003C1FA0" w:rsidP="00CD2394">
      <w:pPr>
        <w:pStyle w:val="NoSpacing"/>
        <w:keepLines/>
        <w:rPr>
          <w:rFonts w:cstheme="minorHAnsi"/>
        </w:rPr>
      </w:pPr>
    </w:p>
    <w:p w14:paraId="5F68BB83" w14:textId="77777777" w:rsidR="003C1FA0" w:rsidRPr="00927D8E" w:rsidRDefault="003C1FA0" w:rsidP="00CD2394">
      <w:pPr>
        <w:pStyle w:val="NoSpacing"/>
        <w:keepLines/>
        <w:rPr>
          <w:rFonts w:cstheme="minorHAnsi"/>
        </w:rPr>
      </w:pPr>
      <w:r w:rsidRPr="00927D8E">
        <w:rPr>
          <w:rFonts w:cstheme="minorHAnsi"/>
        </w:rPr>
        <w:t xml:space="preserve">In addition to verb conjugations, Latin nouns and adjectives have families called </w:t>
      </w:r>
      <w:r w:rsidRPr="00BA1C02">
        <w:rPr>
          <w:rStyle w:val="Strong"/>
        </w:rPr>
        <w:t>declensions</w:t>
      </w:r>
      <w:r w:rsidRPr="00927D8E">
        <w:rPr>
          <w:rFonts w:cstheme="minorHAnsi"/>
        </w:rPr>
        <w:t>. Also like verb c</w:t>
      </w:r>
      <w:r>
        <w:rPr>
          <w:rFonts w:cstheme="minorHAnsi"/>
        </w:rPr>
        <w:t>onjugations, a noun’s</w:t>
      </w:r>
      <w:r w:rsidRPr="00927D8E">
        <w:rPr>
          <w:rFonts w:cstheme="minorHAnsi"/>
        </w:rPr>
        <w:t xml:space="preserve"> declension has no bearing on its gender or meaning. The 5 declensions are simply groups, and words </w:t>
      </w:r>
      <w:r>
        <w:rPr>
          <w:rFonts w:cstheme="minorHAnsi"/>
        </w:rPr>
        <w:t>typically—but not always—</w:t>
      </w:r>
      <w:r w:rsidRPr="00927D8E">
        <w:rPr>
          <w:rFonts w:cstheme="minorHAnsi"/>
        </w:rPr>
        <w:t xml:space="preserve">follow </w:t>
      </w:r>
      <w:r>
        <w:rPr>
          <w:rFonts w:cstheme="minorHAnsi"/>
        </w:rPr>
        <w:t xml:space="preserve">predictable </w:t>
      </w:r>
      <w:r w:rsidRPr="00927D8E">
        <w:rPr>
          <w:rFonts w:cstheme="minorHAnsi"/>
        </w:rPr>
        <w:t>patterns within those groups.</w:t>
      </w:r>
    </w:p>
    <w:p w14:paraId="3379F859" w14:textId="77777777" w:rsidR="00B24600" w:rsidRPr="00927D8E" w:rsidRDefault="00B24600" w:rsidP="00CD2394">
      <w:pPr>
        <w:pStyle w:val="NoSpacing"/>
        <w:keepLines/>
        <w:rPr>
          <w:rFonts w:cstheme="minorHAnsi"/>
        </w:rPr>
      </w:pPr>
    </w:p>
    <w:p w14:paraId="0D5277A3" w14:textId="77777777" w:rsidR="003C1FA0" w:rsidRPr="00927D8E" w:rsidRDefault="003C1FA0" w:rsidP="00CD2394">
      <w:pPr>
        <w:pStyle w:val="NoSpacing"/>
        <w:keepLines/>
        <w:rPr>
          <w:rFonts w:cstheme="minorHAnsi"/>
        </w:rPr>
      </w:pPr>
      <w:bookmarkStart w:id="37" w:name="_Toc158984974"/>
      <w:r w:rsidRPr="00B24600">
        <w:rPr>
          <w:rStyle w:val="Heading3Char"/>
        </w:rPr>
        <w:t>Principles of Grammar</w:t>
      </w:r>
      <w:bookmarkEnd w:id="37"/>
      <w:r w:rsidRPr="00927D8E">
        <w:rPr>
          <w:rFonts w:cstheme="minorHAnsi"/>
        </w:rPr>
        <w:t xml:space="preserve">: Many </w:t>
      </w:r>
      <w:r>
        <w:rPr>
          <w:rFonts w:cstheme="minorHAnsi"/>
        </w:rPr>
        <w:t>of toda</w:t>
      </w:r>
      <w:r w:rsidRPr="00927D8E">
        <w:rPr>
          <w:rFonts w:cstheme="minorHAnsi"/>
        </w:rPr>
        <w:t>y</w:t>
      </w:r>
      <w:r>
        <w:rPr>
          <w:rFonts w:cstheme="minorHAnsi"/>
        </w:rPr>
        <w:t>’s languages</w:t>
      </w:r>
      <w:r w:rsidRPr="00927D8E">
        <w:rPr>
          <w:rFonts w:cstheme="minorHAnsi"/>
        </w:rPr>
        <w:t xml:space="preserve"> (including English) began as an inflected language based on case endings. Although </w:t>
      </w:r>
      <w:r>
        <w:rPr>
          <w:rFonts w:cstheme="minorHAnsi"/>
        </w:rPr>
        <w:t>word order has replaced inflection</w:t>
      </w:r>
      <w:r w:rsidRPr="00927D8E">
        <w:rPr>
          <w:rFonts w:cstheme="minorHAnsi"/>
        </w:rPr>
        <w:t xml:space="preserve">, we still see remnants in how different words become plural (foot/feet, child/children, table/tables) and how we use </w:t>
      </w:r>
      <w:r>
        <w:rPr>
          <w:rFonts w:cstheme="minorHAnsi"/>
        </w:rPr>
        <w:t>pronouns</w:t>
      </w:r>
      <w:r w:rsidRPr="00927D8E">
        <w:rPr>
          <w:rFonts w:cstheme="minorHAnsi"/>
        </w:rPr>
        <w:t xml:space="preserve"> to show possessio</w:t>
      </w:r>
      <w:r>
        <w:rPr>
          <w:rFonts w:cstheme="minorHAnsi"/>
        </w:rPr>
        <w:t>n or use in a phrase (they/them/their). For example, “them see us” would be incorrect because “them” is an object based on its ending.</w:t>
      </w:r>
    </w:p>
    <w:p w14:paraId="2FC46DE6" w14:textId="77777777" w:rsidR="003C1FA0" w:rsidRPr="00927D8E" w:rsidRDefault="003C1FA0" w:rsidP="00CD2394">
      <w:pPr>
        <w:pStyle w:val="NoSpacing"/>
        <w:keepLines/>
        <w:rPr>
          <w:rFonts w:cstheme="minorHAnsi"/>
          <w:smallCaps/>
        </w:rPr>
      </w:pPr>
    </w:p>
    <w:p w14:paraId="1DB8E78D" w14:textId="77777777" w:rsidR="003C1FA0" w:rsidRDefault="003C1FA0" w:rsidP="00CD2394">
      <w:pPr>
        <w:pStyle w:val="NoSpacing"/>
        <w:keepLines/>
        <w:rPr>
          <w:rFonts w:cstheme="minorHAnsi"/>
        </w:rPr>
      </w:pPr>
      <w:r w:rsidRPr="00BA1C02">
        <w:rPr>
          <w:rStyle w:val="Heading5Char"/>
        </w:rPr>
        <w:t>Pronouns</w:t>
      </w:r>
      <w:r w:rsidRPr="00927D8E">
        <w:rPr>
          <w:rFonts w:cstheme="minorHAnsi"/>
        </w:rPr>
        <w:t>: You have seen some Latin pronouns (is/eum,</w:t>
      </w:r>
      <w:r>
        <w:rPr>
          <w:rFonts w:cstheme="minorHAnsi"/>
        </w:rPr>
        <w:t xml:space="preserve"> </w:t>
      </w:r>
      <w:r w:rsidRPr="00927D8E">
        <w:rPr>
          <w:rFonts w:cstheme="minorHAnsi"/>
        </w:rPr>
        <w:t xml:space="preserve">ea/eam) already in this book. </w:t>
      </w:r>
      <w:r w:rsidRPr="005D2CFF">
        <w:rPr>
          <w:rStyle w:val="Strong"/>
        </w:rPr>
        <w:t>Pronouns</w:t>
      </w:r>
      <w:r w:rsidRPr="00927D8E">
        <w:rPr>
          <w:rFonts w:cstheme="minorHAnsi"/>
        </w:rPr>
        <w:t xml:space="preserve"> are deceptive because native speakers tend to take them for granted; they simply replace nouns, but how they work may vary in different languages. Therefore you are encouraged to spend extra time and effort memorizing</w:t>
      </w:r>
      <w:r>
        <w:rPr>
          <w:rFonts w:cstheme="minorHAnsi"/>
        </w:rPr>
        <w:t xml:space="preserve"> </w:t>
      </w:r>
      <w:r w:rsidRPr="005D2CFF">
        <w:rPr>
          <w:rFonts w:cstheme="minorHAnsi"/>
          <w:b/>
        </w:rPr>
        <w:t>ALL</w:t>
      </w:r>
      <w:r w:rsidRPr="00927D8E">
        <w:rPr>
          <w:rFonts w:cstheme="minorHAnsi"/>
        </w:rPr>
        <w:t xml:space="preserve"> these forms. If you had to pause and think about every pronoun you encounter or keep a pronoun dictionary handy to distinguish between </w:t>
      </w:r>
      <w:r>
        <w:rPr>
          <w:rFonts w:cstheme="minorHAnsi"/>
        </w:rPr>
        <w:t>“</w:t>
      </w:r>
      <w:r w:rsidRPr="00927D8E">
        <w:rPr>
          <w:rFonts w:cstheme="minorHAnsi"/>
        </w:rPr>
        <w:t>they</w:t>
      </w:r>
      <w:r>
        <w:rPr>
          <w:rFonts w:cstheme="minorHAnsi"/>
        </w:rPr>
        <w:t>”</w:t>
      </w:r>
      <w:r w:rsidRPr="00927D8E">
        <w:rPr>
          <w:rFonts w:cstheme="minorHAnsi"/>
        </w:rPr>
        <w:t xml:space="preserve"> and </w:t>
      </w:r>
      <w:r>
        <w:rPr>
          <w:rFonts w:cstheme="minorHAnsi"/>
        </w:rPr>
        <w:t>“</w:t>
      </w:r>
      <w:r w:rsidRPr="00927D8E">
        <w:rPr>
          <w:rFonts w:cstheme="minorHAnsi"/>
        </w:rPr>
        <w:t>them,</w:t>
      </w:r>
      <w:r>
        <w:rPr>
          <w:rFonts w:cstheme="minorHAnsi"/>
        </w:rPr>
        <w:t>”</w:t>
      </w:r>
      <w:r w:rsidRPr="00927D8E">
        <w:rPr>
          <w:rFonts w:cstheme="minorHAnsi"/>
        </w:rPr>
        <w:t xml:space="preserve"> it would be dif</w:t>
      </w:r>
      <w:r>
        <w:rPr>
          <w:rFonts w:cstheme="minorHAnsi"/>
        </w:rPr>
        <w:t>ficult to interact with anyone.</w:t>
      </w:r>
    </w:p>
    <w:p w14:paraId="5997BB47" w14:textId="77777777" w:rsidR="003C1FA0" w:rsidRDefault="003C1FA0" w:rsidP="00CD2394">
      <w:pPr>
        <w:pStyle w:val="NoSpacing"/>
        <w:keepLines/>
        <w:rPr>
          <w:rFonts w:cstheme="minorHAnsi"/>
        </w:rPr>
      </w:pPr>
      <w:r w:rsidRPr="00927D8E">
        <w:rPr>
          <w:rFonts w:cstheme="minorHAnsi"/>
        </w:rPr>
        <w:t>There are two significant differences between Lat</w:t>
      </w:r>
      <w:r>
        <w:rPr>
          <w:rFonts w:cstheme="minorHAnsi"/>
        </w:rPr>
        <w:t>in and English pronouns.</w:t>
      </w:r>
    </w:p>
    <w:p w14:paraId="2CF86F55" w14:textId="77777777" w:rsidR="003C1FA0" w:rsidRDefault="003C1FA0" w:rsidP="00CD2394">
      <w:pPr>
        <w:pStyle w:val="NoSpacing"/>
        <w:keepLines/>
        <w:rPr>
          <w:rFonts w:cstheme="minorHAnsi"/>
        </w:rPr>
      </w:pPr>
      <w:r>
        <w:rPr>
          <w:rFonts w:cstheme="minorHAnsi"/>
        </w:rPr>
        <w:t>1) b</w:t>
      </w:r>
      <w:r w:rsidRPr="00927D8E">
        <w:rPr>
          <w:rFonts w:cstheme="minorHAnsi"/>
        </w:rPr>
        <w:t xml:space="preserve">ecause all nouns have grammatical gender in Latin, objects are referred to by their grammatical gender. If, for example, you are referring to a table (mensa, mensae, feminine), the Romans would call it </w:t>
      </w:r>
      <w:r w:rsidRPr="00927D8E">
        <w:rPr>
          <w:rFonts w:cstheme="minorHAnsi"/>
          <w:i/>
          <w:iCs/>
        </w:rPr>
        <w:t>ea</w:t>
      </w:r>
      <w:r w:rsidRPr="00927D8E">
        <w:rPr>
          <w:rFonts w:cstheme="minorHAnsi"/>
        </w:rPr>
        <w:t xml:space="preserve"> or </w:t>
      </w:r>
      <w:r w:rsidRPr="00927D8E">
        <w:rPr>
          <w:rFonts w:cstheme="minorHAnsi"/>
          <w:i/>
          <w:iCs/>
        </w:rPr>
        <w:t>eam</w:t>
      </w:r>
      <w:r>
        <w:rPr>
          <w:rFonts w:cstheme="minorHAnsi"/>
          <w:i/>
          <w:iCs/>
        </w:rPr>
        <w:t xml:space="preserve"> </w:t>
      </w:r>
      <w:r>
        <w:rPr>
          <w:rFonts w:cstheme="minorHAnsi"/>
          <w:iCs/>
        </w:rPr>
        <w:t>(she, her)</w:t>
      </w:r>
      <w:r w:rsidRPr="00927D8E">
        <w:rPr>
          <w:rFonts w:cstheme="minorHAnsi"/>
        </w:rPr>
        <w:t xml:space="preserve">, even though we would say </w:t>
      </w:r>
      <w:r w:rsidRPr="00927D8E">
        <w:rPr>
          <w:rFonts w:cstheme="minorHAnsi"/>
          <w:i/>
          <w:iCs/>
        </w:rPr>
        <w:t>it</w:t>
      </w:r>
      <w:r w:rsidRPr="00927D8E">
        <w:rPr>
          <w:rFonts w:cstheme="minorHAnsi"/>
        </w:rPr>
        <w:t xml:space="preserve">. </w:t>
      </w:r>
    </w:p>
    <w:p w14:paraId="51D3CFDE" w14:textId="77777777" w:rsidR="003C1FA0" w:rsidRPr="00927D8E" w:rsidRDefault="003C1FA0" w:rsidP="00CD2394">
      <w:pPr>
        <w:pStyle w:val="NoSpacing"/>
        <w:keepLines/>
        <w:rPr>
          <w:rFonts w:cstheme="minorHAnsi"/>
        </w:rPr>
      </w:pPr>
      <w:r>
        <w:rPr>
          <w:rFonts w:cstheme="minorHAnsi"/>
        </w:rPr>
        <w:t>2)</w:t>
      </w:r>
      <w:r w:rsidRPr="00927D8E">
        <w:rPr>
          <w:rFonts w:cstheme="minorHAnsi"/>
        </w:rPr>
        <w:t xml:space="preserve"> </w:t>
      </w:r>
      <w:r>
        <w:rPr>
          <w:rFonts w:cstheme="minorHAnsi"/>
        </w:rPr>
        <w:t>Romans had many more</w:t>
      </w:r>
      <w:r w:rsidRPr="00927D8E">
        <w:rPr>
          <w:rFonts w:cstheme="minorHAnsi"/>
        </w:rPr>
        <w:t xml:space="preserve"> third person pronouns </w:t>
      </w:r>
      <w:r>
        <w:rPr>
          <w:rFonts w:cstheme="minorHAnsi"/>
        </w:rPr>
        <w:t>than we do.</w:t>
      </w:r>
      <w:r w:rsidRPr="00927D8E">
        <w:rPr>
          <w:rFonts w:cstheme="minorHAnsi"/>
        </w:rPr>
        <w:t xml:space="preserve"> English speakers refer to </w:t>
      </w:r>
      <w:r w:rsidRPr="005D2CFF">
        <w:rPr>
          <w:rFonts w:cstheme="minorHAnsi"/>
          <w:i/>
        </w:rPr>
        <w:t>this</w:t>
      </w:r>
      <w:r>
        <w:rPr>
          <w:rFonts w:cstheme="minorHAnsi"/>
        </w:rPr>
        <w:t xml:space="preserve"> (something near)</w:t>
      </w:r>
      <w:r w:rsidRPr="00927D8E">
        <w:rPr>
          <w:rFonts w:cstheme="minorHAnsi"/>
        </w:rPr>
        <w:t xml:space="preserve"> or </w:t>
      </w:r>
      <w:r w:rsidRPr="005D2CFF">
        <w:rPr>
          <w:rFonts w:cstheme="minorHAnsi"/>
          <w:i/>
        </w:rPr>
        <w:t>that</w:t>
      </w:r>
      <w:r>
        <w:rPr>
          <w:rFonts w:cstheme="minorHAnsi"/>
        </w:rPr>
        <w:t xml:space="preserve"> (something further away)</w:t>
      </w:r>
      <w:r w:rsidRPr="00927D8E">
        <w:rPr>
          <w:rFonts w:cstheme="minorHAnsi"/>
        </w:rPr>
        <w:t>, but the Romans had four different pronouns to use.</w:t>
      </w:r>
    </w:p>
    <w:p w14:paraId="45DA5622" w14:textId="77777777" w:rsidR="003C1FA0" w:rsidRPr="00927D8E" w:rsidRDefault="003C1FA0" w:rsidP="00CD2394">
      <w:pPr>
        <w:pStyle w:val="NoSpacing"/>
        <w:keepLines/>
        <w:rPr>
          <w:rFonts w:cstheme="minorHAnsi"/>
        </w:rPr>
      </w:pPr>
    </w:p>
    <w:p w14:paraId="64273210" w14:textId="77777777" w:rsidR="003C1FA0" w:rsidRDefault="003C1FA0" w:rsidP="00CD2394">
      <w:pPr>
        <w:pStyle w:val="NoSpacing"/>
        <w:keepLines/>
        <w:rPr>
          <w:rFonts w:cstheme="minorHAnsi"/>
        </w:rPr>
      </w:pPr>
      <w:bookmarkStart w:id="38" w:name="_Toc158984975"/>
      <w:r w:rsidRPr="00BA1C02">
        <w:rPr>
          <w:rStyle w:val="Heading3Char"/>
        </w:rPr>
        <w:t>Principles of Latin</w:t>
      </w:r>
      <w:bookmarkEnd w:id="38"/>
      <w:r w:rsidRPr="00927D8E">
        <w:rPr>
          <w:rFonts w:cstheme="minorHAnsi"/>
        </w:rPr>
        <w:t>: Rather than worrying about how each pronoun gets translated (because sometimes the translation changes based on context), think about the relationship between all four pronouns. They can be visualized as concentric circles:</w:t>
      </w:r>
    </w:p>
    <w:p w14:paraId="4EB8763D" w14:textId="77777777" w:rsidR="003C1FA0" w:rsidRPr="00927D8E" w:rsidRDefault="003C1FA0" w:rsidP="00CD2394">
      <w:pPr>
        <w:pStyle w:val="NoSpacing"/>
        <w:keepLines/>
        <w:rPr>
          <w:rFonts w:cstheme="minorHAnsi"/>
        </w:rPr>
      </w:pPr>
      <w:r>
        <w:rPr>
          <w:rFonts w:cstheme="minorHAnsi"/>
          <w:noProof/>
        </w:rPr>
        <mc:AlternateContent>
          <mc:Choice Requires="wps">
            <w:drawing>
              <wp:anchor distT="0" distB="0" distL="114300" distR="114300" simplePos="0" relativeHeight="251659264" behindDoc="0" locked="0" layoutInCell="1" allowOverlap="1" wp14:anchorId="520C0C9C" wp14:editId="334C9C5B">
                <wp:simplePos x="0" y="0"/>
                <wp:positionH relativeFrom="margin">
                  <wp:align>left</wp:align>
                </wp:positionH>
                <wp:positionV relativeFrom="paragraph">
                  <wp:posOffset>3810</wp:posOffset>
                </wp:positionV>
                <wp:extent cx="5175250" cy="2051050"/>
                <wp:effectExtent l="0" t="0" r="25400" b="25400"/>
                <wp:wrapNone/>
                <wp:docPr id="4" name="Oval 4"/>
                <wp:cNvGraphicFramePr/>
                <a:graphic xmlns:a="http://schemas.openxmlformats.org/drawingml/2006/main">
                  <a:graphicData uri="http://schemas.microsoft.com/office/word/2010/wordprocessingShape">
                    <wps:wsp>
                      <wps:cNvSpPr/>
                      <wps:spPr>
                        <a:xfrm>
                          <a:off x="0" y="0"/>
                          <a:ext cx="5175250" cy="205105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3E18DF" w14:textId="77777777" w:rsidR="00347A8D" w:rsidRDefault="00347A8D" w:rsidP="003C1F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0C0C9C" id="Oval 4" o:spid="_x0000_s1026" style="position:absolute;margin-left:0;margin-top:.3pt;width:407.5pt;height:16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" fillcolor="white [3212]" strokecolor="#1f4d78 [1604]" strokeweight="1pt">
                <v:stroke joinstyle="miter"/>
                <v:textbox>
                  <w:txbxContent>
                    <w:p w14:paraId="003E18DF" w14:textId="77777777" w:rsidR="00347A8D" w:rsidRDefault="00347A8D" w:rsidP="003C1FA0">
                      <w:pPr>
                        <w:jc w:val="center"/>
                      </w:pPr>
                    </w:p>
                  </w:txbxContent>
                </v:textbox>
                <w10:wrap anchorx="margin"/>
              </v:oval>
            </w:pict>
          </mc:Fallback>
        </mc:AlternateContent>
      </w:r>
      <w:r>
        <w:rPr>
          <w:rFonts w:cstheme="minorHAnsi"/>
          <w:noProof/>
        </w:rPr>
        <mc:AlternateContent>
          <mc:Choice Requires="wps">
            <w:drawing>
              <wp:anchor distT="0" distB="0" distL="114300" distR="114300" simplePos="0" relativeHeight="251660288" behindDoc="0" locked="0" layoutInCell="1" allowOverlap="1" wp14:anchorId="1D17272D" wp14:editId="1C46B434">
                <wp:simplePos x="0" y="0"/>
                <wp:positionH relativeFrom="column">
                  <wp:posOffset>6350</wp:posOffset>
                </wp:positionH>
                <wp:positionV relativeFrom="paragraph">
                  <wp:posOffset>178435</wp:posOffset>
                </wp:positionV>
                <wp:extent cx="4260850" cy="1619250"/>
                <wp:effectExtent l="0" t="0" r="25400" b="19050"/>
                <wp:wrapNone/>
                <wp:docPr id="3" name="Oval 3"/>
                <wp:cNvGraphicFramePr/>
                <a:graphic xmlns:a="http://schemas.openxmlformats.org/drawingml/2006/main">
                  <a:graphicData uri="http://schemas.microsoft.com/office/word/2010/wordprocessingShape">
                    <wps:wsp>
                      <wps:cNvSpPr/>
                      <wps:spPr>
                        <a:xfrm>
                          <a:off x="0" y="0"/>
                          <a:ext cx="4260850" cy="161925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CA96B9" w14:textId="77777777" w:rsidR="00347A8D" w:rsidRDefault="00347A8D" w:rsidP="003C1F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17272D" id="Oval 3" o:spid="_x0000_s1027" style="position:absolute;margin-left:.5pt;margin-top:14.05pt;width:335.5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" fillcolor="white [3212]" strokecolor="#1f4d78 [1604]" strokeweight="1pt">
                <v:stroke joinstyle="miter"/>
                <v:textbox>
                  <w:txbxContent>
                    <w:p w14:paraId="42CA96B9" w14:textId="77777777" w:rsidR="00347A8D" w:rsidRDefault="00347A8D" w:rsidP="003C1FA0">
                      <w:pPr>
                        <w:jc w:val="center"/>
                      </w:pPr>
                    </w:p>
                  </w:txbxContent>
                </v:textbox>
              </v:oval>
            </w:pict>
          </mc:Fallback>
        </mc:AlternateContent>
      </w:r>
    </w:p>
    <w:p w14:paraId="159CE79E" w14:textId="77777777" w:rsidR="003C1FA0" w:rsidRPr="00927D8E" w:rsidRDefault="003C1FA0" w:rsidP="00CD2394">
      <w:pPr>
        <w:pStyle w:val="NoSpacing"/>
        <w:keepLines/>
        <w:rPr>
          <w:rFonts w:cstheme="minorHAnsi"/>
        </w:rPr>
      </w:pPr>
    </w:p>
    <w:p w14:paraId="3F6E49A0" w14:textId="77777777" w:rsidR="003C1FA0" w:rsidRPr="00927D8E" w:rsidRDefault="003C1FA0" w:rsidP="00CD2394">
      <w:pPr>
        <w:pStyle w:val="NoSpacing"/>
        <w:keepLines/>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5F7BF3F9" wp14:editId="314B836E">
                <wp:simplePos x="0" y="0"/>
                <wp:positionH relativeFrom="column">
                  <wp:posOffset>190500</wp:posOffset>
                </wp:positionH>
                <wp:positionV relativeFrom="paragraph">
                  <wp:posOffset>1905</wp:posOffset>
                </wp:positionV>
                <wp:extent cx="2895600" cy="1155700"/>
                <wp:effectExtent l="0" t="0" r="19050" b="25400"/>
                <wp:wrapNone/>
                <wp:docPr id="2" name="Oval 2"/>
                <wp:cNvGraphicFramePr/>
                <a:graphic xmlns:a="http://schemas.openxmlformats.org/drawingml/2006/main">
                  <a:graphicData uri="http://schemas.microsoft.com/office/word/2010/wordprocessingShape">
                    <wps:wsp>
                      <wps:cNvSpPr/>
                      <wps:spPr>
                        <a:xfrm>
                          <a:off x="0" y="0"/>
                          <a:ext cx="2895600" cy="11557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A99C8F6" w14:textId="77777777" w:rsidR="00347A8D" w:rsidRDefault="00347A8D" w:rsidP="003C1F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7BF3F9" id="Oval 2" o:spid="_x0000_s1028" style="position:absolute;margin-left:15pt;margin-top:.15pt;width:228pt;height:9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" fillcolor="white [3201]" strokecolor="#70ad47 [3209]" strokeweight="1pt">
                <v:stroke joinstyle="miter"/>
                <v:textbox>
                  <w:txbxContent>
                    <w:p w14:paraId="6A99C8F6" w14:textId="77777777" w:rsidR="00347A8D" w:rsidRDefault="00347A8D" w:rsidP="003C1FA0">
                      <w:pPr>
                        <w:jc w:val="center"/>
                      </w:pPr>
                    </w:p>
                  </w:txbxContent>
                </v:textbox>
              </v:oval>
            </w:pict>
          </mc:Fallback>
        </mc:AlternateContent>
      </w:r>
    </w:p>
    <w:p w14:paraId="050B65EE" w14:textId="77777777" w:rsidR="003C1FA0" w:rsidRPr="00927D8E" w:rsidRDefault="003C1FA0" w:rsidP="00CD2394">
      <w:pPr>
        <w:pStyle w:val="NoSpacing"/>
        <w:keepLines/>
        <w:rPr>
          <w:rFonts w:cstheme="minorHAnsi"/>
        </w:rPr>
      </w:pPr>
      <w:r>
        <w:rPr>
          <w:rFonts w:cstheme="minorHAnsi"/>
          <w:noProof/>
        </w:rPr>
        <mc:AlternateContent>
          <mc:Choice Requires="wps">
            <w:drawing>
              <wp:anchor distT="0" distB="0" distL="114300" distR="114300" simplePos="0" relativeHeight="251662336" behindDoc="1" locked="0" layoutInCell="1" allowOverlap="1" wp14:anchorId="38FDE2FC" wp14:editId="7EF9B715">
                <wp:simplePos x="0" y="0"/>
                <wp:positionH relativeFrom="column">
                  <wp:posOffset>361950</wp:posOffset>
                </wp:positionH>
                <wp:positionV relativeFrom="paragraph">
                  <wp:posOffset>96520</wp:posOffset>
                </wp:positionV>
                <wp:extent cx="1682750" cy="736600"/>
                <wp:effectExtent l="0" t="0" r="12700" b="25400"/>
                <wp:wrapTight wrapText="bothSides">
                  <wp:wrapPolygon edited="0">
                    <wp:start x="7580" y="0"/>
                    <wp:lineTo x="4891" y="559"/>
                    <wp:lineTo x="0" y="6145"/>
                    <wp:lineTo x="0" y="14524"/>
                    <wp:lineTo x="1712" y="17876"/>
                    <wp:lineTo x="1712" y="18434"/>
                    <wp:lineTo x="6113" y="21786"/>
                    <wp:lineTo x="7091" y="21786"/>
                    <wp:lineTo x="14427" y="21786"/>
                    <wp:lineTo x="15650" y="21786"/>
                    <wp:lineTo x="19807" y="18434"/>
                    <wp:lineTo x="19807" y="17876"/>
                    <wp:lineTo x="21518" y="14524"/>
                    <wp:lineTo x="21518" y="6145"/>
                    <wp:lineTo x="16628" y="559"/>
                    <wp:lineTo x="13938" y="0"/>
                    <wp:lineTo x="7580" y="0"/>
                  </wp:wrapPolygon>
                </wp:wrapTight>
                <wp:docPr id="1" name="Oval 1"/>
                <wp:cNvGraphicFramePr/>
                <a:graphic xmlns:a="http://schemas.openxmlformats.org/drawingml/2006/main">
                  <a:graphicData uri="http://schemas.microsoft.com/office/word/2010/wordprocessingShape">
                    <wps:wsp>
                      <wps:cNvSpPr/>
                      <wps:spPr>
                        <a:xfrm>
                          <a:off x="0" y="0"/>
                          <a:ext cx="1682750" cy="7366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46B3D2" w14:textId="77777777" w:rsidR="00347A8D" w:rsidRPr="0094460F" w:rsidRDefault="00347A8D" w:rsidP="003C1FA0">
                            <w:pPr>
                              <w:jc w:val="center"/>
                              <w:rPr>
                                <w14:textOutline w14:w="9525" w14:cap="rnd" w14:cmpd="sng" w14:algn="ctr">
                                  <w14:solidFill>
                                    <w14:srgbClr w14:val="000000"/>
                                  </w14:solidFill>
                                  <w14:prstDash w14:val="solid"/>
                                  <w14:bevel/>
                                </w14:textOutline>
                              </w:rPr>
                            </w:pPr>
                            <w:r w:rsidRPr="0094460F">
                              <w:t>is, ea,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FDE2FC" id="Oval 1" o:spid="_x0000_s1029" style="position:absolute;margin-left:28.5pt;margin-top:7.6pt;width:132.5pt;height:58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" fillcolor="white [3212]" strokecolor="#1f4d78 [1604]" strokeweight="1pt">
                <v:stroke joinstyle="miter"/>
                <v:textbox>
                  <w:txbxContent>
                    <w:p w14:paraId="5246B3D2" w14:textId="77777777" w:rsidR="00347A8D" w:rsidRPr="0094460F" w:rsidRDefault="00347A8D" w:rsidP="003C1FA0">
                      <w:pPr>
                        <w:jc w:val="center"/>
                        <w:rPr>
                          <w14:textOutline w14:w="9525" w14:cap="rnd" w14:cmpd="sng" w14:algn="ctr">
                            <w14:solidFill>
                              <w14:srgbClr w14:val="000000"/>
                            </w14:solidFill>
                            <w14:prstDash w14:val="solid"/>
                            <w14:bevel/>
                          </w14:textOutline>
                        </w:rPr>
                      </w:pPr>
                      <w:r w:rsidRPr="0094460F">
                        <w:t>is, ea, i</w:t>
                      </w:r>
                    </w:p>
                  </w:txbxContent>
                </v:textbox>
                <w10:wrap type="tight"/>
              </v:oval>
            </w:pict>
          </mc:Fallback>
        </mc:AlternateContent>
      </w:r>
    </w:p>
    <w:p w14:paraId="21521708" w14:textId="77777777" w:rsidR="003C1FA0" w:rsidRDefault="003C1FA0" w:rsidP="00CD2394">
      <w:pPr>
        <w:pStyle w:val="NoSpacing"/>
        <w:keepLines/>
        <w:rPr>
          <w:rFonts w:cstheme="minorHAnsi"/>
          <w:color w:val="000000"/>
          <w:szCs w:val="24"/>
        </w:rPr>
      </w:pPr>
    </w:p>
    <w:p w14:paraId="654A50E4" w14:textId="77777777" w:rsidR="003C1FA0" w:rsidRDefault="003C1FA0" w:rsidP="00CD2394">
      <w:pPr>
        <w:pStyle w:val="NoSpacing"/>
        <w:keepLines/>
        <w:rPr>
          <w:rFonts w:cstheme="minorHAnsi"/>
          <w:color w:val="000000"/>
          <w:szCs w:val="24"/>
        </w:rPr>
      </w:pPr>
    </w:p>
    <w:p w14:paraId="6F0E2380" w14:textId="77777777" w:rsidR="003C1FA0" w:rsidRDefault="003C1FA0" w:rsidP="00CD2394">
      <w:pPr>
        <w:pStyle w:val="NoSpacing"/>
        <w:keepLines/>
        <w:rPr>
          <w:rFonts w:cstheme="minorHAnsi"/>
          <w:color w:val="000000"/>
          <w:szCs w:val="24"/>
        </w:rPr>
      </w:pPr>
    </w:p>
    <w:p w14:paraId="0C74DC31" w14:textId="77777777" w:rsidR="003C1FA0" w:rsidRDefault="003C1FA0" w:rsidP="00CD2394">
      <w:pPr>
        <w:pStyle w:val="NoSpacing"/>
        <w:keepLines/>
        <w:rPr>
          <w:rFonts w:cstheme="minorHAnsi"/>
          <w:color w:val="000000"/>
          <w:szCs w:val="24"/>
        </w:rPr>
      </w:pPr>
    </w:p>
    <w:p w14:paraId="7A2FEC7C" w14:textId="77777777" w:rsidR="003C1FA0" w:rsidRDefault="003C1FA0" w:rsidP="00CD2394">
      <w:pPr>
        <w:pStyle w:val="NoSpacing"/>
        <w:keepLines/>
        <w:rPr>
          <w:rFonts w:cstheme="minorHAnsi"/>
          <w:color w:val="000000"/>
          <w:szCs w:val="24"/>
        </w:rPr>
      </w:pPr>
    </w:p>
    <w:p w14:paraId="1B904317" w14:textId="77777777" w:rsidR="003C1FA0" w:rsidRDefault="003C1FA0" w:rsidP="00CD2394">
      <w:pPr>
        <w:pStyle w:val="NoSpacing"/>
        <w:keepLines/>
        <w:rPr>
          <w:rFonts w:cstheme="minorHAnsi"/>
          <w:color w:val="000000"/>
          <w:szCs w:val="24"/>
        </w:rPr>
      </w:pPr>
    </w:p>
    <w:p w14:paraId="086A8E85" w14:textId="77777777" w:rsidR="003C1FA0" w:rsidRDefault="003C1FA0" w:rsidP="00CD2394">
      <w:pPr>
        <w:pStyle w:val="NoSpacing"/>
        <w:keepLines/>
        <w:rPr>
          <w:rFonts w:cstheme="minorHAnsi"/>
          <w:color w:val="000000"/>
          <w:szCs w:val="24"/>
        </w:rPr>
      </w:pPr>
    </w:p>
    <w:p w14:paraId="7AEA2A87" w14:textId="77777777" w:rsidR="003C1FA0" w:rsidRDefault="003C1FA0" w:rsidP="00CD2394">
      <w:pPr>
        <w:pStyle w:val="NoSpacing"/>
        <w:keepLines/>
        <w:rPr>
          <w:rFonts w:cstheme="minorHAnsi"/>
          <w:color w:val="000000"/>
          <w:szCs w:val="24"/>
        </w:rPr>
      </w:pPr>
    </w:p>
    <w:p w14:paraId="046E6F5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The smaller circle (</w:t>
      </w:r>
      <w:r w:rsidRPr="005D2CFF">
        <w:rPr>
          <w:rFonts w:cstheme="minorHAnsi"/>
          <w:i/>
          <w:color w:val="000000"/>
          <w:szCs w:val="24"/>
        </w:rPr>
        <w:t>is, ea, id</w:t>
      </w:r>
      <w:r w:rsidRPr="00927D8E">
        <w:rPr>
          <w:rFonts w:cstheme="minorHAnsi"/>
          <w:color w:val="000000"/>
          <w:szCs w:val="24"/>
        </w:rPr>
        <w:t>) just represents the simplest of pronouns, like “he” or “him” or “it.” The next circle (</w:t>
      </w:r>
      <w:r w:rsidRPr="005D2CFF">
        <w:rPr>
          <w:rFonts w:cstheme="minorHAnsi"/>
          <w:i/>
          <w:color w:val="000000"/>
          <w:szCs w:val="24"/>
        </w:rPr>
        <w:t>hic, haec, hoc</w:t>
      </w:r>
      <w:r w:rsidRPr="00927D8E">
        <w:rPr>
          <w:rFonts w:cstheme="minorHAnsi"/>
          <w:color w:val="000000"/>
          <w:szCs w:val="24"/>
        </w:rPr>
        <w:t xml:space="preserve">) can still mean “he,” him,” or “it,” but it is sometimes more emphatic, like “this,” or “these.” </w:t>
      </w:r>
      <w:r w:rsidRPr="005D2CFF">
        <w:rPr>
          <w:rFonts w:cstheme="minorHAnsi"/>
          <w:i/>
          <w:color w:val="000000"/>
          <w:szCs w:val="24"/>
        </w:rPr>
        <w:t>Ille, illa, illud</w:t>
      </w:r>
      <w:r w:rsidRPr="00927D8E">
        <w:rPr>
          <w:rFonts w:cstheme="minorHAnsi"/>
          <w:color w:val="000000"/>
          <w:szCs w:val="24"/>
        </w:rPr>
        <w:t xml:space="preserve"> is more emphatic still, and can sometimes connote distance like “that” and “those.” The largest circle (</w:t>
      </w:r>
      <w:r w:rsidRPr="005D2CFF">
        <w:rPr>
          <w:rFonts w:cstheme="minorHAnsi"/>
          <w:i/>
          <w:color w:val="000000"/>
          <w:szCs w:val="24"/>
        </w:rPr>
        <w:t>iste, ista, istud</w:t>
      </w:r>
      <w:r w:rsidRPr="00927D8E">
        <w:rPr>
          <w:rFonts w:cstheme="minorHAnsi"/>
          <w:color w:val="000000"/>
          <w:szCs w:val="24"/>
        </w:rPr>
        <w:t>) is less common, and often connotes separation. In legal speeches, for example, it is usually used by one party</w:t>
      </w:r>
      <w:r>
        <w:rPr>
          <w:rFonts w:cstheme="minorHAnsi"/>
          <w:color w:val="000000"/>
          <w:szCs w:val="24"/>
        </w:rPr>
        <w:t xml:space="preserve"> (whose client might be referred to as </w:t>
      </w:r>
      <w:r w:rsidRPr="005D2CFF">
        <w:rPr>
          <w:rFonts w:cstheme="minorHAnsi"/>
          <w:i/>
          <w:color w:val="000000"/>
          <w:szCs w:val="24"/>
        </w:rPr>
        <w:t>is</w:t>
      </w:r>
      <w:r>
        <w:rPr>
          <w:rFonts w:cstheme="minorHAnsi"/>
          <w:color w:val="000000"/>
          <w:szCs w:val="24"/>
        </w:rPr>
        <w:t xml:space="preserve"> or </w:t>
      </w:r>
      <w:r w:rsidRPr="005D2CFF">
        <w:rPr>
          <w:rFonts w:cstheme="minorHAnsi"/>
          <w:i/>
          <w:color w:val="000000"/>
          <w:szCs w:val="24"/>
        </w:rPr>
        <w:t>hic</w:t>
      </w:r>
      <w:r>
        <w:rPr>
          <w:rFonts w:cstheme="minorHAnsi"/>
          <w:color w:val="000000"/>
          <w:szCs w:val="24"/>
        </w:rPr>
        <w:t>)</w:t>
      </w:r>
      <w:r w:rsidRPr="00927D8E">
        <w:rPr>
          <w:rFonts w:cstheme="minorHAnsi"/>
          <w:color w:val="000000"/>
          <w:szCs w:val="24"/>
        </w:rPr>
        <w:t xml:space="preserve"> when referring to the other</w:t>
      </w:r>
      <w:r>
        <w:rPr>
          <w:rFonts w:cstheme="minorHAnsi"/>
          <w:color w:val="000000"/>
          <w:szCs w:val="24"/>
        </w:rPr>
        <w:t xml:space="preserve"> (obviously guilty) party—</w:t>
      </w:r>
      <w:r w:rsidRPr="005D2CFF">
        <w:rPr>
          <w:rFonts w:cstheme="minorHAnsi"/>
          <w:i/>
          <w:color w:val="000000"/>
          <w:szCs w:val="24"/>
        </w:rPr>
        <w:t>iste</w:t>
      </w:r>
      <w:r w:rsidRPr="00927D8E">
        <w:rPr>
          <w:rFonts w:cstheme="minorHAnsi"/>
          <w:color w:val="000000"/>
          <w:szCs w:val="24"/>
        </w:rPr>
        <w:t>.</w:t>
      </w:r>
    </w:p>
    <w:p w14:paraId="1BB103B1" w14:textId="77777777" w:rsidR="003C1FA0" w:rsidRPr="00927D8E" w:rsidRDefault="003C1FA0" w:rsidP="00CD2394">
      <w:pPr>
        <w:pStyle w:val="NoSpacing"/>
        <w:keepLines/>
        <w:rPr>
          <w:rFonts w:cstheme="minorHAnsi"/>
          <w:color w:val="000000"/>
          <w:szCs w:val="24"/>
        </w:rPr>
      </w:pPr>
    </w:p>
    <w:p w14:paraId="70E7568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lastRenderedPageBreak/>
        <w:t>When you encounter these pronouns, then, know that they can all refer to a he, she, it, or they, but each one has a slightly different force.</w:t>
      </w:r>
    </w:p>
    <w:p w14:paraId="75F00A01" w14:textId="77777777" w:rsidR="003C1FA0" w:rsidRPr="00927D8E" w:rsidRDefault="003C1FA0" w:rsidP="00CD2394">
      <w:pPr>
        <w:pStyle w:val="NoSpacing"/>
        <w:keepLines/>
        <w:rPr>
          <w:rFonts w:cstheme="minorHAnsi"/>
          <w:color w:val="000000"/>
          <w:szCs w:val="24"/>
        </w:rPr>
      </w:pPr>
    </w:p>
    <w:p w14:paraId="14BCBDC7" w14:textId="77777777" w:rsidR="003C1FA0" w:rsidRPr="00927D8E" w:rsidRDefault="003C1FA0" w:rsidP="00CD2394">
      <w:pPr>
        <w:pStyle w:val="NoSpacing"/>
        <w:keepLines/>
        <w:rPr>
          <w:rFonts w:cstheme="minorHAnsi"/>
          <w:color w:val="000000"/>
          <w:szCs w:val="24"/>
        </w:rPr>
      </w:pPr>
      <w:r w:rsidRPr="00BA1C02">
        <w:rPr>
          <w:rStyle w:val="Heading5Char"/>
        </w:rPr>
        <w:t>Demonstrative Adjectives</w:t>
      </w:r>
      <w:r w:rsidRPr="00927D8E">
        <w:rPr>
          <w:rFonts w:cstheme="minorHAnsi"/>
          <w:color w:val="000000"/>
          <w:szCs w:val="24"/>
        </w:rPr>
        <w:t>: Just like in English, many pronouns can also serve as adjectives. One might say “I see that,” or “I see that table.” Each of the pronouns you have</w:t>
      </w:r>
      <w:r>
        <w:rPr>
          <w:rFonts w:cstheme="minorHAnsi"/>
          <w:color w:val="000000"/>
          <w:szCs w:val="24"/>
        </w:rPr>
        <w:t xml:space="preserve"> learned in Latin can likewise appear as a demonstrative adjective</w:t>
      </w:r>
      <w:r w:rsidRPr="00927D8E">
        <w:rPr>
          <w:rFonts w:cstheme="minorHAnsi"/>
          <w:color w:val="000000"/>
          <w:szCs w:val="24"/>
        </w:rPr>
        <w:t>. Like any adjective, it must agree with the noun it modifies in case, number</w:t>
      </w:r>
      <w:r>
        <w:rPr>
          <w:rFonts w:cstheme="minorHAnsi"/>
          <w:color w:val="000000"/>
          <w:szCs w:val="24"/>
        </w:rPr>
        <w:t>,</w:t>
      </w:r>
      <w:r w:rsidRPr="00927D8E">
        <w:rPr>
          <w:rFonts w:cstheme="minorHAnsi"/>
          <w:color w:val="000000"/>
          <w:szCs w:val="24"/>
        </w:rPr>
        <w:t xml:space="preserve"> and gender.</w:t>
      </w:r>
    </w:p>
    <w:p w14:paraId="27C9470C" w14:textId="77777777" w:rsidR="003C1FA0" w:rsidRPr="00927D8E" w:rsidRDefault="003C1FA0" w:rsidP="00CD2394">
      <w:pPr>
        <w:pStyle w:val="NoSpacing"/>
        <w:keepLines/>
        <w:rPr>
          <w:rFonts w:cstheme="minorHAnsi"/>
          <w:color w:val="000000"/>
          <w:szCs w:val="24"/>
        </w:rPr>
      </w:pPr>
    </w:p>
    <w:p w14:paraId="6FB76356" w14:textId="77777777" w:rsidR="003C1FA0" w:rsidRPr="00927D8E" w:rsidRDefault="003C1FA0" w:rsidP="00CD2394">
      <w:pPr>
        <w:pStyle w:val="NoSpacing"/>
        <w:keepLines/>
        <w:rPr>
          <w:rFonts w:cstheme="minorHAnsi"/>
          <w:color w:val="000000"/>
          <w:szCs w:val="24"/>
        </w:rPr>
      </w:pPr>
      <w:r w:rsidRPr="00BA1C02">
        <w:rPr>
          <w:rStyle w:val="Heading5Char"/>
        </w:rPr>
        <w:t>Cases</w:t>
      </w:r>
      <w:r w:rsidRPr="00927D8E">
        <w:rPr>
          <w:rFonts w:cstheme="minorHAnsi"/>
          <w:color w:val="000000"/>
          <w:szCs w:val="24"/>
        </w:rPr>
        <w:t>: You have already learned the subject case (nominative), object case (accusative), and</w:t>
      </w:r>
      <w:r>
        <w:rPr>
          <w:rFonts w:cstheme="minorHAnsi"/>
          <w:color w:val="000000"/>
          <w:szCs w:val="24"/>
        </w:rPr>
        <w:t xml:space="preserve"> a directional case (ablative)</w:t>
      </w:r>
      <w:r w:rsidRPr="00927D8E">
        <w:rPr>
          <w:rFonts w:cstheme="minorHAnsi"/>
          <w:color w:val="000000"/>
          <w:szCs w:val="24"/>
        </w:rPr>
        <w:t>. In this chapter you’ll learn the last two major cases. In coming chapters, you’ll see how all the cases can be used in multiple ways (not just for subjects and objects).</w:t>
      </w:r>
    </w:p>
    <w:p w14:paraId="696ABB1F" w14:textId="77777777" w:rsidR="003C1FA0" w:rsidRDefault="003C1FA0" w:rsidP="00CD2394">
      <w:pPr>
        <w:pStyle w:val="NoSpacing"/>
        <w:keepLines/>
        <w:rPr>
          <w:rFonts w:cstheme="minorHAnsi"/>
          <w:color w:val="000000"/>
          <w:szCs w:val="24"/>
        </w:rPr>
      </w:pPr>
    </w:p>
    <w:p w14:paraId="2E204EA2" w14:textId="008BBFF7" w:rsidR="00B24600" w:rsidRDefault="00B24600" w:rsidP="00B24600">
      <w:pPr>
        <w:pStyle w:val="Heading3"/>
      </w:pPr>
      <w:r>
        <w:t>Principles of Latin</w:t>
      </w:r>
    </w:p>
    <w:p w14:paraId="20218812" w14:textId="77777777" w:rsidR="00B24600" w:rsidRPr="00927D8E" w:rsidRDefault="00B24600" w:rsidP="00CD2394">
      <w:pPr>
        <w:pStyle w:val="NoSpacing"/>
        <w:keepLines/>
        <w:rPr>
          <w:rFonts w:cstheme="minorHAnsi"/>
          <w:color w:val="000000"/>
          <w:szCs w:val="24"/>
        </w:rPr>
      </w:pPr>
    </w:p>
    <w:p w14:paraId="3E998F38" w14:textId="32067D41"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Latin has 7 cases, but 5 are far more common (the </w:t>
      </w:r>
      <w:r w:rsidR="00DF4BB8">
        <w:rPr>
          <w:rFonts w:cstheme="minorHAnsi"/>
          <w:color w:val="000000"/>
          <w:szCs w:val="24"/>
        </w:rPr>
        <w:t>last</w:t>
      </w:r>
      <w:r>
        <w:rPr>
          <w:rFonts w:cstheme="minorHAnsi"/>
          <w:color w:val="000000"/>
          <w:szCs w:val="24"/>
        </w:rPr>
        <w:t xml:space="preserve"> two will be introduced later)</w:t>
      </w:r>
      <w:r w:rsidRPr="00927D8E">
        <w:rPr>
          <w:rFonts w:cstheme="minorHAnsi"/>
          <w:color w:val="000000"/>
          <w:szCs w:val="24"/>
        </w:rPr>
        <w:t>:</w:t>
      </w:r>
    </w:p>
    <w:p w14:paraId="241833F5" w14:textId="77777777" w:rsidR="003C1FA0" w:rsidRPr="00927D8E" w:rsidRDefault="003C1FA0" w:rsidP="00CD2394">
      <w:pPr>
        <w:pStyle w:val="NoSpacing"/>
        <w:keepLines/>
        <w:rPr>
          <w:rFonts w:cstheme="minorHAnsi"/>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5131"/>
        <w:gridCol w:w="5131"/>
      </w:tblGrid>
      <w:tr w:rsidR="003C1FA0" w:rsidRPr="00927D8E" w14:paraId="6E7D7FB8" w14:textId="77777777" w:rsidTr="008758E5">
        <w:trPr>
          <w:trHeight w:val="959"/>
        </w:trPr>
        <w:tc>
          <w:tcPr>
            <w:tcW w:w="513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8E04F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Nominative (names the noun)</w:t>
            </w:r>
          </w:p>
        </w:tc>
        <w:tc>
          <w:tcPr>
            <w:tcW w:w="513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6612BB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Subject </w:t>
            </w:r>
            <w:r>
              <w:rPr>
                <w:rFonts w:cstheme="minorHAnsi"/>
                <w:color w:val="000000"/>
                <w:szCs w:val="24"/>
              </w:rPr>
              <w:t>–</w:t>
            </w:r>
            <w:r w:rsidRPr="00927D8E">
              <w:rPr>
                <w:rFonts w:cstheme="minorHAnsi"/>
                <w:color w:val="000000"/>
                <w:szCs w:val="24"/>
              </w:rPr>
              <w:t xml:space="preserve"> the </w:t>
            </w:r>
            <w:r w:rsidRPr="00927D8E">
              <w:rPr>
                <w:rFonts w:cstheme="minorHAnsi"/>
                <w:i/>
                <w:iCs/>
                <w:color w:val="000000"/>
                <w:szCs w:val="24"/>
              </w:rPr>
              <w:t>chef</w:t>
            </w:r>
            <w:r w:rsidRPr="00927D8E">
              <w:rPr>
                <w:rFonts w:cstheme="minorHAnsi"/>
                <w:color w:val="000000"/>
                <w:szCs w:val="24"/>
              </w:rPr>
              <w:t xml:space="preserve"> cooks</w:t>
            </w:r>
          </w:p>
          <w:p w14:paraId="28D7810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Predicate Nominative </w:t>
            </w:r>
            <w:r>
              <w:rPr>
                <w:rFonts w:cstheme="minorHAnsi"/>
                <w:color w:val="000000"/>
                <w:szCs w:val="24"/>
              </w:rPr>
              <w:t>–</w:t>
            </w:r>
            <w:r w:rsidRPr="00927D8E">
              <w:rPr>
                <w:rFonts w:cstheme="minorHAnsi"/>
                <w:color w:val="000000"/>
                <w:szCs w:val="24"/>
              </w:rPr>
              <w:t xml:space="preserve"> she is a </w:t>
            </w:r>
            <w:r w:rsidRPr="00927D8E">
              <w:rPr>
                <w:rFonts w:cstheme="minorHAnsi"/>
                <w:i/>
                <w:iCs/>
                <w:color w:val="000000"/>
                <w:szCs w:val="24"/>
              </w:rPr>
              <w:t>chef</w:t>
            </w:r>
          </w:p>
        </w:tc>
      </w:tr>
      <w:tr w:rsidR="003C1FA0" w:rsidRPr="00927D8E" w14:paraId="54781E6B" w14:textId="77777777" w:rsidTr="008758E5">
        <w:trPr>
          <w:trHeight w:val="959"/>
        </w:trPr>
        <w:tc>
          <w:tcPr>
            <w:tcW w:w="513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99AD0E" w14:textId="77777777" w:rsidR="003C1FA0" w:rsidRPr="00680047" w:rsidRDefault="003C1FA0" w:rsidP="00CD2394">
            <w:pPr>
              <w:pStyle w:val="NoSpacing"/>
              <w:keepLines/>
              <w:rPr>
                <w:rFonts w:cstheme="minorHAnsi"/>
                <w:color w:val="000000"/>
                <w:szCs w:val="24"/>
              </w:rPr>
            </w:pPr>
            <w:r w:rsidRPr="00680047">
              <w:rPr>
                <w:rFonts w:cstheme="minorHAnsi"/>
                <w:color w:val="000000"/>
                <w:szCs w:val="24"/>
              </w:rPr>
              <w:t>Genitive (describes, classifies, or restricts the noun)</w:t>
            </w:r>
          </w:p>
        </w:tc>
        <w:tc>
          <w:tcPr>
            <w:tcW w:w="513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590CBA1" w14:textId="77777777" w:rsidR="003C1FA0" w:rsidRPr="00680047" w:rsidRDefault="003C1FA0" w:rsidP="00CD2394">
            <w:pPr>
              <w:pStyle w:val="NoSpacing"/>
              <w:keepLines/>
              <w:rPr>
                <w:rFonts w:cstheme="minorHAnsi"/>
                <w:color w:val="000000"/>
                <w:szCs w:val="24"/>
              </w:rPr>
            </w:pPr>
            <w:r w:rsidRPr="00680047">
              <w:rPr>
                <w:rFonts w:cstheme="minorHAnsi"/>
                <w:color w:val="000000"/>
                <w:szCs w:val="24"/>
              </w:rPr>
              <w:t xml:space="preserve">Possession – the </w:t>
            </w:r>
            <w:r w:rsidRPr="00680047">
              <w:rPr>
                <w:rFonts w:cstheme="minorHAnsi"/>
                <w:i/>
                <w:iCs/>
                <w:color w:val="000000"/>
                <w:szCs w:val="24"/>
              </w:rPr>
              <w:t>chef’s</w:t>
            </w:r>
            <w:r w:rsidRPr="00680047">
              <w:rPr>
                <w:rFonts w:cstheme="minorHAnsi"/>
                <w:color w:val="000000"/>
                <w:szCs w:val="24"/>
              </w:rPr>
              <w:t xml:space="preserve"> hat</w:t>
            </w:r>
          </w:p>
          <w:p w14:paraId="3EE0954A" w14:textId="2E570414" w:rsidR="003C1FA0" w:rsidRPr="00680047" w:rsidRDefault="003C1FA0" w:rsidP="00CD2394">
            <w:pPr>
              <w:pStyle w:val="NoSpacing"/>
              <w:keepLines/>
              <w:rPr>
                <w:rFonts w:cstheme="minorHAnsi"/>
                <w:color w:val="000000"/>
                <w:szCs w:val="24"/>
              </w:rPr>
            </w:pPr>
            <w:r w:rsidRPr="00680047">
              <w:rPr>
                <w:rFonts w:cstheme="minorHAnsi"/>
                <w:color w:val="000000"/>
                <w:szCs w:val="24"/>
              </w:rPr>
              <w:t xml:space="preserve">Partitive – </w:t>
            </w:r>
            <w:r w:rsidR="007F782D">
              <w:rPr>
                <w:rFonts w:cstheme="minorHAnsi"/>
                <w:color w:val="000000"/>
                <w:szCs w:val="24"/>
              </w:rPr>
              <w:t>some</w:t>
            </w:r>
            <w:r w:rsidRPr="00680047">
              <w:rPr>
                <w:rFonts w:cstheme="minorHAnsi"/>
                <w:color w:val="000000"/>
                <w:szCs w:val="24"/>
              </w:rPr>
              <w:t xml:space="preserve"> o</w:t>
            </w:r>
            <w:r w:rsidRPr="00680047">
              <w:rPr>
                <w:rFonts w:cstheme="minorHAnsi"/>
                <w:i/>
                <w:iCs/>
                <w:color w:val="000000"/>
                <w:szCs w:val="24"/>
              </w:rPr>
              <w:t>f the chefs</w:t>
            </w:r>
          </w:p>
          <w:p w14:paraId="48CBFB65" w14:textId="77777777" w:rsidR="003C1FA0" w:rsidRPr="00680047" w:rsidRDefault="003C1FA0" w:rsidP="00CD2394">
            <w:pPr>
              <w:pStyle w:val="NoSpacing"/>
              <w:keepLines/>
              <w:rPr>
                <w:rFonts w:cstheme="minorHAnsi"/>
                <w:color w:val="000000"/>
                <w:szCs w:val="24"/>
              </w:rPr>
            </w:pPr>
            <w:r w:rsidRPr="00680047">
              <w:rPr>
                <w:rFonts w:cstheme="minorHAnsi"/>
                <w:color w:val="000000"/>
                <w:szCs w:val="24"/>
              </w:rPr>
              <w:t xml:space="preserve">Description – a chef </w:t>
            </w:r>
            <w:r w:rsidRPr="00680047">
              <w:rPr>
                <w:rFonts w:cstheme="minorHAnsi"/>
                <w:i/>
                <w:iCs/>
                <w:color w:val="000000"/>
                <w:szCs w:val="24"/>
              </w:rPr>
              <w:t>of great fame</w:t>
            </w:r>
          </w:p>
        </w:tc>
      </w:tr>
      <w:tr w:rsidR="003C1FA0" w:rsidRPr="00927D8E" w14:paraId="711C6548" w14:textId="77777777" w:rsidTr="008758E5">
        <w:trPr>
          <w:trHeight w:val="959"/>
        </w:trPr>
        <w:tc>
          <w:tcPr>
            <w:tcW w:w="513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33C8B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Dative (describes who/what benefits from an action or who/what the action affects)</w:t>
            </w:r>
          </w:p>
        </w:tc>
        <w:tc>
          <w:tcPr>
            <w:tcW w:w="513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A7BFCB" w14:textId="77777777" w:rsidR="003C1FA0" w:rsidRPr="00927D8E" w:rsidRDefault="003C1FA0" w:rsidP="00CD2394">
            <w:pPr>
              <w:pStyle w:val="NoSpacing"/>
              <w:keepLines/>
              <w:rPr>
                <w:rFonts w:cstheme="minorHAnsi"/>
                <w:i/>
                <w:iCs/>
                <w:color w:val="000000"/>
                <w:szCs w:val="24"/>
              </w:rPr>
            </w:pPr>
            <w:r w:rsidRPr="00927D8E">
              <w:rPr>
                <w:rFonts w:cstheme="minorHAnsi"/>
                <w:color w:val="000000"/>
                <w:szCs w:val="24"/>
              </w:rPr>
              <w:t xml:space="preserve">Indirect object </w:t>
            </w:r>
            <w:r>
              <w:rPr>
                <w:rFonts w:cstheme="minorHAnsi"/>
                <w:color w:val="000000"/>
                <w:szCs w:val="24"/>
              </w:rPr>
              <w:t>–</w:t>
            </w:r>
            <w:r w:rsidRPr="00927D8E">
              <w:rPr>
                <w:rFonts w:cstheme="minorHAnsi"/>
                <w:color w:val="000000"/>
                <w:szCs w:val="24"/>
              </w:rPr>
              <w:t xml:space="preserve"> give the book t</w:t>
            </w:r>
            <w:r w:rsidRPr="00927D8E">
              <w:rPr>
                <w:rFonts w:cstheme="minorHAnsi"/>
                <w:i/>
                <w:iCs/>
                <w:color w:val="000000"/>
                <w:szCs w:val="24"/>
              </w:rPr>
              <w:t>o the chef*</w:t>
            </w:r>
          </w:p>
          <w:p w14:paraId="5E7581C5"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Interest </w:t>
            </w:r>
            <w:r>
              <w:rPr>
                <w:rFonts w:cstheme="minorHAnsi"/>
                <w:color w:val="000000"/>
                <w:szCs w:val="24"/>
              </w:rPr>
              <w:t>–</w:t>
            </w:r>
            <w:r w:rsidRPr="00927D8E">
              <w:rPr>
                <w:rFonts w:cstheme="minorHAnsi"/>
                <w:color w:val="000000"/>
                <w:szCs w:val="24"/>
              </w:rPr>
              <w:t xml:space="preserve"> we cook </w:t>
            </w:r>
            <w:r w:rsidRPr="00927D8E">
              <w:rPr>
                <w:rFonts w:cstheme="minorHAnsi"/>
                <w:i/>
                <w:iCs/>
                <w:color w:val="000000"/>
                <w:szCs w:val="24"/>
              </w:rPr>
              <w:t>for the chef</w:t>
            </w:r>
          </w:p>
          <w:p w14:paraId="5D005727" w14:textId="77777777" w:rsidR="003C1FA0" w:rsidRPr="00927D8E" w:rsidRDefault="003C1FA0" w:rsidP="00CD2394">
            <w:pPr>
              <w:pStyle w:val="NoSpacing"/>
              <w:keepLines/>
              <w:rPr>
                <w:rFonts w:cstheme="minorHAnsi"/>
                <w:color w:val="000000"/>
                <w:szCs w:val="24"/>
              </w:rPr>
            </w:pPr>
          </w:p>
        </w:tc>
      </w:tr>
      <w:tr w:rsidR="003C1FA0" w:rsidRPr="00927D8E" w14:paraId="5E7E05F2" w14:textId="77777777" w:rsidTr="008758E5">
        <w:trPr>
          <w:trHeight w:val="959"/>
        </w:trPr>
        <w:tc>
          <w:tcPr>
            <w:tcW w:w="513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9666D7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Accusative (describes the goal, direction, or extent of a verb; indicates direct object of transitive verb</w:t>
            </w:r>
            <w:r>
              <w:rPr>
                <w:rFonts w:cstheme="minorHAnsi"/>
                <w:color w:val="000000"/>
                <w:szCs w:val="24"/>
              </w:rPr>
              <w:t>; shows a length of time</w:t>
            </w:r>
            <w:r w:rsidRPr="00927D8E">
              <w:rPr>
                <w:rFonts w:cstheme="minorHAnsi"/>
                <w:color w:val="000000"/>
                <w:szCs w:val="24"/>
              </w:rPr>
              <w:t>)</w:t>
            </w:r>
          </w:p>
        </w:tc>
        <w:tc>
          <w:tcPr>
            <w:tcW w:w="513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83822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Direct object </w:t>
            </w:r>
            <w:r>
              <w:rPr>
                <w:rFonts w:cstheme="minorHAnsi"/>
                <w:color w:val="000000"/>
                <w:szCs w:val="24"/>
              </w:rPr>
              <w:t>–</w:t>
            </w:r>
            <w:r w:rsidRPr="00927D8E">
              <w:rPr>
                <w:rFonts w:cstheme="minorHAnsi"/>
                <w:color w:val="000000"/>
                <w:szCs w:val="24"/>
              </w:rPr>
              <w:t xml:space="preserve"> We see the </w:t>
            </w:r>
            <w:r w:rsidRPr="00927D8E">
              <w:rPr>
                <w:rFonts w:cstheme="minorHAnsi"/>
                <w:i/>
                <w:iCs/>
                <w:color w:val="000000"/>
                <w:szCs w:val="24"/>
              </w:rPr>
              <w:t>chef</w:t>
            </w:r>
          </w:p>
          <w:p w14:paraId="65258E13" w14:textId="77777777" w:rsidR="003C1FA0" w:rsidRDefault="003C1FA0" w:rsidP="00CD2394">
            <w:pPr>
              <w:pStyle w:val="NoSpacing"/>
              <w:keepLines/>
              <w:rPr>
                <w:rFonts w:cstheme="minorHAnsi"/>
                <w:color w:val="000000"/>
                <w:szCs w:val="24"/>
              </w:rPr>
            </w:pPr>
            <w:r w:rsidRPr="00927D8E">
              <w:rPr>
                <w:rFonts w:cstheme="minorHAnsi"/>
                <w:color w:val="000000"/>
                <w:szCs w:val="24"/>
              </w:rPr>
              <w:t xml:space="preserve">Motion toward </w:t>
            </w:r>
            <w:r>
              <w:rPr>
                <w:rFonts w:cstheme="minorHAnsi"/>
                <w:color w:val="000000"/>
                <w:szCs w:val="24"/>
              </w:rPr>
              <w:t>–</w:t>
            </w:r>
            <w:r w:rsidRPr="00927D8E">
              <w:rPr>
                <w:rFonts w:cstheme="minorHAnsi"/>
                <w:color w:val="000000"/>
                <w:szCs w:val="24"/>
              </w:rPr>
              <w:t xml:space="preserve"> Take this t</w:t>
            </w:r>
            <w:r w:rsidRPr="00927D8E">
              <w:rPr>
                <w:rFonts w:cstheme="minorHAnsi"/>
                <w:i/>
                <w:iCs/>
                <w:color w:val="000000"/>
                <w:szCs w:val="24"/>
              </w:rPr>
              <w:t>o the chef*</w:t>
            </w:r>
          </w:p>
          <w:p w14:paraId="6CC862A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Duration </w:t>
            </w:r>
            <w:r>
              <w:rPr>
                <w:rFonts w:cstheme="minorHAnsi"/>
                <w:color w:val="000000"/>
                <w:szCs w:val="24"/>
              </w:rPr>
              <w:t>–</w:t>
            </w:r>
            <w:r w:rsidRPr="00927D8E">
              <w:rPr>
                <w:rFonts w:cstheme="minorHAnsi"/>
                <w:color w:val="000000"/>
                <w:szCs w:val="24"/>
              </w:rPr>
              <w:t xml:space="preserve"> The chef cooks </w:t>
            </w:r>
            <w:r w:rsidRPr="00927D8E">
              <w:rPr>
                <w:rFonts w:cstheme="minorHAnsi"/>
                <w:i/>
                <w:iCs/>
                <w:color w:val="000000"/>
                <w:szCs w:val="24"/>
              </w:rPr>
              <w:t>for many hours</w:t>
            </w:r>
          </w:p>
        </w:tc>
      </w:tr>
      <w:tr w:rsidR="003C1FA0" w:rsidRPr="00927D8E" w14:paraId="55007E62" w14:textId="77777777" w:rsidTr="008758E5">
        <w:trPr>
          <w:trHeight w:val="959"/>
        </w:trPr>
        <w:tc>
          <w:tcPr>
            <w:tcW w:w="513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B70E3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Ablative (describes motion from, location, and instrument</w:t>
            </w:r>
            <w:r>
              <w:rPr>
                <w:rFonts w:cstheme="minorHAnsi"/>
                <w:color w:val="000000"/>
                <w:szCs w:val="24"/>
              </w:rPr>
              <w:t>, shows a specific time</w:t>
            </w:r>
            <w:r w:rsidRPr="00927D8E">
              <w:rPr>
                <w:rFonts w:cstheme="minorHAnsi"/>
                <w:color w:val="000000"/>
                <w:szCs w:val="24"/>
              </w:rPr>
              <w:t>)</w:t>
            </w:r>
          </w:p>
        </w:tc>
        <w:tc>
          <w:tcPr>
            <w:tcW w:w="513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A97D7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Motion </w:t>
            </w:r>
            <w:r>
              <w:rPr>
                <w:rFonts w:cstheme="minorHAnsi"/>
                <w:color w:val="000000"/>
                <w:szCs w:val="24"/>
              </w:rPr>
              <w:t>–</w:t>
            </w:r>
            <w:r w:rsidRPr="00927D8E">
              <w:rPr>
                <w:rFonts w:cstheme="minorHAnsi"/>
                <w:color w:val="000000"/>
                <w:szCs w:val="24"/>
              </w:rPr>
              <w:t xml:space="preserve"> Move the knives </w:t>
            </w:r>
            <w:r w:rsidRPr="00927D8E">
              <w:rPr>
                <w:rFonts w:cstheme="minorHAnsi"/>
                <w:i/>
                <w:iCs/>
                <w:color w:val="000000"/>
                <w:szCs w:val="24"/>
              </w:rPr>
              <w:t>away from the chef</w:t>
            </w:r>
          </w:p>
          <w:p w14:paraId="413F397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Place </w:t>
            </w:r>
            <w:r>
              <w:rPr>
                <w:rFonts w:cstheme="minorHAnsi"/>
                <w:color w:val="000000"/>
                <w:szCs w:val="24"/>
              </w:rPr>
              <w:t>–</w:t>
            </w:r>
            <w:r w:rsidRPr="00927D8E">
              <w:rPr>
                <w:rFonts w:cstheme="minorHAnsi"/>
                <w:color w:val="000000"/>
                <w:szCs w:val="24"/>
              </w:rPr>
              <w:t xml:space="preserve"> There is soup </w:t>
            </w:r>
            <w:r w:rsidRPr="00927D8E">
              <w:rPr>
                <w:rFonts w:cstheme="minorHAnsi"/>
                <w:i/>
                <w:iCs/>
                <w:color w:val="000000"/>
                <w:szCs w:val="24"/>
              </w:rPr>
              <w:t>on the chef</w:t>
            </w:r>
          </w:p>
          <w:p w14:paraId="318D4288" w14:textId="77777777" w:rsidR="003C1FA0" w:rsidRDefault="003C1FA0" w:rsidP="00CD2394">
            <w:pPr>
              <w:pStyle w:val="NoSpacing"/>
              <w:keepLines/>
              <w:rPr>
                <w:rFonts w:cstheme="minorHAnsi"/>
                <w:iCs/>
                <w:color w:val="000000"/>
                <w:szCs w:val="24"/>
              </w:rPr>
            </w:pPr>
            <w:r w:rsidRPr="00927D8E">
              <w:rPr>
                <w:rFonts w:cstheme="minorHAnsi"/>
                <w:color w:val="000000"/>
                <w:szCs w:val="24"/>
              </w:rPr>
              <w:t xml:space="preserve">Instrument </w:t>
            </w:r>
            <w:r>
              <w:rPr>
                <w:rFonts w:cstheme="minorHAnsi"/>
                <w:color w:val="000000"/>
                <w:szCs w:val="24"/>
              </w:rPr>
              <w:t>–</w:t>
            </w:r>
            <w:r w:rsidRPr="00927D8E">
              <w:rPr>
                <w:rFonts w:cstheme="minorHAnsi"/>
                <w:color w:val="000000"/>
                <w:szCs w:val="24"/>
              </w:rPr>
              <w:t xml:space="preserve"> the chef chops </w:t>
            </w:r>
            <w:r w:rsidRPr="00927D8E">
              <w:rPr>
                <w:rFonts w:cstheme="minorHAnsi"/>
                <w:i/>
                <w:iCs/>
                <w:color w:val="000000"/>
                <w:szCs w:val="24"/>
              </w:rPr>
              <w:t>with his knife</w:t>
            </w:r>
          </w:p>
          <w:p w14:paraId="133E383F" w14:textId="77777777" w:rsidR="003C1FA0" w:rsidRPr="004C20BE" w:rsidRDefault="003C1FA0" w:rsidP="00CD2394">
            <w:pPr>
              <w:pStyle w:val="NoSpacing"/>
              <w:keepLines/>
              <w:rPr>
                <w:rFonts w:cstheme="minorHAnsi"/>
                <w:color w:val="000000"/>
                <w:szCs w:val="24"/>
              </w:rPr>
            </w:pPr>
            <w:r>
              <w:rPr>
                <w:rFonts w:cstheme="minorHAnsi"/>
                <w:iCs/>
                <w:color w:val="000000"/>
                <w:szCs w:val="24"/>
              </w:rPr>
              <w:t xml:space="preserve">Specific time – the chef is busy </w:t>
            </w:r>
            <w:r>
              <w:rPr>
                <w:rFonts w:cstheme="minorHAnsi"/>
                <w:i/>
                <w:iCs/>
                <w:color w:val="000000"/>
                <w:szCs w:val="24"/>
              </w:rPr>
              <w:t>at this time</w:t>
            </w:r>
            <w:r>
              <w:rPr>
                <w:rFonts w:cstheme="minorHAnsi"/>
                <w:iCs/>
                <w:color w:val="000000"/>
                <w:szCs w:val="24"/>
              </w:rPr>
              <w:t>.</w:t>
            </w:r>
          </w:p>
        </w:tc>
      </w:tr>
    </w:tbl>
    <w:p w14:paraId="0EFD69F8" w14:textId="77777777" w:rsidR="003C1FA0" w:rsidRPr="00927D8E" w:rsidRDefault="003C1FA0" w:rsidP="00CD2394">
      <w:pPr>
        <w:pStyle w:val="NoSpacing"/>
        <w:keepLines/>
        <w:rPr>
          <w:rFonts w:cstheme="minorHAnsi"/>
          <w:color w:val="000000"/>
          <w:szCs w:val="24"/>
        </w:rPr>
      </w:pPr>
    </w:p>
    <w:p w14:paraId="2AD705F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*Both the dative and accusative can sometimes be translated as </w:t>
      </w:r>
      <w:r w:rsidRPr="00927D8E">
        <w:rPr>
          <w:rFonts w:cstheme="minorHAnsi"/>
          <w:i/>
          <w:iCs/>
          <w:color w:val="000000"/>
          <w:szCs w:val="24"/>
        </w:rPr>
        <w:t>to the chef</w:t>
      </w:r>
      <w:r w:rsidRPr="00927D8E">
        <w:rPr>
          <w:rFonts w:cstheme="minorHAnsi"/>
          <w:color w:val="000000"/>
          <w:szCs w:val="24"/>
        </w:rPr>
        <w:t xml:space="preserve">. The Romans tended to prefer the accusative if movement were more important and dative if benefit were more important, but these </w:t>
      </w:r>
      <w:r>
        <w:rPr>
          <w:rFonts w:cstheme="minorHAnsi"/>
          <w:color w:val="000000"/>
          <w:szCs w:val="24"/>
        </w:rPr>
        <w:t>occasionally</w:t>
      </w:r>
      <w:r w:rsidRPr="00927D8E">
        <w:rPr>
          <w:rFonts w:cstheme="minorHAnsi"/>
          <w:color w:val="000000"/>
          <w:szCs w:val="24"/>
        </w:rPr>
        <w:t xml:space="preserve"> overlapped. For example, in the phrase “Caesar sends the reinforcements to the battle,” both the movement and benefit are important, but the Romans would tend to use the accusative to show motion. Be flexible in translation.</w:t>
      </w:r>
    </w:p>
    <w:p w14:paraId="160BC6E5" w14:textId="77777777" w:rsidR="003C1FA0" w:rsidRPr="00927D8E" w:rsidRDefault="003C1FA0" w:rsidP="00CD2394">
      <w:pPr>
        <w:pStyle w:val="NoSpacing"/>
        <w:keepLines/>
        <w:rPr>
          <w:rFonts w:cstheme="minorHAnsi"/>
          <w:color w:val="000000"/>
          <w:szCs w:val="24"/>
        </w:rPr>
      </w:pPr>
    </w:p>
    <w:p w14:paraId="5CD9F89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This is not an exhaustive list; it just covers the basics. Every declension, however, has the same cases and case uses. So once you learn the cases, you’ll be on the way to identifying all possible uses of nouns and pronouns.</w:t>
      </w:r>
    </w:p>
    <w:p w14:paraId="31227194" w14:textId="77777777" w:rsidR="003C1FA0" w:rsidRPr="00927D8E" w:rsidRDefault="003C1FA0" w:rsidP="00CD2394">
      <w:pPr>
        <w:pStyle w:val="NoSpacing"/>
        <w:keepLines/>
        <w:rPr>
          <w:rFonts w:cstheme="minorHAnsi"/>
          <w:color w:val="000000"/>
          <w:szCs w:val="24"/>
        </w:rPr>
      </w:pPr>
    </w:p>
    <w:p w14:paraId="116C0180" w14:textId="77777777" w:rsidR="003C1FA0" w:rsidRPr="00927D8E" w:rsidRDefault="003C1FA0" w:rsidP="00CD2394">
      <w:pPr>
        <w:pStyle w:val="Heading3"/>
      </w:pPr>
      <w:bookmarkStart w:id="39" w:name="_Toc158984976"/>
      <w:r>
        <w:t>Pronouns</w:t>
      </w:r>
      <w:bookmarkEnd w:id="39"/>
    </w:p>
    <w:p w14:paraId="2C278A3E" w14:textId="77777777" w:rsidR="00DF4BB8" w:rsidRDefault="00CB25B5" w:rsidP="00CD2394">
      <w:pPr>
        <w:pStyle w:val="NoSpacing"/>
        <w:keepLines/>
        <w:rPr>
          <w:rFonts w:cstheme="minorHAnsi"/>
          <w:color w:val="000000"/>
          <w:szCs w:val="24"/>
        </w:rPr>
      </w:pPr>
      <w:r>
        <w:rPr>
          <w:rFonts w:cstheme="minorHAnsi"/>
          <w:color w:val="000000"/>
          <w:szCs w:val="24"/>
        </w:rPr>
        <w:t>T</w:t>
      </w:r>
      <w:r w:rsidR="003C1FA0" w:rsidRPr="00927D8E">
        <w:rPr>
          <w:rFonts w:cstheme="minorHAnsi"/>
          <w:color w:val="000000"/>
          <w:szCs w:val="24"/>
        </w:rPr>
        <w:t>he followin</w:t>
      </w:r>
      <w:r w:rsidR="00CF6CF8">
        <w:rPr>
          <w:rFonts w:cstheme="minorHAnsi"/>
          <w:color w:val="000000"/>
          <w:szCs w:val="24"/>
        </w:rPr>
        <w:t>g paradigms give the cases of pronouns:</w:t>
      </w:r>
    </w:p>
    <w:p w14:paraId="778250F5" w14:textId="6BF83574" w:rsidR="003C1FA0" w:rsidRPr="00DF4BB8" w:rsidRDefault="00DF4BB8" w:rsidP="00CD2394">
      <w:pPr>
        <w:pStyle w:val="NoSpacing"/>
        <w:keepLines/>
        <w:rPr>
          <w:rStyle w:val="IntenseReference"/>
        </w:rPr>
      </w:pPr>
      <w:r>
        <w:rPr>
          <w:rFonts w:cstheme="minorHAnsi"/>
          <w:color w:val="000000"/>
          <w:szCs w:val="24"/>
        </w:rPr>
        <w:br/>
      </w:r>
      <w:r>
        <w:rPr>
          <w:rStyle w:val="IntenseReference"/>
        </w:rPr>
        <w:t>is, ea, id</w:t>
      </w:r>
    </w:p>
    <w:p w14:paraId="5D68AF74" w14:textId="77777777" w:rsidR="003C1FA0" w:rsidRPr="00927D8E" w:rsidRDefault="003C1FA0" w:rsidP="00CD2394">
      <w:pPr>
        <w:pStyle w:val="NoSpacing"/>
        <w:keepLines/>
        <w:rPr>
          <w:rFonts w:cstheme="minorHAnsi"/>
          <w:color w:val="000000"/>
          <w:szCs w:val="24"/>
        </w:rPr>
      </w:pPr>
    </w:p>
    <w:tbl>
      <w:tblPr>
        <w:tblW w:w="0" w:type="auto"/>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337"/>
        <w:gridCol w:w="2336"/>
        <w:gridCol w:w="2336"/>
        <w:gridCol w:w="2335"/>
      </w:tblGrid>
      <w:tr w:rsidR="003C1FA0" w:rsidRPr="00927D8E" w14:paraId="0B4E2279" w14:textId="77777777" w:rsidTr="008758E5">
        <w:trPr>
          <w:trHeight w:hRule="exact" w:val="576"/>
        </w:trPr>
        <w:tc>
          <w:tcPr>
            <w:tcW w:w="2337" w:type="dxa"/>
            <w:tcMar>
              <w:top w:w="90" w:type="dxa"/>
              <w:left w:w="90" w:type="dxa"/>
              <w:bottom w:w="90" w:type="dxa"/>
              <w:right w:w="90" w:type="dxa"/>
            </w:tcMar>
          </w:tcPr>
          <w:p w14:paraId="141FD713"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Singular</w:t>
            </w:r>
          </w:p>
        </w:tc>
        <w:tc>
          <w:tcPr>
            <w:tcW w:w="2336" w:type="dxa"/>
            <w:tcMar>
              <w:top w:w="90" w:type="dxa"/>
              <w:left w:w="90" w:type="dxa"/>
              <w:bottom w:w="90" w:type="dxa"/>
              <w:right w:w="90" w:type="dxa"/>
            </w:tcMar>
          </w:tcPr>
          <w:p w14:paraId="248AB6E4"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Masculine</w:t>
            </w:r>
          </w:p>
        </w:tc>
        <w:tc>
          <w:tcPr>
            <w:tcW w:w="2336" w:type="dxa"/>
            <w:tcMar>
              <w:top w:w="90" w:type="dxa"/>
              <w:left w:w="90" w:type="dxa"/>
              <w:bottom w:w="90" w:type="dxa"/>
              <w:right w:w="90" w:type="dxa"/>
            </w:tcMar>
          </w:tcPr>
          <w:p w14:paraId="78970B23"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Feminine</w:t>
            </w:r>
          </w:p>
        </w:tc>
        <w:tc>
          <w:tcPr>
            <w:tcW w:w="2335" w:type="dxa"/>
            <w:tcMar>
              <w:top w:w="90" w:type="dxa"/>
              <w:left w:w="90" w:type="dxa"/>
              <w:bottom w:w="90" w:type="dxa"/>
              <w:right w:w="90" w:type="dxa"/>
            </w:tcMar>
          </w:tcPr>
          <w:p w14:paraId="55933466"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Neuter</w:t>
            </w:r>
          </w:p>
        </w:tc>
      </w:tr>
      <w:tr w:rsidR="003C1FA0" w:rsidRPr="00927D8E" w14:paraId="094EB095" w14:textId="77777777" w:rsidTr="008758E5">
        <w:trPr>
          <w:trHeight w:hRule="exact" w:val="576"/>
        </w:trPr>
        <w:tc>
          <w:tcPr>
            <w:tcW w:w="2337" w:type="dxa"/>
            <w:tcMar>
              <w:top w:w="90" w:type="dxa"/>
              <w:left w:w="90" w:type="dxa"/>
              <w:bottom w:w="90" w:type="dxa"/>
              <w:right w:w="90" w:type="dxa"/>
            </w:tcMar>
          </w:tcPr>
          <w:p w14:paraId="4F8D2145" w14:textId="77777777" w:rsidR="003C1FA0" w:rsidRPr="00927D8E" w:rsidRDefault="003C1FA0" w:rsidP="00CD2394">
            <w:pPr>
              <w:pStyle w:val="NoSpacing"/>
              <w:keepLines/>
              <w:rPr>
                <w:rFonts w:cstheme="minorHAnsi"/>
                <w:color w:val="000000"/>
              </w:rPr>
            </w:pPr>
            <w:r w:rsidRPr="00927D8E">
              <w:rPr>
                <w:rFonts w:cstheme="minorHAnsi"/>
                <w:color w:val="000000"/>
                <w:szCs w:val="24"/>
              </w:rPr>
              <w:t>Nominative</w:t>
            </w:r>
            <w:r>
              <w:rPr>
                <w:rFonts w:cstheme="minorHAnsi"/>
                <w:color w:val="000000"/>
                <w:szCs w:val="24"/>
              </w:rPr>
              <w:t xml:space="preserve"> (he, she, it, this)</w:t>
            </w:r>
          </w:p>
        </w:tc>
        <w:tc>
          <w:tcPr>
            <w:tcW w:w="2336" w:type="dxa"/>
            <w:tcMar>
              <w:top w:w="90" w:type="dxa"/>
              <w:left w:w="90" w:type="dxa"/>
              <w:bottom w:w="90" w:type="dxa"/>
              <w:right w:w="90" w:type="dxa"/>
            </w:tcMar>
          </w:tcPr>
          <w:p w14:paraId="74423F70" w14:textId="77777777" w:rsidR="003C1FA0" w:rsidRPr="00927D8E" w:rsidRDefault="003C1FA0" w:rsidP="00CD2394">
            <w:pPr>
              <w:pStyle w:val="NoSpacing"/>
              <w:keepLines/>
              <w:rPr>
                <w:rFonts w:cstheme="minorHAnsi"/>
                <w:color w:val="000000"/>
              </w:rPr>
            </w:pPr>
            <w:r w:rsidRPr="00927D8E">
              <w:rPr>
                <w:rFonts w:cstheme="minorHAnsi"/>
                <w:color w:val="000000"/>
                <w:szCs w:val="24"/>
              </w:rPr>
              <w:t>is</w:t>
            </w:r>
          </w:p>
        </w:tc>
        <w:tc>
          <w:tcPr>
            <w:tcW w:w="2336" w:type="dxa"/>
            <w:tcMar>
              <w:top w:w="90" w:type="dxa"/>
              <w:left w:w="90" w:type="dxa"/>
              <w:bottom w:w="90" w:type="dxa"/>
              <w:right w:w="90" w:type="dxa"/>
            </w:tcMar>
          </w:tcPr>
          <w:p w14:paraId="2C8890B1" w14:textId="77777777" w:rsidR="003C1FA0" w:rsidRPr="00927D8E" w:rsidRDefault="003C1FA0" w:rsidP="00CD2394">
            <w:pPr>
              <w:pStyle w:val="NoSpacing"/>
              <w:keepLines/>
              <w:rPr>
                <w:rFonts w:cstheme="minorHAnsi"/>
                <w:color w:val="000000"/>
              </w:rPr>
            </w:pPr>
            <w:r w:rsidRPr="00927D8E">
              <w:rPr>
                <w:rFonts w:cstheme="minorHAnsi"/>
                <w:color w:val="000000"/>
                <w:szCs w:val="24"/>
              </w:rPr>
              <w:t>ea</w:t>
            </w:r>
          </w:p>
        </w:tc>
        <w:tc>
          <w:tcPr>
            <w:tcW w:w="2335" w:type="dxa"/>
            <w:tcMar>
              <w:top w:w="90" w:type="dxa"/>
              <w:left w:w="90" w:type="dxa"/>
              <w:bottom w:w="90" w:type="dxa"/>
              <w:right w:w="90" w:type="dxa"/>
            </w:tcMar>
          </w:tcPr>
          <w:p w14:paraId="0E23AA73" w14:textId="77777777" w:rsidR="003C1FA0" w:rsidRPr="00927D8E" w:rsidRDefault="003C1FA0" w:rsidP="00CD2394">
            <w:pPr>
              <w:pStyle w:val="NoSpacing"/>
              <w:keepLines/>
              <w:rPr>
                <w:rFonts w:cstheme="minorHAnsi"/>
                <w:color w:val="000000"/>
              </w:rPr>
            </w:pPr>
            <w:r w:rsidRPr="00927D8E">
              <w:rPr>
                <w:rFonts w:cstheme="minorHAnsi"/>
                <w:color w:val="000000"/>
                <w:szCs w:val="24"/>
              </w:rPr>
              <w:t>id</w:t>
            </w:r>
          </w:p>
        </w:tc>
      </w:tr>
      <w:tr w:rsidR="003C1FA0" w:rsidRPr="00927D8E" w14:paraId="34F77006" w14:textId="77777777" w:rsidTr="008758E5">
        <w:trPr>
          <w:trHeight w:hRule="exact" w:val="820"/>
        </w:trPr>
        <w:tc>
          <w:tcPr>
            <w:tcW w:w="2337" w:type="dxa"/>
            <w:tcMar>
              <w:top w:w="90" w:type="dxa"/>
              <w:left w:w="90" w:type="dxa"/>
              <w:bottom w:w="90" w:type="dxa"/>
              <w:right w:w="90" w:type="dxa"/>
            </w:tcMar>
          </w:tcPr>
          <w:p w14:paraId="2AD8FD73" w14:textId="77777777" w:rsidR="003C1FA0" w:rsidRPr="00927D8E" w:rsidRDefault="003C1FA0" w:rsidP="00CD2394">
            <w:pPr>
              <w:pStyle w:val="NoSpacing"/>
              <w:keepLines/>
              <w:rPr>
                <w:rFonts w:cstheme="minorHAnsi"/>
                <w:color w:val="000000"/>
              </w:rPr>
            </w:pPr>
            <w:r w:rsidRPr="00927D8E">
              <w:rPr>
                <w:rFonts w:cstheme="minorHAnsi"/>
                <w:color w:val="000000"/>
                <w:szCs w:val="24"/>
              </w:rPr>
              <w:t>Genitive</w:t>
            </w:r>
            <w:r>
              <w:rPr>
                <w:rFonts w:cstheme="minorHAnsi"/>
                <w:color w:val="000000"/>
                <w:szCs w:val="24"/>
              </w:rPr>
              <w:t xml:space="preserve"> (his, hers, its, of this)</w:t>
            </w:r>
          </w:p>
        </w:tc>
        <w:tc>
          <w:tcPr>
            <w:tcW w:w="2336" w:type="dxa"/>
            <w:tcMar>
              <w:top w:w="90" w:type="dxa"/>
              <w:left w:w="90" w:type="dxa"/>
              <w:bottom w:w="90" w:type="dxa"/>
              <w:right w:w="90" w:type="dxa"/>
            </w:tcMar>
          </w:tcPr>
          <w:p w14:paraId="617FFCE4" w14:textId="77777777" w:rsidR="003C1FA0" w:rsidRPr="00927D8E" w:rsidRDefault="003C1FA0" w:rsidP="00CD2394">
            <w:pPr>
              <w:pStyle w:val="NoSpacing"/>
              <w:keepLines/>
              <w:rPr>
                <w:rFonts w:cstheme="minorHAnsi"/>
                <w:color w:val="000000"/>
              </w:rPr>
            </w:pPr>
            <w:r w:rsidRPr="00927D8E">
              <w:rPr>
                <w:rFonts w:cstheme="minorHAnsi"/>
                <w:color w:val="000000"/>
                <w:szCs w:val="24"/>
              </w:rPr>
              <w:t>eius</w:t>
            </w:r>
          </w:p>
        </w:tc>
        <w:tc>
          <w:tcPr>
            <w:tcW w:w="2336" w:type="dxa"/>
            <w:tcMar>
              <w:top w:w="90" w:type="dxa"/>
              <w:left w:w="90" w:type="dxa"/>
              <w:bottom w:w="90" w:type="dxa"/>
              <w:right w:w="90" w:type="dxa"/>
            </w:tcMar>
          </w:tcPr>
          <w:p w14:paraId="0615A80C" w14:textId="77777777" w:rsidR="003C1FA0" w:rsidRPr="00927D8E" w:rsidRDefault="003C1FA0" w:rsidP="00CD2394">
            <w:pPr>
              <w:pStyle w:val="NoSpacing"/>
              <w:keepLines/>
              <w:rPr>
                <w:rFonts w:cstheme="minorHAnsi"/>
                <w:color w:val="000000"/>
              </w:rPr>
            </w:pPr>
            <w:r w:rsidRPr="00927D8E">
              <w:rPr>
                <w:rFonts w:cstheme="minorHAnsi"/>
                <w:color w:val="000000"/>
                <w:szCs w:val="24"/>
              </w:rPr>
              <w:t>eius</w:t>
            </w:r>
          </w:p>
        </w:tc>
        <w:tc>
          <w:tcPr>
            <w:tcW w:w="2335" w:type="dxa"/>
            <w:tcMar>
              <w:top w:w="90" w:type="dxa"/>
              <w:left w:w="90" w:type="dxa"/>
              <w:bottom w:w="90" w:type="dxa"/>
              <w:right w:w="90" w:type="dxa"/>
            </w:tcMar>
          </w:tcPr>
          <w:p w14:paraId="07DC9972" w14:textId="77777777" w:rsidR="003C1FA0" w:rsidRPr="00927D8E" w:rsidRDefault="003C1FA0" w:rsidP="00CD2394">
            <w:pPr>
              <w:pStyle w:val="NoSpacing"/>
              <w:keepLines/>
              <w:rPr>
                <w:rFonts w:cstheme="minorHAnsi"/>
                <w:color w:val="000000"/>
              </w:rPr>
            </w:pPr>
            <w:r w:rsidRPr="00927D8E">
              <w:rPr>
                <w:rFonts w:cstheme="minorHAnsi"/>
                <w:color w:val="000000"/>
                <w:szCs w:val="24"/>
              </w:rPr>
              <w:t>eius</w:t>
            </w:r>
          </w:p>
        </w:tc>
      </w:tr>
      <w:tr w:rsidR="003C1FA0" w:rsidRPr="00927D8E" w14:paraId="34F49071" w14:textId="77777777" w:rsidTr="008758E5">
        <w:trPr>
          <w:trHeight w:hRule="exact" w:val="811"/>
        </w:trPr>
        <w:tc>
          <w:tcPr>
            <w:tcW w:w="2337" w:type="dxa"/>
            <w:tcMar>
              <w:top w:w="90" w:type="dxa"/>
              <w:left w:w="90" w:type="dxa"/>
              <w:bottom w:w="90" w:type="dxa"/>
              <w:right w:w="90" w:type="dxa"/>
            </w:tcMar>
          </w:tcPr>
          <w:p w14:paraId="13916635" w14:textId="77777777" w:rsidR="003C1FA0" w:rsidRPr="00927D8E" w:rsidRDefault="003C1FA0" w:rsidP="00CD2394">
            <w:pPr>
              <w:pStyle w:val="NoSpacing"/>
              <w:keepLines/>
              <w:rPr>
                <w:rFonts w:cstheme="minorHAnsi"/>
                <w:color w:val="000000"/>
              </w:rPr>
            </w:pPr>
            <w:r w:rsidRPr="00927D8E">
              <w:rPr>
                <w:rFonts w:cstheme="minorHAnsi"/>
                <w:color w:val="000000"/>
                <w:szCs w:val="24"/>
              </w:rPr>
              <w:t>Dative</w:t>
            </w:r>
            <w:r>
              <w:rPr>
                <w:rFonts w:cstheme="minorHAnsi"/>
                <w:color w:val="000000"/>
                <w:szCs w:val="24"/>
              </w:rPr>
              <w:t xml:space="preserve"> (to him, to her, to it, to this)</w:t>
            </w:r>
          </w:p>
        </w:tc>
        <w:tc>
          <w:tcPr>
            <w:tcW w:w="2336" w:type="dxa"/>
            <w:tcMar>
              <w:top w:w="90" w:type="dxa"/>
              <w:left w:w="90" w:type="dxa"/>
              <w:bottom w:w="90" w:type="dxa"/>
              <w:right w:w="90" w:type="dxa"/>
            </w:tcMar>
          </w:tcPr>
          <w:p w14:paraId="4C0AB26E" w14:textId="77777777" w:rsidR="003C1FA0" w:rsidRPr="00927D8E" w:rsidRDefault="003C1FA0" w:rsidP="00CD2394">
            <w:pPr>
              <w:pStyle w:val="NoSpacing"/>
              <w:keepLines/>
              <w:rPr>
                <w:rFonts w:cstheme="minorHAnsi"/>
                <w:color w:val="000000"/>
              </w:rPr>
            </w:pPr>
            <w:r w:rsidRPr="00927D8E">
              <w:rPr>
                <w:rFonts w:cstheme="minorHAnsi"/>
                <w:color w:val="000000"/>
                <w:szCs w:val="24"/>
              </w:rPr>
              <w:t>eī</w:t>
            </w:r>
          </w:p>
        </w:tc>
        <w:tc>
          <w:tcPr>
            <w:tcW w:w="2336" w:type="dxa"/>
            <w:tcMar>
              <w:top w:w="90" w:type="dxa"/>
              <w:left w:w="90" w:type="dxa"/>
              <w:bottom w:w="90" w:type="dxa"/>
              <w:right w:w="90" w:type="dxa"/>
            </w:tcMar>
          </w:tcPr>
          <w:p w14:paraId="516C021F" w14:textId="77777777" w:rsidR="003C1FA0" w:rsidRPr="00927D8E" w:rsidRDefault="003C1FA0" w:rsidP="00CD2394">
            <w:pPr>
              <w:pStyle w:val="NoSpacing"/>
              <w:keepLines/>
              <w:rPr>
                <w:rFonts w:cstheme="minorHAnsi"/>
                <w:color w:val="000000"/>
              </w:rPr>
            </w:pPr>
            <w:r w:rsidRPr="00927D8E">
              <w:rPr>
                <w:rFonts w:cstheme="minorHAnsi"/>
                <w:color w:val="000000"/>
                <w:szCs w:val="24"/>
              </w:rPr>
              <w:t>eī</w:t>
            </w:r>
          </w:p>
        </w:tc>
        <w:tc>
          <w:tcPr>
            <w:tcW w:w="2335" w:type="dxa"/>
            <w:tcMar>
              <w:top w:w="90" w:type="dxa"/>
              <w:left w:w="90" w:type="dxa"/>
              <w:bottom w:w="90" w:type="dxa"/>
              <w:right w:w="90" w:type="dxa"/>
            </w:tcMar>
          </w:tcPr>
          <w:p w14:paraId="379A4923" w14:textId="77777777" w:rsidR="003C1FA0" w:rsidRPr="00927D8E" w:rsidRDefault="003C1FA0" w:rsidP="00CD2394">
            <w:pPr>
              <w:pStyle w:val="NoSpacing"/>
              <w:keepLines/>
              <w:rPr>
                <w:rFonts w:cstheme="minorHAnsi"/>
                <w:color w:val="000000"/>
              </w:rPr>
            </w:pPr>
            <w:r w:rsidRPr="00927D8E">
              <w:rPr>
                <w:rFonts w:cstheme="minorHAnsi"/>
                <w:color w:val="000000"/>
                <w:szCs w:val="24"/>
              </w:rPr>
              <w:t>eī</w:t>
            </w:r>
          </w:p>
        </w:tc>
      </w:tr>
      <w:tr w:rsidR="003C1FA0" w:rsidRPr="00927D8E" w14:paraId="2E253CB6" w14:textId="77777777" w:rsidTr="008758E5">
        <w:trPr>
          <w:trHeight w:hRule="exact" w:val="576"/>
        </w:trPr>
        <w:tc>
          <w:tcPr>
            <w:tcW w:w="2337" w:type="dxa"/>
            <w:tcMar>
              <w:top w:w="90" w:type="dxa"/>
              <w:left w:w="90" w:type="dxa"/>
              <w:bottom w:w="90" w:type="dxa"/>
              <w:right w:w="90" w:type="dxa"/>
            </w:tcMar>
          </w:tcPr>
          <w:p w14:paraId="255618E4" w14:textId="77777777" w:rsidR="003C1FA0" w:rsidRPr="00927D8E" w:rsidRDefault="003C1FA0" w:rsidP="00CD2394">
            <w:pPr>
              <w:pStyle w:val="NoSpacing"/>
              <w:keepLines/>
              <w:rPr>
                <w:rFonts w:cstheme="minorHAnsi"/>
                <w:color w:val="000000"/>
              </w:rPr>
            </w:pPr>
            <w:r w:rsidRPr="00927D8E">
              <w:rPr>
                <w:rFonts w:cstheme="minorHAnsi"/>
                <w:color w:val="000000"/>
                <w:szCs w:val="24"/>
              </w:rPr>
              <w:t>Accusative</w:t>
            </w:r>
            <w:r>
              <w:rPr>
                <w:rFonts w:cstheme="minorHAnsi"/>
                <w:color w:val="000000"/>
                <w:szCs w:val="24"/>
              </w:rPr>
              <w:t xml:space="preserve"> (him, her, it, this)</w:t>
            </w:r>
          </w:p>
        </w:tc>
        <w:tc>
          <w:tcPr>
            <w:tcW w:w="2336" w:type="dxa"/>
            <w:tcMar>
              <w:top w:w="90" w:type="dxa"/>
              <w:left w:w="90" w:type="dxa"/>
              <w:bottom w:w="90" w:type="dxa"/>
              <w:right w:w="90" w:type="dxa"/>
            </w:tcMar>
          </w:tcPr>
          <w:p w14:paraId="7305B47F" w14:textId="77777777" w:rsidR="003C1FA0" w:rsidRPr="00927D8E" w:rsidRDefault="003C1FA0" w:rsidP="00CD2394">
            <w:pPr>
              <w:pStyle w:val="NoSpacing"/>
              <w:keepLines/>
              <w:rPr>
                <w:rFonts w:cstheme="minorHAnsi"/>
                <w:color w:val="000000"/>
              </w:rPr>
            </w:pPr>
            <w:r w:rsidRPr="00927D8E">
              <w:rPr>
                <w:rFonts w:cstheme="minorHAnsi"/>
                <w:color w:val="000000"/>
                <w:szCs w:val="24"/>
              </w:rPr>
              <w:t>eum</w:t>
            </w:r>
          </w:p>
        </w:tc>
        <w:tc>
          <w:tcPr>
            <w:tcW w:w="2336" w:type="dxa"/>
            <w:tcMar>
              <w:top w:w="90" w:type="dxa"/>
              <w:left w:w="90" w:type="dxa"/>
              <w:bottom w:w="90" w:type="dxa"/>
              <w:right w:w="90" w:type="dxa"/>
            </w:tcMar>
          </w:tcPr>
          <w:p w14:paraId="3CEA6BE4" w14:textId="77777777" w:rsidR="003C1FA0" w:rsidRPr="00927D8E" w:rsidRDefault="003C1FA0" w:rsidP="00CD2394">
            <w:pPr>
              <w:pStyle w:val="NoSpacing"/>
              <w:keepLines/>
              <w:rPr>
                <w:rFonts w:cstheme="minorHAnsi"/>
                <w:color w:val="000000"/>
              </w:rPr>
            </w:pPr>
            <w:r w:rsidRPr="00927D8E">
              <w:rPr>
                <w:rFonts w:cstheme="minorHAnsi"/>
                <w:color w:val="000000"/>
                <w:szCs w:val="24"/>
              </w:rPr>
              <w:t>eam</w:t>
            </w:r>
          </w:p>
        </w:tc>
        <w:tc>
          <w:tcPr>
            <w:tcW w:w="2335" w:type="dxa"/>
            <w:tcMar>
              <w:top w:w="90" w:type="dxa"/>
              <w:left w:w="90" w:type="dxa"/>
              <w:bottom w:w="90" w:type="dxa"/>
              <w:right w:w="90" w:type="dxa"/>
            </w:tcMar>
          </w:tcPr>
          <w:p w14:paraId="0839D822" w14:textId="77777777" w:rsidR="003C1FA0" w:rsidRPr="00927D8E" w:rsidRDefault="003C1FA0" w:rsidP="00CD2394">
            <w:pPr>
              <w:pStyle w:val="NoSpacing"/>
              <w:keepLines/>
              <w:rPr>
                <w:rFonts w:cstheme="minorHAnsi"/>
                <w:color w:val="000000"/>
              </w:rPr>
            </w:pPr>
            <w:r w:rsidRPr="00927D8E">
              <w:rPr>
                <w:rFonts w:cstheme="minorHAnsi"/>
                <w:color w:val="000000"/>
                <w:szCs w:val="24"/>
              </w:rPr>
              <w:t>id</w:t>
            </w:r>
          </w:p>
        </w:tc>
      </w:tr>
      <w:tr w:rsidR="003C1FA0" w:rsidRPr="00927D8E" w14:paraId="03D09C2A" w14:textId="77777777" w:rsidTr="008758E5">
        <w:trPr>
          <w:trHeight w:hRule="exact" w:val="856"/>
        </w:trPr>
        <w:tc>
          <w:tcPr>
            <w:tcW w:w="2337" w:type="dxa"/>
            <w:tcMar>
              <w:top w:w="90" w:type="dxa"/>
              <w:left w:w="90" w:type="dxa"/>
              <w:bottom w:w="90" w:type="dxa"/>
              <w:right w:w="90" w:type="dxa"/>
            </w:tcMar>
          </w:tcPr>
          <w:p w14:paraId="6596D9F9" w14:textId="77777777" w:rsidR="003C1FA0" w:rsidRPr="00927D8E" w:rsidRDefault="003C1FA0" w:rsidP="00CD2394">
            <w:pPr>
              <w:pStyle w:val="NoSpacing"/>
              <w:keepLines/>
              <w:rPr>
                <w:rFonts w:cstheme="minorHAnsi"/>
                <w:color w:val="000000"/>
              </w:rPr>
            </w:pPr>
            <w:r w:rsidRPr="00927D8E">
              <w:rPr>
                <w:rFonts w:cstheme="minorHAnsi"/>
                <w:color w:val="000000"/>
                <w:szCs w:val="24"/>
              </w:rPr>
              <w:t>Ablative</w:t>
            </w:r>
            <w:r>
              <w:rPr>
                <w:rFonts w:cstheme="minorHAnsi"/>
                <w:color w:val="000000"/>
                <w:szCs w:val="24"/>
              </w:rPr>
              <w:t xml:space="preserve"> (by/with/from him, her, it, this)</w:t>
            </w:r>
          </w:p>
        </w:tc>
        <w:tc>
          <w:tcPr>
            <w:tcW w:w="2336" w:type="dxa"/>
            <w:tcMar>
              <w:top w:w="90" w:type="dxa"/>
              <w:left w:w="90" w:type="dxa"/>
              <w:bottom w:w="90" w:type="dxa"/>
              <w:right w:w="90" w:type="dxa"/>
            </w:tcMar>
          </w:tcPr>
          <w:p w14:paraId="673506B6" w14:textId="77777777" w:rsidR="003C1FA0" w:rsidRPr="00927D8E" w:rsidRDefault="003C1FA0" w:rsidP="00CD2394">
            <w:pPr>
              <w:pStyle w:val="NoSpacing"/>
              <w:keepLines/>
              <w:rPr>
                <w:rFonts w:cstheme="minorHAnsi"/>
                <w:color w:val="000000"/>
              </w:rPr>
            </w:pPr>
            <w:r w:rsidRPr="00927D8E">
              <w:rPr>
                <w:rFonts w:cstheme="minorHAnsi"/>
                <w:color w:val="000000"/>
                <w:szCs w:val="24"/>
              </w:rPr>
              <w:t>eō</w:t>
            </w:r>
          </w:p>
        </w:tc>
        <w:tc>
          <w:tcPr>
            <w:tcW w:w="2336" w:type="dxa"/>
            <w:tcMar>
              <w:top w:w="90" w:type="dxa"/>
              <w:left w:w="90" w:type="dxa"/>
              <w:bottom w:w="90" w:type="dxa"/>
              <w:right w:w="90" w:type="dxa"/>
            </w:tcMar>
          </w:tcPr>
          <w:p w14:paraId="784F6B7A" w14:textId="77777777" w:rsidR="003C1FA0" w:rsidRPr="00927D8E" w:rsidRDefault="003C1FA0" w:rsidP="00CD2394">
            <w:pPr>
              <w:pStyle w:val="NoSpacing"/>
              <w:keepLines/>
              <w:rPr>
                <w:rFonts w:cstheme="minorHAnsi"/>
                <w:color w:val="000000"/>
              </w:rPr>
            </w:pPr>
            <w:r w:rsidRPr="00927D8E">
              <w:rPr>
                <w:rFonts w:cstheme="minorHAnsi"/>
                <w:color w:val="000000"/>
                <w:szCs w:val="24"/>
              </w:rPr>
              <w:t>eā</w:t>
            </w:r>
          </w:p>
        </w:tc>
        <w:tc>
          <w:tcPr>
            <w:tcW w:w="2335" w:type="dxa"/>
            <w:tcMar>
              <w:top w:w="90" w:type="dxa"/>
              <w:left w:w="90" w:type="dxa"/>
              <w:bottom w:w="90" w:type="dxa"/>
              <w:right w:w="90" w:type="dxa"/>
            </w:tcMar>
          </w:tcPr>
          <w:p w14:paraId="19DB0EB9" w14:textId="77777777" w:rsidR="003C1FA0" w:rsidRPr="00927D8E" w:rsidRDefault="003C1FA0" w:rsidP="00CD2394">
            <w:pPr>
              <w:pStyle w:val="NoSpacing"/>
              <w:keepLines/>
              <w:rPr>
                <w:rFonts w:cstheme="minorHAnsi"/>
                <w:color w:val="000000"/>
              </w:rPr>
            </w:pPr>
            <w:r w:rsidRPr="00927D8E">
              <w:rPr>
                <w:rFonts w:cstheme="minorHAnsi"/>
                <w:color w:val="000000"/>
                <w:szCs w:val="24"/>
              </w:rPr>
              <w:t>eō</w:t>
            </w:r>
          </w:p>
        </w:tc>
      </w:tr>
      <w:tr w:rsidR="003C1FA0" w:rsidRPr="00927D8E" w14:paraId="5D66BB18" w14:textId="77777777" w:rsidTr="008758E5">
        <w:trPr>
          <w:trHeight w:hRule="exact" w:val="576"/>
        </w:trPr>
        <w:tc>
          <w:tcPr>
            <w:tcW w:w="2337" w:type="dxa"/>
            <w:tcMar>
              <w:top w:w="90" w:type="dxa"/>
              <w:left w:w="90" w:type="dxa"/>
              <w:bottom w:w="90" w:type="dxa"/>
              <w:right w:w="90" w:type="dxa"/>
            </w:tcMar>
          </w:tcPr>
          <w:p w14:paraId="75039946"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Plural</w:t>
            </w:r>
          </w:p>
        </w:tc>
        <w:tc>
          <w:tcPr>
            <w:tcW w:w="2336" w:type="dxa"/>
            <w:tcMar>
              <w:top w:w="90" w:type="dxa"/>
              <w:left w:w="90" w:type="dxa"/>
              <w:bottom w:w="90" w:type="dxa"/>
              <w:right w:w="90" w:type="dxa"/>
            </w:tcMar>
          </w:tcPr>
          <w:p w14:paraId="261BFE1B"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Masculine</w:t>
            </w:r>
          </w:p>
        </w:tc>
        <w:tc>
          <w:tcPr>
            <w:tcW w:w="2336" w:type="dxa"/>
            <w:tcMar>
              <w:top w:w="90" w:type="dxa"/>
              <w:left w:w="90" w:type="dxa"/>
              <w:bottom w:w="90" w:type="dxa"/>
              <w:right w:w="90" w:type="dxa"/>
            </w:tcMar>
          </w:tcPr>
          <w:p w14:paraId="1AF00609"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Feminine</w:t>
            </w:r>
          </w:p>
        </w:tc>
        <w:tc>
          <w:tcPr>
            <w:tcW w:w="2335" w:type="dxa"/>
            <w:tcMar>
              <w:top w:w="90" w:type="dxa"/>
              <w:left w:w="90" w:type="dxa"/>
              <w:bottom w:w="90" w:type="dxa"/>
              <w:right w:w="90" w:type="dxa"/>
            </w:tcMar>
          </w:tcPr>
          <w:p w14:paraId="052451E7"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Neuter</w:t>
            </w:r>
          </w:p>
        </w:tc>
      </w:tr>
      <w:tr w:rsidR="003C1FA0" w:rsidRPr="00927D8E" w14:paraId="655EE4A0" w14:textId="77777777" w:rsidTr="008758E5">
        <w:trPr>
          <w:trHeight w:hRule="exact" w:val="694"/>
        </w:trPr>
        <w:tc>
          <w:tcPr>
            <w:tcW w:w="2337" w:type="dxa"/>
            <w:tcMar>
              <w:top w:w="90" w:type="dxa"/>
              <w:left w:w="90" w:type="dxa"/>
              <w:bottom w:w="90" w:type="dxa"/>
              <w:right w:w="90" w:type="dxa"/>
            </w:tcMar>
          </w:tcPr>
          <w:p w14:paraId="4924800E" w14:textId="77777777" w:rsidR="003C1FA0" w:rsidRPr="00927D8E" w:rsidRDefault="003C1FA0" w:rsidP="00CD2394">
            <w:pPr>
              <w:pStyle w:val="NoSpacing"/>
              <w:keepLines/>
              <w:rPr>
                <w:rFonts w:cstheme="minorHAnsi"/>
                <w:color w:val="000000"/>
              </w:rPr>
            </w:pPr>
            <w:r w:rsidRPr="00927D8E">
              <w:rPr>
                <w:rFonts w:cstheme="minorHAnsi"/>
                <w:color w:val="000000"/>
                <w:szCs w:val="24"/>
              </w:rPr>
              <w:t>Nominative</w:t>
            </w:r>
            <w:r>
              <w:rPr>
                <w:rFonts w:cstheme="minorHAnsi"/>
                <w:color w:val="000000"/>
                <w:szCs w:val="24"/>
              </w:rPr>
              <w:t xml:space="preserve"> (they, these)</w:t>
            </w:r>
          </w:p>
        </w:tc>
        <w:tc>
          <w:tcPr>
            <w:tcW w:w="2336" w:type="dxa"/>
            <w:tcMar>
              <w:top w:w="90" w:type="dxa"/>
              <w:left w:w="90" w:type="dxa"/>
              <w:bottom w:w="90" w:type="dxa"/>
              <w:right w:w="90" w:type="dxa"/>
            </w:tcMar>
          </w:tcPr>
          <w:p w14:paraId="185167FD" w14:textId="77777777" w:rsidR="003C1FA0" w:rsidRPr="00927D8E" w:rsidRDefault="003C1FA0" w:rsidP="00CD2394">
            <w:pPr>
              <w:pStyle w:val="NoSpacing"/>
              <w:keepLines/>
              <w:rPr>
                <w:rFonts w:cstheme="minorHAnsi"/>
                <w:color w:val="000000"/>
              </w:rPr>
            </w:pPr>
            <w:r w:rsidRPr="00927D8E">
              <w:rPr>
                <w:rFonts w:cstheme="minorHAnsi"/>
                <w:color w:val="000000"/>
                <w:szCs w:val="24"/>
              </w:rPr>
              <w:t>eī</w:t>
            </w:r>
          </w:p>
        </w:tc>
        <w:tc>
          <w:tcPr>
            <w:tcW w:w="2336" w:type="dxa"/>
            <w:tcMar>
              <w:top w:w="90" w:type="dxa"/>
              <w:left w:w="90" w:type="dxa"/>
              <w:bottom w:w="90" w:type="dxa"/>
              <w:right w:w="90" w:type="dxa"/>
            </w:tcMar>
          </w:tcPr>
          <w:p w14:paraId="060F12A8" w14:textId="77777777" w:rsidR="003C1FA0" w:rsidRPr="00927D8E" w:rsidRDefault="003C1FA0" w:rsidP="00CD2394">
            <w:pPr>
              <w:pStyle w:val="NoSpacing"/>
              <w:keepLines/>
              <w:rPr>
                <w:rFonts w:cstheme="minorHAnsi"/>
                <w:color w:val="000000"/>
              </w:rPr>
            </w:pPr>
            <w:r w:rsidRPr="00927D8E">
              <w:rPr>
                <w:rFonts w:cstheme="minorHAnsi"/>
                <w:color w:val="000000"/>
                <w:szCs w:val="24"/>
              </w:rPr>
              <w:t>eae</w:t>
            </w:r>
          </w:p>
        </w:tc>
        <w:tc>
          <w:tcPr>
            <w:tcW w:w="2335" w:type="dxa"/>
            <w:tcMar>
              <w:top w:w="90" w:type="dxa"/>
              <w:left w:w="90" w:type="dxa"/>
              <w:bottom w:w="90" w:type="dxa"/>
              <w:right w:w="90" w:type="dxa"/>
            </w:tcMar>
          </w:tcPr>
          <w:p w14:paraId="0B4B5DEC" w14:textId="77777777" w:rsidR="003C1FA0" w:rsidRPr="00927D8E" w:rsidRDefault="003C1FA0" w:rsidP="00CD2394">
            <w:pPr>
              <w:pStyle w:val="NoSpacing"/>
              <w:keepLines/>
              <w:rPr>
                <w:rFonts w:cstheme="minorHAnsi"/>
                <w:color w:val="000000"/>
              </w:rPr>
            </w:pPr>
            <w:r w:rsidRPr="00927D8E">
              <w:rPr>
                <w:rFonts w:cstheme="minorHAnsi"/>
                <w:color w:val="000000"/>
                <w:szCs w:val="24"/>
              </w:rPr>
              <w:t>ea</w:t>
            </w:r>
          </w:p>
        </w:tc>
      </w:tr>
      <w:tr w:rsidR="003C1FA0" w:rsidRPr="00927D8E" w14:paraId="34A5F4FE" w14:textId="77777777" w:rsidTr="008758E5">
        <w:trPr>
          <w:trHeight w:hRule="exact" w:val="811"/>
        </w:trPr>
        <w:tc>
          <w:tcPr>
            <w:tcW w:w="2337" w:type="dxa"/>
            <w:tcMar>
              <w:top w:w="90" w:type="dxa"/>
              <w:left w:w="90" w:type="dxa"/>
              <w:bottom w:w="90" w:type="dxa"/>
              <w:right w:w="90" w:type="dxa"/>
            </w:tcMar>
          </w:tcPr>
          <w:p w14:paraId="0475A951" w14:textId="77777777" w:rsidR="003C1FA0" w:rsidRPr="00927D8E" w:rsidRDefault="003C1FA0" w:rsidP="00CD2394">
            <w:pPr>
              <w:pStyle w:val="NoSpacing"/>
              <w:keepLines/>
              <w:rPr>
                <w:rFonts w:cstheme="minorHAnsi"/>
                <w:color w:val="000000"/>
              </w:rPr>
            </w:pPr>
            <w:r w:rsidRPr="00927D8E">
              <w:rPr>
                <w:rFonts w:cstheme="minorHAnsi"/>
                <w:color w:val="000000"/>
                <w:szCs w:val="24"/>
              </w:rPr>
              <w:t>Genitive</w:t>
            </w:r>
            <w:r>
              <w:rPr>
                <w:rFonts w:cstheme="minorHAnsi"/>
                <w:color w:val="000000"/>
                <w:szCs w:val="24"/>
              </w:rPr>
              <w:t xml:space="preserve"> (of them, their, theirs, of these)</w:t>
            </w:r>
          </w:p>
        </w:tc>
        <w:tc>
          <w:tcPr>
            <w:tcW w:w="2336" w:type="dxa"/>
            <w:tcMar>
              <w:top w:w="90" w:type="dxa"/>
              <w:left w:w="90" w:type="dxa"/>
              <w:bottom w:w="90" w:type="dxa"/>
              <w:right w:w="90" w:type="dxa"/>
            </w:tcMar>
          </w:tcPr>
          <w:p w14:paraId="30ED3E13" w14:textId="77777777" w:rsidR="003C1FA0" w:rsidRPr="00927D8E" w:rsidRDefault="003C1FA0" w:rsidP="00CD2394">
            <w:pPr>
              <w:pStyle w:val="NoSpacing"/>
              <w:keepLines/>
              <w:rPr>
                <w:rFonts w:cstheme="minorHAnsi"/>
                <w:color w:val="000000"/>
              </w:rPr>
            </w:pPr>
            <w:r w:rsidRPr="00927D8E">
              <w:rPr>
                <w:rFonts w:cstheme="minorHAnsi"/>
                <w:color w:val="000000"/>
                <w:szCs w:val="24"/>
              </w:rPr>
              <w:t>eōrum</w:t>
            </w:r>
          </w:p>
        </w:tc>
        <w:tc>
          <w:tcPr>
            <w:tcW w:w="2336" w:type="dxa"/>
            <w:tcMar>
              <w:top w:w="90" w:type="dxa"/>
              <w:left w:w="90" w:type="dxa"/>
              <w:bottom w:w="90" w:type="dxa"/>
              <w:right w:w="90" w:type="dxa"/>
            </w:tcMar>
          </w:tcPr>
          <w:p w14:paraId="18733AD8" w14:textId="77777777" w:rsidR="003C1FA0" w:rsidRPr="00927D8E" w:rsidRDefault="003C1FA0" w:rsidP="00CD2394">
            <w:pPr>
              <w:pStyle w:val="NoSpacing"/>
              <w:keepLines/>
              <w:rPr>
                <w:rFonts w:cstheme="minorHAnsi"/>
                <w:color w:val="000000"/>
              </w:rPr>
            </w:pPr>
            <w:r w:rsidRPr="00927D8E">
              <w:rPr>
                <w:rFonts w:cstheme="minorHAnsi"/>
                <w:color w:val="000000"/>
                <w:szCs w:val="24"/>
              </w:rPr>
              <w:t>eārum</w:t>
            </w:r>
          </w:p>
        </w:tc>
        <w:tc>
          <w:tcPr>
            <w:tcW w:w="2335" w:type="dxa"/>
            <w:tcMar>
              <w:top w:w="90" w:type="dxa"/>
              <w:left w:w="90" w:type="dxa"/>
              <w:bottom w:w="90" w:type="dxa"/>
              <w:right w:w="90" w:type="dxa"/>
            </w:tcMar>
          </w:tcPr>
          <w:p w14:paraId="17A51F14" w14:textId="77777777" w:rsidR="003C1FA0" w:rsidRPr="00927D8E" w:rsidRDefault="003C1FA0" w:rsidP="00CD2394">
            <w:pPr>
              <w:pStyle w:val="NoSpacing"/>
              <w:keepLines/>
              <w:rPr>
                <w:rFonts w:cstheme="minorHAnsi"/>
                <w:color w:val="000000"/>
              </w:rPr>
            </w:pPr>
            <w:r w:rsidRPr="00927D8E">
              <w:rPr>
                <w:rFonts w:cstheme="minorHAnsi"/>
                <w:color w:val="000000"/>
                <w:szCs w:val="24"/>
              </w:rPr>
              <w:t>eōrum</w:t>
            </w:r>
          </w:p>
        </w:tc>
      </w:tr>
      <w:tr w:rsidR="003C1FA0" w:rsidRPr="00927D8E" w14:paraId="6CA32094" w14:textId="77777777" w:rsidTr="008758E5">
        <w:trPr>
          <w:trHeight w:hRule="exact" w:val="802"/>
        </w:trPr>
        <w:tc>
          <w:tcPr>
            <w:tcW w:w="2337" w:type="dxa"/>
            <w:tcMar>
              <w:top w:w="90" w:type="dxa"/>
              <w:left w:w="90" w:type="dxa"/>
              <w:bottom w:w="90" w:type="dxa"/>
              <w:right w:w="90" w:type="dxa"/>
            </w:tcMar>
          </w:tcPr>
          <w:p w14:paraId="5DB48CFD" w14:textId="77777777" w:rsidR="003C1FA0" w:rsidRPr="00927D8E" w:rsidRDefault="003C1FA0" w:rsidP="00CD2394">
            <w:pPr>
              <w:pStyle w:val="NoSpacing"/>
              <w:keepLines/>
              <w:rPr>
                <w:rFonts w:cstheme="minorHAnsi"/>
                <w:color w:val="000000"/>
              </w:rPr>
            </w:pPr>
            <w:r w:rsidRPr="00927D8E">
              <w:rPr>
                <w:rFonts w:cstheme="minorHAnsi"/>
                <w:color w:val="000000"/>
                <w:szCs w:val="24"/>
              </w:rPr>
              <w:t>Dative</w:t>
            </w:r>
            <w:r>
              <w:rPr>
                <w:rFonts w:cstheme="minorHAnsi"/>
                <w:color w:val="000000"/>
                <w:szCs w:val="24"/>
              </w:rPr>
              <w:t xml:space="preserve"> (to them, to these)</w:t>
            </w:r>
          </w:p>
        </w:tc>
        <w:tc>
          <w:tcPr>
            <w:tcW w:w="2336" w:type="dxa"/>
            <w:tcMar>
              <w:top w:w="90" w:type="dxa"/>
              <w:left w:w="90" w:type="dxa"/>
              <w:bottom w:w="90" w:type="dxa"/>
              <w:right w:w="90" w:type="dxa"/>
            </w:tcMar>
          </w:tcPr>
          <w:p w14:paraId="7291A225" w14:textId="77777777" w:rsidR="003C1FA0" w:rsidRPr="00927D8E" w:rsidRDefault="003C1FA0" w:rsidP="00CD2394">
            <w:pPr>
              <w:pStyle w:val="NoSpacing"/>
              <w:keepLines/>
              <w:rPr>
                <w:rFonts w:cstheme="minorHAnsi"/>
                <w:color w:val="000000"/>
              </w:rPr>
            </w:pPr>
            <w:r w:rsidRPr="00927D8E">
              <w:rPr>
                <w:rFonts w:cstheme="minorHAnsi"/>
                <w:color w:val="000000"/>
                <w:szCs w:val="24"/>
              </w:rPr>
              <w:t>eīs</w:t>
            </w:r>
          </w:p>
        </w:tc>
        <w:tc>
          <w:tcPr>
            <w:tcW w:w="2336" w:type="dxa"/>
            <w:tcMar>
              <w:top w:w="90" w:type="dxa"/>
              <w:left w:w="90" w:type="dxa"/>
              <w:bottom w:w="90" w:type="dxa"/>
              <w:right w:w="90" w:type="dxa"/>
            </w:tcMar>
          </w:tcPr>
          <w:p w14:paraId="58065648" w14:textId="77777777" w:rsidR="003C1FA0" w:rsidRPr="00927D8E" w:rsidRDefault="003C1FA0" w:rsidP="00CD2394">
            <w:pPr>
              <w:pStyle w:val="NoSpacing"/>
              <w:keepLines/>
              <w:rPr>
                <w:rFonts w:cstheme="minorHAnsi"/>
                <w:color w:val="000000"/>
              </w:rPr>
            </w:pPr>
            <w:r w:rsidRPr="00927D8E">
              <w:rPr>
                <w:rFonts w:cstheme="minorHAnsi"/>
                <w:color w:val="000000"/>
                <w:szCs w:val="24"/>
              </w:rPr>
              <w:t>eīs</w:t>
            </w:r>
          </w:p>
        </w:tc>
        <w:tc>
          <w:tcPr>
            <w:tcW w:w="2335" w:type="dxa"/>
            <w:tcMar>
              <w:top w:w="90" w:type="dxa"/>
              <w:left w:w="90" w:type="dxa"/>
              <w:bottom w:w="90" w:type="dxa"/>
              <w:right w:w="90" w:type="dxa"/>
            </w:tcMar>
          </w:tcPr>
          <w:p w14:paraId="0628F747" w14:textId="77777777" w:rsidR="003C1FA0" w:rsidRPr="00927D8E" w:rsidRDefault="003C1FA0" w:rsidP="00CD2394">
            <w:pPr>
              <w:pStyle w:val="NoSpacing"/>
              <w:keepLines/>
              <w:rPr>
                <w:rFonts w:cstheme="minorHAnsi"/>
                <w:color w:val="000000"/>
              </w:rPr>
            </w:pPr>
            <w:r w:rsidRPr="00927D8E">
              <w:rPr>
                <w:rFonts w:cstheme="minorHAnsi"/>
                <w:color w:val="000000"/>
                <w:szCs w:val="24"/>
              </w:rPr>
              <w:t>eīs</w:t>
            </w:r>
          </w:p>
        </w:tc>
      </w:tr>
      <w:tr w:rsidR="003C1FA0" w:rsidRPr="00927D8E" w14:paraId="293CC638" w14:textId="77777777" w:rsidTr="008758E5">
        <w:trPr>
          <w:trHeight w:hRule="exact" w:val="820"/>
        </w:trPr>
        <w:tc>
          <w:tcPr>
            <w:tcW w:w="2337" w:type="dxa"/>
            <w:tcMar>
              <w:top w:w="90" w:type="dxa"/>
              <w:left w:w="90" w:type="dxa"/>
              <w:bottom w:w="90" w:type="dxa"/>
              <w:right w:w="90" w:type="dxa"/>
            </w:tcMar>
          </w:tcPr>
          <w:p w14:paraId="4925BA09" w14:textId="77777777" w:rsidR="003C1FA0" w:rsidRPr="00927D8E" w:rsidRDefault="003C1FA0" w:rsidP="00CD2394">
            <w:pPr>
              <w:pStyle w:val="NoSpacing"/>
              <w:keepLines/>
              <w:rPr>
                <w:rFonts w:cstheme="minorHAnsi"/>
                <w:color w:val="000000"/>
              </w:rPr>
            </w:pPr>
            <w:r w:rsidRPr="00927D8E">
              <w:rPr>
                <w:rFonts w:cstheme="minorHAnsi"/>
                <w:color w:val="000000"/>
                <w:szCs w:val="24"/>
              </w:rPr>
              <w:t>Accusative</w:t>
            </w:r>
            <w:r>
              <w:rPr>
                <w:rFonts w:cstheme="minorHAnsi"/>
                <w:color w:val="000000"/>
                <w:szCs w:val="24"/>
              </w:rPr>
              <w:t xml:space="preserve"> (them, these)</w:t>
            </w:r>
          </w:p>
        </w:tc>
        <w:tc>
          <w:tcPr>
            <w:tcW w:w="2336" w:type="dxa"/>
            <w:tcMar>
              <w:top w:w="90" w:type="dxa"/>
              <w:left w:w="90" w:type="dxa"/>
              <w:bottom w:w="90" w:type="dxa"/>
              <w:right w:w="90" w:type="dxa"/>
            </w:tcMar>
          </w:tcPr>
          <w:p w14:paraId="475ED73E" w14:textId="77777777" w:rsidR="003C1FA0" w:rsidRPr="00927D8E" w:rsidRDefault="003C1FA0" w:rsidP="00CD2394">
            <w:pPr>
              <w:pStyle w:val="NoSpacing"/>
              <w:keepLines/>
              <w:rPr>
                <w:rFonts w:cstheme="minorHAnsi"/>
                <w:color w:val="000000"/>
              </w:rPr>
            </w:pPr>
            <w:r w:rsidRPr="00927D8E">
              <w:rPr>
                <w:rFonts w:cstheme="minorHAnsi"/>
                <w:color w:val="000000"/>
                <w:szCs w:val="24"/>
              </w:rPr>
              <w:t>eōs</w:t>
            </w:r>
          </w:p>
        </w:tc>
        <w:tc>
          <w:tcPr>
            <w:tcW w:w="2336" w:type="dxa"/>
            <w:tcMar>
              <w:top w:w="90" w:type="dxa"/>
              <w:left w:w="90" w:type="dxa"/>
              <w:bottom w:w="90" w:type="dxa"/>
              <w:right w:w="90" w:type="dxa"/>
            </w:tcMar>
          </w:tcPr>
          <w:p w14:paraId="1C74358D" w14:textId="77777777" w:rsidR="003C1FA0" w:rsidRPr="00927D8E" w:rsidRDefault="003C1FA0" w:rsidP="00CD2394">
            <w:pPr>
              <w:pStyle w:val="NoSpacing"/>
              <w:keepLines/>
              <w:rPr>
                <w:rFonts w:cstheme="minorHAnsi"/>
                <w:color w:val="000000"/>
              </w:rPr>
            </w:pPr>
            <w:r w:rsidRPr="00927D8E">
              <w:rPr>
                <w:rFonts w:cstheme="minorHAnsi"/>
                <w:color w:val="000000"/>
                <w:szCs w:val="24"/>
              </w:rPr>
              <w:t>eās</w:t>
            </w:r>
          </w:p>
        </w:tc>
        <w:tc>
          <w:tcPr>
            <w:tcW w:w="2335" w:type="dxa"/>
            <w:tcMar>
              <w:top w:w="90" w:type="dxa"/>
              <w:left w:w="90" w:type="dxa"/>
              <w:bottom w:w="90" w:type="dxa"/>
              <w:right w:w="90" w:type="dxa"/>
            </w:tcMar>
          </w:tcPr>
          <w:p w14:paraId="31371566" w14:textId="77777777" w:rsidR="003C1FA0" w:rsidRPr="00927D8E" w:rsidRDefault="003C1FA0" w:rsidP="00CD2394">
            <w:pPr>
              <w:pStyle w:val="NoSpacing"/>
              <w:keepLines/>
              <w:rPr>
                <w:rFonts w:cstheme="minorHAnsi"/>
                <w:color w:val="000000"/>
              </w:rPr>
            </w:pPr>
            <w:r w:rsidRPr="00927D8E">
              <w:rPr>
                <w:rFonts w:cstheme="minorHAnsi"/>
                <w:color w:val="000000"/>
                <w:szCs w:val="24"/>
              </w:rPr>
              <w:t>ea</w:t>
            </w:r>
          </w:p>
        </w:tc>
      </w:tr>
      <w:tr w:rsidR="003C1FA0" w:rsidRPr="00927D8E" w14:paraId="3981961C" w14:textId="77777777" w:rsidTr="008758E5">
        <w:trPr>
          <w:trHeight w:hRule="exact" w:val="802"/>
        </w:trPr>
        <w:tc>
          <w:tcPr>
            <w:tcW w:w="2337" w:type="dxa"/>
            <w:tcMar>
              <w:top w:w="90" w:type="dxa"/>
              <w:left w:w="90" w:type="dxa"/>
              <w:bottom w:w="90" w:type="dxa"/>
              <w:right w:w="90" w:type="dxa"/>
            </w:tcMar>
          </w:tcPr>
          <w:p w14:paraId="1B8D15DB" w14:textId="77777777" w:rsidR="003C1FA0" w:rsidRPr="00927D8E" w:rsidRDefault="003C1FA0" w:rsidP="00CD2394">
            <w:pPr>
              <w:pStyle w:val="NoSpacing"/>
              <w:keepLines/>
              <w:rPr>
                <w:rFonts w:cstheme="minorHAnsi"/>
                <w:color w:val="000000"/>
              </w:rPr>
            </w:pPr>
            <w:r w:rsidRPr="00927D8E">
              <w:rPr>
                <w:rFonts w:cstheme="minorHAnsi"/>
                <w:color w:val="000000"/>
                <w:szCs w:val="24"/>
              </w:rPr>
              <w:t>Ablative</w:t>
            </w:r>
            <w:r>
              <w:rPr>
                <w:rFonts w:cstheme="minorHAnsi"/>
                <w:color w:val="000000"/>
                <w:szCs w:val="24"/>
              </w:rPr>
              <w:t xml:space="preserve"> (by/with/from them, these)</w:t>
            </w:r>
          </w:p>
        </w:tc>
        <w:tc>
          <w:tcPr>
            <w:tcW w:w="2336" w:type="dxa"/>
            <w:tcMar>
              <w:top w:w="90" w:type="dxa"/>
              <w:left w:w="90" w:type="dxa"/>
              <w:bottom w:w="90" w:type="dxa"/>
              <w:right w:w="90" w:type="dxa"/>
            </w:tcMar>
          </w:tcPr>
          <w:p w14:paraId="0E8C3F4A" w14:textId="77777777" w:rsidR="003C1FA0" w:rsidRPr="00927D8E" w:rsidRDefault="003C1FA0" w:rsidP="00CD2394">
            <w:pPr>
              <w:pStyle w:val="NoSpacing"/>
              <w:keepLines/>
              <w:rPr>
                <w:rFonts w:cstheme="minorHAnsi"/>
                <w:color w:val="000000"/>
              </w:rPr>
            </w:pPr>
            <w:r w:rsidRPr="00927D8E">
              <w:rPr>
                <w:rFonts w:cstheme="minorHAnsi"/>
                <w:color w:val="000000"/>
                <w:szCs w:val="24"/>
              </w:rPr>
              <w:t>eīs</w:t>
            </w:r>
          </w:p>
        </w:tc>
        <w:tc>
          <w:tcPr>
            <w:tcW w:w="2336" w:type="dxa"/>
            <w:tcMar>
              <w:top w:w="90" w:type="dxa"/>
              <w:left w:w="90" w:type="dxa"/>
              <w:bottom w:w="90" w:type="dxa"/>
              <w:right w:w="90" w:type="dxa"/>
            </w:tcMar>
          </w:tcPr>
          <w:p w14:paraId="3564AD5C" w14:textId="77777777" w:rsidR="003C1FA0" w:rsidRPr="00927D8E" w:rsidRDefault="003C1FA0" w:rsidP="00CD2394">
            <w:pPr>
              <w:pStyle w:val="NoSpacing"/>
              <w:keepLines/>
              <w:rPr>
                <w:rFonts w:cstheme="minorHAnsi"/>
                <w:color w:val="000000"/>
              </w:rPr>
            </w:pPr>
            <w:r w:rsidRPr="00927D8E">
              <w:rPr>
                <w:rFonts w:cstheme="minorHAnsi"/>
                <w:color w:val="000000"/>
                <w:szCs w:val="24"/>
              </w:rPr>
              <w:t>eīs</w:t>
            </w:r>
          </w:p>
        </w:tc>
        <w:tc>
          <w:tcPr>
            <w:tcW w:w="2335" w:type="dxa"/>
            <w:tcMar>
              <w:top w:w="90" w:type="dxa"/>
              <w:left w:w="90" w:type="dxa"/>
              <w:bottom w:w="90" w:type="dxa"/>
              <w:right w:w="90" w:type="dxa"/>
            </w:tcMar>
          </w:tcPr>
          <w:p w14:paraId="725B7417" w14:textId="77777777" w:rsidR="003C1FA0" w:rsidRPr="00927D8E" w:rsidRDefault="003C1FA0" w:rsidP="00CD2394">
            <w:pPr>
              <w:pStyle w:val="NoSpacing"/>
              <w:keepLines/>
              <w:rPr>
                <w:rFonts w:cstheme="minorHAnsi"/>
                <w:color w:val="000000"/>
              </w:rPr>
            </w:pPr>
            <w:r w:rsidRPr="00927D8E">
              <w:rPr>
                <w:rFonts w:cstheme="minorHAnsi"/>
                <w:color w:val="000000"/>
                <w:szCs w:val="24"/>
              </w:rPr>
              <w:t>eīs</w:t>
            </w:r>
          </w:p>
        </w:tc>
      </w:tr>
    </w:tbl>
    <w:p w14:paraId="3B687E79" w14:textId="77777777" w:rsidR="003C1FA0" w:rsidRPr="00927D8E" w:rsidRDefault="003C1FA0" w:rsidP="00CD2394">
      <w:pPr>
        <w:pStyle w:val="NoSpacing"/>
        <w:keepLines/>
        <w:rPr>
          <w:rFonts w:cstheme="minorHAnsi"/>
          <w:color w:val="000000"/>
          <w:szCs w:val="24"/>
        </w:rPr>
      </w:pPr>
    </w:p>
    <w:p w14:paraId="32C8BAAE" w14:textId="77777777" w:rsidR="003C1FA0" w:rsidRDefault="003C1FA0" w:rsidP="00CD2394">
      <w:pPr>
        <w:pStyle w:val="NoSpacing"/>
        <w:keepLines/>
        <w:rPr>
          <w:rFonts w:cstheme="minorHAnsi"/>
          <w:color w:val="000000"/>
          <w:szCs w:val="24"/>
        </w:rPr>
      </w:pPr>
    </w:p>
    <w:p w14:paraId="0D0F3399" w14:textId="77777777" w:rsidR="00DF4BB8" w:rsidRDefault="00DF4BB8" w:rsidP="00CD2394">
      <w:pPr>
        <w:pStyle w:val="NoSpacing"/>
        <w:keepLines/>
        <w:rPr>
          <w:rFonts w:cstheme="minorHAnsi"/>
          <w:color w:val="000000"/>
          <w:szCs w:val="24"/>
        </w:rPr>
      </w:pPr>
    </w:p>
    <w:p w14:paraId="49EF3CEE" w14:textId="77777777" w:rsidR="00DF4BB8" w:rsidRDefault="00DF4BB8" w:rsidP="00CD2394">
      <w:pPr>
        <w:pStyle w:val="NoSpacing"/>
        <w:keepLines/>
        <w:rPr>
          <w:rFonts w:cstheme="minorHAnsi"/>
          <w:color w:val="000000"/>
          <w:szCs w:val="24"/>
        </w:rPr>
      </w:pPr>
    </w:p>
    <w:p w14:paraId="1CFA0819" w14:textId="77777777" w:rsidR="00DF4BB8" w:rsidRDefault="00DF4BB8" w:rsidP="00CD2394">
      <w:pPr>
        <w:pStyle w:val="NoSpacing"/>
        <w:keepLines/>
        <w:rPr>
          <w:rFonts w:cstheme="minorHAnsi"/>
          <w:color w:val="000000"/>
          <w:szCs w:val="24"/>
        </w:rPr>
      </w:pPr>
    </w:p>
    <w:p w14:paraId="34D2087F" w14:textId="77777777" w:rsidR="00DF4BB8" w:rsidRDefault="00DF4BB8" w:rsidP="00CD2394">
      <w:pPr>
        <w:pStyle w:val="NoSpacing"/>
        <w:keepLines/>
        <w:rPr>
          <w:rFonts w:cstheme="minorHAnsi"/>
          <w:color w:val="000000"/>
          <w:szCs w:val="24"/>
        </w:rPr>
      </w:pPr>
    </w:p>
    <w:p w14:paraId="310058E0" w14:textId="6D69DF86" w:rsidR="00DF4BB8" w:rsidRPr="00DF4BB8" w:rsidRDefault="00DF4BB8" w:rsidP="00CD2394">
      <w:pPr>
        <w:pStyle w:val="NoSpacing"/>
        <w:keepLines/>
        <w:rPr>
          <w:rStyle w:val="IntenseReference"/>
        </w:rPr>
      </w:pPr>
      <w:r>
        <w:rPr>
          <w:rStyle w:val="IntenseReference"/>
        </w:rPr>
        <w:t>hic haec hoc</w:t>
      </w:r>
    </w:p>
    <w:tbl>
      <w:tblPr>
        <w:tblW w:w="9344"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336"/>
        <w:gridCol w:w="2336"/>
        <w:gridCol w:w="2336"/>
        <w:gridCol w:w="2336"/>
      </w:tblGrid>
      <w:tr w:rsidR="003C1FA0" w:rsidRPr="00927D8E" w14:paraId="763E5AC0" w14:textId="77777777" w:rsidTr="008758E5">
        <w:trPr>
          <w:trHeight w:val="537"/>
        </w:trPr>
        <w:tc>
          <w:tcPr>
            <w:tcW w:w="2336" w:type="dxa"/>
            <w:tcMar>
              <w:top w:w="90" w:type="dxa"/>
              <w:left w:w="90" w:type="dxa"/>
              <w:bottom w:w="90" w:type="dxa"/>
              <w:right w:w="90" w:type="dxa"/>
            </w:tcMar>
          </w:tcPr>
          <w:p w14:paraId="59AE6D11"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Singular</w:t>
            </w:r>
          </w:p>
        </w:tc>
        <w:tc>
          <w:tcPr>
            <w:tcW w:w="2336" w:type="dxa"/>
            <w:tcMar>
              <w:top w:w="90" w:type="dxa"/>
              <w:left w:w="90" w:type="dxa"/>
              <w:bottom w:w="90" w:type="dxa"/>
              <w:right w:w="90" w:type="dxa"/>
            </w:tcMar>
          </w:tcPr>
          <w:p w14:paraId="139B0670"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Masculine</w:t>
            </w:r>
          </w:p>
        </w:tc>
        <w:tc>
          <w:tcPr>
            <w:tcW w:w="2336" w:type="dxa"/>
            <w:tcMar>
              <w:top w:w="90" w:type="dxa"/>
              <w:left w:w="90" w:type="dxa"/>
              <w:bottom w:w="90" w:type="dxa"/>
              <w:right w:w="90" w:type="dxa"/>
            </w:tcMar>
          </w:tcPr>
          <w:p w14:paraId="3D52A152"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Feminine</w:t>
            </w:r>
          </w:p>
        </w:tc>
        <w:tc>
          <w:tcPr>
            <w:tcW w:w="2336" w:type="dxa"/>
            <w:tcMar>
              <w:top w:w="90" w:type="dxa"/>
              <w:left w:w="90" w:type="dxa"/>
              <w:bottom w:w="90" w:type="dxa"/>
              <w:right w:w="90" w:type="dxa"/>
            </w:tcMar>
          </w:tcPr>
          <w:p w14:paraId="2603AE31" w14:textId="77777777" w:rsidR="003C1FA0" w:rsidRPr="004C20BE" w:rsidRDefault="003C1FA0" w:rsidP="00CD2394">
            <w:pPr>
              <w:pStyle w:val="NoSpacing"/>
              <w:keepLines/>
              <w:rPr>
                <w:rFonts w:cstheme="minorHAnsi"/>
                <w:b/>
                <w:color w:val="000000"/>
              </w:rPr>
            </w:pPr>
            <w:r w:rsidRPr="004C20BE">
              <w:rPr>
                <w:rFonts w:cstheme="minorHAnsi"/>
                <w:b/>
                <w:color w:val="000000"/>
                <w:szCs w:val="24"/>
              </w:rPr>
              <w:t>Neuter</w:t>
            </w:r>
          </w:p>
        </w:tc>
      </w:tr>
      <w:tr w:rsidR="003C1FA0" w:rsidRPr="00927D8E" w14:paraId="209A0455" w14:textId="77777777" w:rsidTr="008758E5">
        <w:trPr>
          <w:trHeight w:val="537"/>
        </w:trPr>
        <w:tc>
          <w:tcPr>
            <w:tcW w:w="2336" w:type="dxa"/>
            <w:tcMar>
              <w:top w:w="90" w:type="dxa"/>
              <w:left w:w="90" w:type="dxa"/>
              <w:bottom w:w="90" w:type="dxa"/>
              <w:right w:w="90" w:type="dxa"/>
            </w:tcMar>
          </w:tcPr>
          <w:p w14:paraId="512C667E" w14:textId="77777777" w:rsidR="003C1FA0" w:rsidRPr="00927D8E" w:rsidRDefault="003C1FA0" w:rsidP="00CD2394">
            <w:pPr>
              <w:pStyle w:val="NoSpacing"/>
              <w:keepLines/>
              <w:rPr>
                <w:rFonts w:cstheme="minorHAnsi"/>
                <w:color w:val="000000"/>
              </w:rPr>
            </w:pPr>
            <w:r w:rsidRPr="00927D8E">
              <w:rPr>
                <w:rFonts w:cstheme="minorHAnsi"/>
                <w:color w:val="000000"/>
                <w:szCs w:val="24"/>
              </w:rPr>
              <w:t>Nominative</w:t>
            </w:r>
            <w:r>
              <w:rPr>
                <w:rFonts w:cstheme="minorHAnsi"/>
                <w:color w:val="000000"/>
                <w:szCs w:val="24"/>
              </w:rPr>
              <w:t xml:space="preserve"> (he, she, it, this)</w:t>
            </w:r>
          </w:p>
        </w:tc>
        <w:tc>
          <w:tcPr>
            <w:tcW w:w="2336" w:type="dxa"/>
            <w:tcMar>
              <w:top w:w="90" w:type="dxa"/>
              <w:left w:w="90" w:type="dxa"/>
              <w:bottom w:w="90" w:type="dxa"/>
              <w:right w:w="90" w:type="dxa"/>
            </w:tcMar>
          </w:tcPr>
          <w:p w14:paraId="2F64DB99" w14:textId="77777777" w:rsidR="003C1FA0" w:rsidRPr="00927D8E" w:rsidRDefault="003C1FA0" w:rsidP="00CD2394">
            <w:pPr>
              <w:pStyle w:val="NoSpacing"/>
              <w:keepLines/>
              <w:rPr>
                <w:rFonts w:cstheme="minorHAnsi"/>
                <w:color w:val="000000"/>
              </w:rPr>
            </w:pPr>
            <w:r w:rsidRPr="00927D8E">
              <w:rPr>
                <w:rFonts w:cstheme="minorHAnsi"/>
                <w:color w:val="000000"/>
                <w:szCs w:val="24"/>
              </w:rPr>
              <w:t>hic</w:t>
            </w:r>
          </w:p>
        </w:tc>
        <w:tc>
          <w:tcPr>
            <w:tcW w:w="2336" w:type="dxa"/>
            <w:tcMar>
              <w:top w:w="90" w:type="dxa"/>
              <w:left w:w="90" w:type="dxa"/>
              <w:bottom w:w="90" w:type="dxa"/>
              <w:right w:w="90" w:type="dxa"/>
            </w:tcMar>
          </w:tcPr>
          <w:p w14:paraId="4B493EAB" w14:textId="77777777" w:rsidR="003C1FA0" w:rsidRPr="00927D8E" w:rsidRDefault="003C1FA0" w:rsidP="00CD2394">
            <w:pPr>
              <w:pStyle w:val="NoSpacing"/>
              <w:keepLines/>
              <w:rPr>
                <w:rFonts w:cstheme="minorHAnsi"/>
                <w:color w:val="000000"/>
              </w:rPr>
            </w:pPr>
            <w:r w:rsidRPr="00927D8E">
              <w:rPr>
                <w:rFonts w:cstheme="minorHAnsi"/>
                <w:color w:val="000000"/>
                <w:szCs w:val="24"/>
              </w:rPr>
              <w:t>haec</w:t>
            </w:r>
          </w:p>
        </w:tc>
        <w:tc>
          <w:tcPr>
            <w:tcW w:w="2336" w:type="dxa"/>
            <w:tcMar>
              <w:top w:w="90" w:type="dxa"/>
              <w:left w:w="90" w:type="dxa"/>
              <w:bottom w:w="90" w:type="dxa"/>
              <w:right w:w="90" w:type="dxa"/>
            </w:tcMar>
          </w:tcPr>
          <w:p w14:paraId="53F607E7" w14:textId="77777777" w:rsidR="003C1FA0" w:rsidRPr="00927D8E" w:rsidRDefault="003C1FA0" w:rsidP="00CD2394">
            <w:pPr>
              <w:pStyle w:val="NoSpacing"/>
              <w:keepLines/>
              <w:rPr>
                <w:rFonts w:cstheme="minorHAnsi"/>
                <w:color w:val="000000"/>
              </w:rPr>
            </w:pPr>
            <w:r w:rsidRPr="00927D8E">
              <w:rPr>
                <w:rFonts w:cstheme="minorHAnsi"/>
                <w:color w:val="000000"/>
                <w:szCs w:val="24"/>
              </w:rPr>
              <w:t>hoc</w:t>
            </w:r>
          </w:p>
        </w:tc>
      </w:tr>
      <w:tr w:rsidR="003C1FA0" w:rsidRPr="00927D8E" w14:paraId="383677A4" w14:textId="77777777" w:rsidTr="008758E5">
        <w:trPr>
          <w:trHeight w:val="537"/>
        </w:trPr>
        <w:tc>
          <w:tcPr>
            <w:tcW w:w="2336" w:type="dxa"/>
            <w:tcMar>
              <w:top w:w="90" w:type="dxa"/>
              <w:left w:w="90" w:type="dxa"/>
              <w:bottom w:w="90" w:type="dxa"/>
              <w:right w:w="90" w:type="dxa"/>
            </w:tcMar>
          </w:tcPr>
          <w:p w14:paraId="4FA4FB6F" w14:textId="77777777" w:rsidR="003C1FA0" w:rsidRPr="00927D8E" w:rsidRDefault="003C1FA0" w:rsidP="00CD2394">
            <w:pPr>
              <w:pStyle w:val="NoSpacing"/>
              <w:keepLines/>
              <w:rPr>
                <w:rFonts w:cstheme="minorHAnsi"/>
                <w:color w:val="000000"/>
              </w:rPr>
            </w:pPr>
            <w:r w:rsidRPr="00927D8E">
              <w:rPr>
                <w:rFonts w:cstheme="minorHAnsi"/>
                <w:color w:val="000000"/>
                <w:szCs w:val="24"/>
              </w:rPr>
              <w:t>Genitive</w:t>
            </w:r>
            <w:r>
              <w:rPr>
                <w:rFonts w:cstheme="minorHAnsi"/>
                <w:color w:val="000000"/>
                <w:szCs w:val="24"/>
              </w:rPr>
              <w:t xml:space="preserve"> (his, hers, its, of this)</w:t>
            </w:r>
          </w:p>
        </w:tc>
        <w:tc>
          <w:tcPr>
            <w:tcW w:w="2336" w:type="dxa"/>
            <w:tcMar>
              <w:top w:w="90" w:type="dxa"/>
              <w:left w:w="90" w:type="dxa"/>
              <w:bottom w:w="90" w:type="dxa"/>
              <w:right w:w="90" w:type="dxa"/>
            </w:tcMar>
          </w:tcPr>
          <w:p w14:paraId="074EA0E7" w14:textId="77777777" w:rsidR="003C1FA0" w:rsidRPr="00927D8E" w:rsidRDefault="003C1FA0" w:rsidP="00CD2394">
            <w:pPr>
              <w:pStyle w:val="NoSpacing"/>
              <w:keepLines/>
              <w:rPr>
                <w:rFonts w:cstheme="minorHAnsi"/>
                <w:color w:val="000000"/>
              </w:rPr>
            </w:pPr>
            <w:r w:rsidRPr="00927D8E">
              <w:rPr>
                <w:rFonts w:cstheme="minorHAnsi"/>
                <w:color w:val="000000"/>
                <w:szCs w:val="24"/>
              </w:rPr>
              <w:t>huius</w:t>
            </w:r>
          </w:p>
        </w:tc>
        <w:tc>
          <w:tcPr>
            <w:tcW w:w="2336" w:type="dxa"/>
            <w:tcMar>
              <w:top w:w="90" w:type="dxa"/>
              <w:left w:w="90" w:type="dxa"/>
              <w:bottom w:w="90" w:type="dxa"/>
              <w:right w:w="90" w:type="dxa"/>
            </w:tcMar>
          </w:tcPr>
          <w:p w14:paraId="6E7F6DA5" w14:textId="77777777" w:rsidR="003C1FA0" w:rsidRPr="00927D8E" w:rsidRDefault="003C1FA0" w:rsidP="00CD2394">
            <w:pPr>
              <w:pStyle w:val="NoSpacing"/>
              <w:keepLines/>
              <w:rPr>
                <w:rFonts w:cstheme="minorHAnsi"/>
                <w:color w:val="000000"/>
              </w:rPr>
            </w:pPr>
            <w:r w:rsidRPr="00927D8E">
              <w:rPr>
                <w:rFonts w:cstheme="minorHAnsi"/>
                <w:color w:val="000000"/>
                <w:szCs w:val="24"/>
              </w:rPr>
              <w:t>huius</w:t>
            </w:r>
          </w:p>
        </w:tc>
        <w:tc>
          <w:tcPr>
            <w:tcW w:w="2336" w:type="dxa"/>
            <w:tcMar>
              <w:top w:w="90" w:type="dxa"/>
              <w:left w:w="90" w:type="dxa"/>
              <w:bottom w:w="90" w:type="dxa"/>
              <w:right w:w="90" w:type="dxa"/>
            </w:tcMar>
          </w:tcPr>
          <w:p w14:paraId="299E47D5" w14:textId="77777777" w:rsidR="003C1FA0" w:rsidRPr="00927D8E" w:rsidRDefault="003C1FA0" w:rsidP="00CD2394">
            <w:pPr>
              <w:pStyle w:val="NoSpacing"/>
              <w:keepLines/>
              <w:rPr>
                <w:rFonts w:cstheme="minorHAnsi"/>
                <w:color w:val="000000"/>
              </w:rPr>
            </w:pPr>
            <w:r w:rsidRPr="00927D8E">
              <w:rPr>
                <w:rFonts w:cstheme="minorHAnsi"/>
                <w:color w:val="000000"/>
                <w:szCs w:val="24"/>
              </w:rPr>
              <w:t>huius</w:t>
            </w:r>
          </w:p>
        </w:tc>
      </w:tr>
      <w:tr w:rsidR="003C1FA0" w:rsidRPr="00927D8E" w14:paraId="74D2DF88" w14:textId="77777777" w:rsidTr="008758E5">
        <w:trPr>
          <w:trHeight w:val="537"/>
        </w:trPr>
        <w:tc>
          <w:tcPr>
            <w:tcW w:w="2336" w:type="dxa"/>
            <w:tcMar>
              <w:top w:w="90" w:type="dxa"/>
              <w:left w:w="90" w:type="dxa"/>
              <w:bottom w:w="90" w:type="dxa"/>
              <w:right w:w="90" w:type="dxa"/>
            </w:tcMar>
          </w:tcPr>
          <w:p w14:paraId="1C98B070" w14:textId="77777777" w:rsidR="003C1FA0" w:rsidRPr="00927D8E" w:rsidRDefault="003C1FA0" w:rsidP="00CD2394">
            <w:pPr>
              <w:pStyle w:val="NoSpacing"/>
              <w:keepLines/>
              <w:rPr>
                <w:rFonts w:cstheme="minorHAnsi"/>
                <w:color w:val="000000"/>
              </w:rPr>
            </w:pPr>
            <w:r w:rsidRPr="00927D8E">
              <w:rPr>
                <w:rFonts w:cstheme="minorHAnsi"/>
                <w:color w:val="000000"/>
                <w:szCs w:val="24"/>
              </w:rPr>
              <w:t>Dative</w:t>
            </w:r>
            <w:r>
              <w:rPr>
                <w:rFonts w:cstheme="minorHAnsi"/>
                <w:color w:val="000000"/>
                <w:szCs w:val="24"/>
              </w:rPr>
              <w:t xml:space="preserve"> (to him, to her, to it, to this)</w:t>
            </w:r>
          </w:p>
        </w:tc>
        <w:tc>
          <w:tcPr>
            <w:tcW w:w="2336" w:type="dxa"/>
            <w:tcMar>
              <w:top w:w="90" w:type="dxa"/>
              <w:left w:w="90" w:type="dxa"/>
              <w:bottom w:w="90" w:type="dxa"/>
              <w:right w:w="90" w:type="dxa"/>
            </w:tcMar>
          </w:tcPr>
          <w:p w14:paraId="28B574B5" w14:textId="77777777" w:rsidR="003C1FA0" w:rsidRPr="00927D8E" w:rsidRDefault="003C1FA0" w:rsidP="00CD2394">
            <w:pPr>
              <w:pStyle w:val="NoSpacing"/>
              <w:keepLines/>
              <w:rPr>
                <w:rFonts w:cstheme="minorHAnsi"/>
                <w:color w:val="000000"/>
              </w:rPr>
            </w:pPr>
            <w:r w:rsidRPr="00927D8E">
              <w:rPr>
                <w:rFonts w:cstheme="minorHAnsi"/>
                <w:color w:val="000000"/>
                <w:szCs w:val="24"/>
              </w:rPr>
              <w:t>huic</w:t>
            </w:r>
          </w:p>
        </w:tc>
        <w:tc>
          <w:tcPr>
            <w:tcW w:w="2336" w:type="dxa"/>
            <w:tcMar>
              <w:top w:w="90" w:type="dxa"/>
              <w:left w:w="90" w:type="dxa"/>
              <w:bottom w:w="90" w:type="dxa"/>
              <w:right w:w="90" w:type="dxa"/>
            </w:tcMar>
          </w:tcPr>
          <w:p w14:paraId="544B0A30" w14:textId="77777777" w:rsidR="003C1FA0" w:rsidRPr="00927D8E" w:rsidRDefault="003C1FA0" w:rsidP="00CD2394">
            <w:pPr>
              <w:pStyle w:val="NoSpacing"/>
              <w:keepLines/>
              <w:rPr>
                <w:rFonts w:cstheme="minorHAnsi"/>
                <w:color w:val="000000"/>
              </w:rPr>
            </w:pPr>
            <w:r w:rsidRPr="00927D8E">
              <w:rPr>
                <w:rFonts w:cstheme="minorHAnsi"/>
                <w:color w:val="000000"/>
                <w:szCs w:val="24"/>
              </w:rPr>
              <w:t>huic</w:t>
            </w:r>
          </w:p>
        </w:tc>
        <w:tc>
          <w:tcPr>
            <w:tcW w:w="2336" w:type="dxa"/>
            <w:tcMar>
              <w:top w:w="90" w:type="dxa"/>
              <w:left w:w="90" w:type="dxa"/>
              <w:bottom w:w="90" w:type="dxa"/>
              <w:right w:w="90" w:type="dxa"/>
            </w:tcMar>
          </w:tcPr>
          <w:p w14:paraId="5DD2A362" w14:textId="77777777" w:rsidR="003C1FA0" w:rsidRPr="00927D8E" w:rsidRDefault="003C1FA0" w:rsidP="00CD2394">
            <w:pPr>
              <w:pStyle w:val="NoSpacing"/>
              <w:keepLines/>
              <w:rPr>
                <w:rFonts w:cstheme="minorHAnsi"/>
                <w:color w:val="000000"/>
              </w:rPr>
            </w:pPr>
            <w:r w:rsidRPr="00927D8E">
              <w:rPr>
                <w:rFonts w:cstheme="minorHAnsi"/>
                <w:color w:val="000000"/>
              </w:rPr>
              <w:t>huic</w:t>
            </w:r>
          </w:p>
        </w:tc>
      </w:tr>
      <w:tr w:rsidR="003C1FA0" w:rsidRPr="00927D8E" w14:paraId="28ABDFFF" w14:textId="77777777" w:rsidTr="008758E5">
        <w:trPr>
          <w:trHeight w:val="537"/>
        </w:trPr>
        <w:tc>
          <w:tcPr>
            <w:tcW w:w="2336" w:type="dxa"/>
            <w:tcMar>
              <w:top w:w="90" w:type="dxa"/>
              <w:left w:w="90" w:type="dxa"/>
              <w:bottom w:w="90" w:type="dxa"/>
              <w:right w:w="90" w:type="dxa"/>
            </w:tcMar>
          </w:tcPr>
          <w:p w14:paraId="58D66B0D" w14:textId="77777777" w:rsidR="003C1FA0" w:rsidRPr="00927D8E" w:rsidRDefault="003C1FA0" w:rsidP="00CD2394">
            <w:pPr>
              <w:pStyle w:val="NoSpacing"/>
              <w:keepLines/>
              <w:rPr>
                <w:rFonts w:cstheme="minorHAnsi"/>
                <w:color w:val="000000"/>
              </w:rPr>
            </w:pPr>
            <w:r w:rsidRPr="00927D8E">
              <w:rPr>
                <w:rFonts w:cstheme="minorHAnsi"/>
                <w:color w:val="000000"/>
                <w:szCs w:val="24"/>
              </w:rPr>
              <w:t>Accusative</w:t>
            </w:r>
            <w:r>
              <w:rPr>
                <w:rFonts w:cstheme="minorHAnsi"/>
                <w:color w:val="000000"/>
                <w:szCs w:val="24"/>
              </w:rPr>
              <w:t xml:space="preserve"> (him, her, it, this)</w:t>
            </w:r>
          </w:p>
        </w:tc>
        <w:tc>
          <w:tcPr>
            <w:tcW w:w="2336" w:type="dxa"/>
            <w:tcMar>
              <w:top w:w="90" w:type="dxa"/>
              <w:left w:w="90" w:type="dxa"/>
              <w:bottom w:w="90" w:type="dxa"/>
              <w:right w:w="90" w:type="dxa"/>
            </w:tcMar>
          </w:tcPr>
          <w:p w14:paraId="34D5BB4C" w14:textId="77777777" w:rsidR="003C1FA0" w:rsidRPr="00927D8E" w:rsidRDefault="003C1FA0" w:rsidP="00CD2394">
            <w:pPr>
              <w:pStyle w:val="NoSpacing"/>
              <w:keepLines/>
              <w:rPr>
                <w:rFonts w:cstheme="minorHAnsi"/>
                <w:color w:val="000000"/>
              </w:rPr>
            </w:pPr>
            <w:r w:rsidRPr="00927D8E">
              <w:rPr>
                <w:rFonts w:cstheme="minorHAnsi"/>
                <w:color w:val="000000"/>
                <w:szCs w:val="24"/>
              </w:rPr>
              <w:t>hunc</w:t>
            </w:r>
          </w:p>
        </w:tc>
        <w:tc>
          <w:tcPr>
            <w:tcW w:w="2336" w:type="dxa"/>
            <w:tcMar>
              <w:top w:w="90" w:type="dxa"/>
              <w:left w:w="90" w:type="dxa"/>
              <w:bottom w:w="90" w:type="dxa"/>
              <w:right w:w="90" w:type="dxa"/>
            </w:tcMar>
          </w:tcPr>
          <w:p w14:paraId="067F29D4" w14:textId="77777777" w:rsidR="003C1FA0" w:rsidRPr="00927D8E" w:rsidRDefault="003C1FA0" w:rsidP="00CD2394">
            <w:pPr>
              <w:pStyle w:val="NoSpacing"/>
              <w:keepLines/>
              <w:rPr>
                <w:rFonts w:cstheme="minorHAnsi"/>
                <w:color w:val="000000"/>
              </w:rPr>
            </w:pPr>
            <w:r w:rsidRPr="00927D8E">
              <w:rPr>
                <w:rFonts w:cstheme="minorHAnsi"/>
                <w:color w:val="000000"/>
                <w:szCs w:val="24"/>
              </w:rPr>
              <w:t>hanc</w:t>
            </w:r>
          </w:p>
        </w:tc>
        <w:tc>
          <w:tcPr>
            <w:tcW w:w="2336" w:type="dxa"/>
            <w:tcMar>
              <w:top w:w="90" w:type="dxa"/>
              <w:left w:w="90" w:type="dxa"/>
              <w:bottom w:w="90" w:type="dxa"/>
              <w:right w:w="90" w:type="dxa"/>
            </w:tcMar>
          </w:tcPr>
          <w:p w14:paraId="57746DF9" w14:textId="77777777" w:rsidR="003C1FA0" w:rsidRPr="00927D8E" w:rsidRDefault="003C1FA0" w:rsidP="00CD2394">
            <w:pPr>
              <w:pStyle w:val="NoSpacing"/>
              <w:keepLines/>
              <w:rPr>
                <w:rFonts w:cstheme="minorHAnsi"/>
                <w:color w:val="000000"/>
              </w:rPr>
            </w:pPr>
            <w:r w:rsidRPr="00927D8E">
              <w:rPr>
                <w:rFonts w:cstheme="minorHAnsi"/>
                <w:color w:val="000000"/>
                <w:szCs w:val="24"/>
              </w:rPr>
              <w:t>hoc</w:t>
            </w:r>
          </w:p>
        </w:tc>
      </w:tr>
      <w:tr w:rsidR="003C1FA0" w:rsidRPr="00927D8E" w14:paraId="0271AB89" w14:textId="77777777" w:rsidTr="008758E5">
        <w:trPr>
          <w:trHeight w:val="537"/>
        </w:trPr>
        <w:tc>
          <w:tcPr>
            <w:tcW w:w="2336" w:type="dxa"/>
            <w:tcMar>
              <w:top w:w="90" w:type="dxa"/>
              <w:left w:w="90" w:type="dxa"/>
              <w:bottom w:w="90" w:type="dxa"/>
              <w:right w:w="90" w:type="dxa"/>
            </w:tcMar>
          </w:tcPr>
          <w:p w14:paraId="64BCFABF" w14:textId="77777777" w:rsidR="003C1FA0" w:rsidRPr="00927D8E" w:rsidRDefault="003C1FA0" w:rsidP="00CD2394">
            <w:pPr>
              <w:pStyle w:val="NoSpacing"/>
              <w:keepLines/>
              <w:rPr>
                <w:rFonts w:cstheme="minorHAnsi"/>
                <w:color w:val="000000"/>
              </w:rPr>
            </w:pPr>
            <w:r w:rsidRPr="00927D8E">
              <w:rPr>
                <w:rFonts w:cstheme="minorHAnsi"/>
                <w:color w:val="000000"/>
                <w:szCs w:val="24"/>
              </w:rPr>
              <w:t>Ablative</w:t>
            </w:r>
            <w:r>
              <w:rPr>
                <w:rFonts w:cstheme="minorHAnsi"/>
                <w:color w:val="000000"/>
                <w:szCs w:val="24"/>
              </w:rPr>
              <w:t xml:space="preserve"> (by/with/from him, her, it, this)</w:t>
            </w:r>
          </w:p>
        </w:tc>
        <w:tc>
          <w:tcPr>
            <w:tcW w:w="2336" w:type="dxa"/>
            <w:tcMar>
              <w:top w:w="90" w:type="dxa"/>
              <w:left w:w="90" w:type="dxa"/>
              <w:bottom w:w="90" w:type="dxa"/>
              <w:right w:w="90" w:type="dxa"/>
            </w:tcMar>
          </w:tcPr>
          <w:p w14:paraId="40EC6BAC" w14:textId="77777777" w:rsidR="003C1FA0" w:rsidRPr="00927D8E" w:rsidRDefault="003C1FA0" w:rsidP="00CD2394">
            <w:pPr>
              <w:pStyle w:val="NoSpacing"/>
              <w:keepLines/>
              <w:rPr>
                <w:rFonts w:cstheme="minorHAnsi"/>
                <w:color w:val="000000"/>
              </w:rPr>
            </w:pPr>
            <w:r w:rsidRPr="00927D8E">
              <w:rPr>
                <w:rFonts w:cstheme="minorHAnsi"/>
                <w:color w:val="000000"/>
                <w:szCs w:val="24"/>
              </w:rPr>
              <w:t>hōc</w:t>
            </w:r>
          </w:p>
        </w:tc>
        <w:tc>
          <w:tcPr>
            <w:tcW w:w="2336" w:type="dxa"/>
            <w:tcMar>
              <w:top w:w="90" w:type="dxa"/>
              <w:left w:w="90" w:type="dxa"/>
              <w:bottom w:w="90" w:type="dxa"/>
              <w:right w:w="90" w:type="dxa"/>
            </w:tcMar>
          </w:tcPr>
          <w:p w14:paraId="48EB69BE" w14:textId="77777777" w:rsidR="003C1FA0" w:rsidRPr="00927D8E" w:rsidRDefault="003C1FA0" w:rsidP="00CD2394">
            <w:pPr>
              <w:pStyle w:val="NoSpacing"/>
              <w:keepLines/>
              <w:rPr>
                <w:rFonts w:cstheme="minorHAnsi"/>
                <w:color w:val="000000"/>
              </w:rPr>
            </w:pPr>
            <w:r w:rsidRPr="00927D8E">
              <w:rPr>
                <w:rFonts w:cstheme="minorHAnsi"/>
                <w:color w:val="000000"/>
                <w:szCs w:val="24"/>
              </w:rPr>
              <w:t>hāc</w:t>
            </w:r>
          </w:p>
        </w:tc>
        <w:tc>
          <w:tcPr>
            <w:tcW w:w="2336" w:type="dxa"/>
            <w:tcMar>
              <w:top w:w="90" w:type="dxa"/>
              <w:left w:w="90" w:type="dxa"/>
              <w:bottom w:w="90" w:type="dxa"/>
              <w:right w:w="90" w:type="dxa"/>
            </w:tcMar>
          </w:tcPr>
          <w:p w14:paraId="0A448A13" w14:textId="77777777" w:rsidR="003C1FA0" w:rsidRPr="00927D8E" w:rsidRDefault="003C1FA0" w:rsidP="00CD2394">
            <w:pPr>
              <w:pStyle w:val="NoSpacing"/>
              <w:keepLines/>
              <w:rPr>
                <w:rFonts w:cstheme="minorHAnsi"/>
                <w:color w:val="000000"/>
              </w:rPr>
            </w:pPr>
            <w:r w:rsidRPr="00927D8E">
              <w:rPr>
                <w:rFonts w:cstheme="minorHAnsi"/>
                <w:color w:val="000000"/>
              </w:rPr>
              <w:t>hōc</w:t>
            </w:r>
          </w:p>
        </w:tc>
      </w:tr>
      <w:tr w:rsidR="003C1FA0" w:rsidRPr="00927D8E" w14:paraId="42DAAECB" w14:textId="77777777" w:rsidTr="008758E5">
        <w:trPr>
          <w:trHeight w:val="537"/>
        </w:trPr>
        <w:tc>
          <w:tcPr>
            <w:tcW w:w="2336" w:type="dxa"/>
            <w:tcMar>
              <w:top w:w="90" w:type="dxa"/>
              <w:left w:w="90" w:type="dxa"/>
              <w:bottom w:w="90" w:type="dxa"/>
              <w:right w:w="90" w:type="dxa"/>
            </w:tcMar>
          </w:tcPr>
          <w:p w14:paraId="5DCE55D3" w14:textId="77777777" w:rsidR="003C1FA0" w:rsidRPr="00927D8E" w:rsidRDefault="003C1FA0" w:rsidP="00CD2394">
            <w:pPr>
              <w:pStyle w:val="NoSpacing"/>
              <w:keepLines/>
              <w:rPr>
                <w:rFonts w:cstheme="minorHAnsi"/>
                <w:szCs w:val="24"/>
              </w:rPr>
            </w:pPr>
            <w:r w:rsidRPr="004C20BE">
              <w:rPr>
                <w:rFonts w:cstheme="minorHAnsi"/>
                <w:b/>
                <w:color w:val="000000"/>
                <w:szCs w:val="24"/>
              </w:rPr>
              <w:t>Plural</w:t>
            </w:r>
          </w:p>
        </w:tc>
        <w:tc>
          <w:tcPr>
            <w:tcW w:w="2336" w:type="dxa"/>
            <w:tcMar>
              <w:top w:w="90" w:type="dxa"/>
              <w:left w:w="90" w:type="dxa"/>
              <w:bottom w:w="90" w:type="dxa"/>
              <w:right w:w="90" w:type="dxa"/>
            </w:tcMar>
          </w:tcPr>
          <w:p w14:paraId="4FBF5C31" w14:textId="77777777" w:rsidR="003C1FA0" w:rsidRPr="00927D8E" w:rsidRDefault="003C1FA0" w:rsidP="00CD2394">
            <w:pPr>
              <w:pStyle w:val="NoSpacing"/>
              <w:keepLines/>
              <w:rPr>
                <w:rFonts w:cstheme="minorHAnsi"/>
                <w:szCs w:val="24"/>
              </w:rPr>
            </w:pPr>
            <w:r w:rsidRPr="004C20BE">
              <w:rPr>
                <w:rFonts w:cstheme="minorHAnsi"/>
                <w:b/>
                <w:color w:val="000000"/>
                <w:szCs w:val="24"/>
              </w:rPr>
              <w:t>Masculine</w:t>
            </w:r>
          </w:p>
        </w:tc>
        <w:tc>
          <w:tcPr>
            <w:tcW w:w="2336" w:type="dxa"/>
            <w:tcMar>
              <w:top w:w="90" w:type="dxa"/>
              <w:left w:w="90" w:type="dxa"/>
              <w:bottom w:w="90" w:type="dxa"/>
              <w:right w:w="90" w:type="dxa"/>
            </w:tcMar>
          </w:tcPr>
          <w:p w14:paraId="7B409ACA" w14:textId="77777777" w:rsidR="003C1FA0" w:rsidRPr="00927D8E" w:rsidRDefault="003C1FA0" w:rsidP="00CD2394">
            <w:pPr>
              <w:pStyle w:val="NoSpacing"/>
              <w:keepLines/>
              <w:rPr>
                <w:rFonts w:cstheme="minorHAnsi"/>
                <w:szCs w:val="24"/>
              </w:rPr>
            </w:pPr>
            <w:r w:rsidRPr="004C20BE">
              <w:rPr>
                <w:rFonts w:cstheme="minorHAnsi"/>
                <w:b/>
                <w:color w:val="000000"/>
                <w:szCs w:val="24"/>
              </w:rPr>
              <w:t>Feminine</w:t>
            </w:r>
          </w:p>
        </w:tc>
        <w:tc>
          <w:tcPr>
            <w:tcW w:w="2336" w:type="dxa"/>
            <w:tcMar>
              <w:top w:w="90" w:type="dxa"/>
              <w:left w:w="90" w:type="dxa"/>
              <w:bottom w:w="90" w:type="dxa"/>
              <w:right w:w="90" w:type="dxa"/>
            </w:tcMar>
          </w:tcPr>
          <w:p w14:paraId="787F3329" w14:textId="77777777" w:rsidR="003C1FA0" w:rsidRPr="00927D8E" w:rsidRDefault="003C1FA0" w:rsidP="00CD2394">
            <w:pPr>
              <w:pStyle w:val="NoSpacing"/>
              <w:keepLines/>
              <w:rPr>
                <w:rFonts w:cstheme="minorHAnsi"/>
                <w:szCs w:val="24"/>
              </w:rPr>
            </w:pPr>
            <w:r w:rsidRPr="004C20BE">
              <w:rPr>
                <w:rFonts w:cstheme="minorHAnsi"/>
                <w:b/>
                <w:color w:val="000000"/>
                <w:szCs w:val="24"/>
              </w:rPr>
              <w:t>Neuter</w:t>
            </w:r>
          </w:p>
        </w:tc>
      </w:tr>
      <w:tr w:rsidR="003C1FA0" w:rsidRPr="00927D8E" w14:paraId="5F2FE426" w14:textId="77777777" w:rsidTr="008758E5">
        <w:trPr>
          <w:trHeight w:val="537"/>
        </w:trPr>
        <w:tc>
          <w:tcPr>
            <w:tcW w:w="2336" w:type="dxa"/>
            <w:tcMar>
              <w:top w:w="0" w:type="dxa"/>
              <w:left w:w="0" w:type="dxa"/>
              <w:bottom w:w="0" w:type="dxa"/>
              <w:right w:w="0" w:type="dxa"/>
            </w:tcMar>
          </w:tcPr>
          <w:p w14:paraId="5A70882C" w14:textId="77777777" w:rsidR="003C1FA0" w:rsidRPr="00927D8E" w:rsidRDefault="003C1FA0" w:rsidP="00CD2394">
            <w:pPr>
              <w:pStyle w:val="NoSpacing"/>
              <w:keepLines/>
              <w:rPr>
                <w:rFonts w:cstheme="minorHAnsi"/>
                <w:color w:val="000000"/>
              </w:rPr>
            </w:pPr>
            <w:r w:rsidRPr="00927D8E">
              <w:rPr>
                <w:rFonts w:cstheme="minorHAnsi"/>
                <w:color w:val="000000"/>
                <w:szCs w:val="24"/>
              </w:rPr>
              <w:t>Nominative</w:t>
            </w:r>
            <w:r>
              <w:rPr>
                <w:rFonts w:cstheme="minorHAnsi"/>
                <w:color w:val="000000"/>
                <w:szCs w:val="24"/>
              </w:rPr>
              <w:t xml:space="preserve"> (they, these)</w:t>
            </w:r>
          </w:p>
        </w:tc>
        <w:tc>
          <w:tcPr>
            <w:tcW w:w="2336" w:type="dxa"/>
            <w:tcMar>
              <w:top w:w="0" w:type="dxa"/>
              <w:left w:w="0" w:type="dxa"/>
              <w:bottom w:w="0" w:type="dxa"/>
              <w:right w:w="0" w:type="dxa"/>
            </w:tcMar>
          </w:tcPr>
          <w:p w14:paraId="2A24E570" w14:textId="77777777" w:rsidR="003C1FA0" w:rsidRPr="00927D8E" w:rsidRDefault="003C1FA0" w:rsidP="00CD2394">
            <w:pPr>
              <w:pStyle w:val="NoSpacing"/>
              <w:keepLines/>
              <w:rPr>
                <w:rFonts w:cstheme="minorHAnsi"/>
                <w:szCs w:val="24"/>
              </w:rPr>
            </w:pPr>
            <w:r w:rsidRPr="00927D8E">
              <w:rPr>
                <w:rFonts w:cstheme="minorHAnsi"/>
                <w:color w:val="000000"/>
                <w:szCs w:val="24"/>
              </w:rPr>
              <w:t>hī</w:t>
            </w:r>
          </w:p>
        </w:tc>
        <w:tc>
          <w:tcPr>
            <w:tcW w:w="2336" w:type="dxa"/>
            <w:tcMar>
              <w:top w:w="0" w:type="dxa"/>
              <w:left w:w="0" w:type="dxa"/>
              <w:bottom w:w="0" w:type="dxa"/>
              <w:right w:w="0" w:type="dxa"/>
            </w:tcMar>
          </w:tcPr>
          <w:p w14:paraId="6482D147" w14:textId="77777777" w:rsidR="003C1FA0" w:rsidRPr="00927D8E" w:rsidRDefault="003C1FA0" w:rsidP="00CD2394">
            <w:pPr>
              <w:pStyle w:val="NoSpacing"/>
              <w:keepLines/>
              <w:rPr>
                <w:rFonts w:cstheme="minorHAnsi"/>
                <w:szCs w:val="24"/>
              </w:rPr>
            </w:pPr>
            <w:r w:rsidRPr="00927D8E">
              <w:rPr>
                <w:rFonts w:cstheme="minorHAnsi"/>
                <w:color w:val="000000"/>
                <w:szCs w:val="24"/>
              </w:rPr>
              <w:t>hae</w:t>
            </w:r>
          </w:p>
        </w:tc>
        <w:tc>
          <w:tcPr>
            <w:tcW w:w="2336" w:type="dxa"/>
            <w:tcMar>
              <w:top w:w="0" w:type="dxa"/>
              <w:left w:w="0" w:type="dxa"/>
              <w:bottom w:w="0" w:type="dxa"/>
              <w:right w:w="0" w:type="dxa"/>
            </w:tcMar>
          </w:tcPr>
          <w:p w14:paraId="09A37799" w14:textId="77777777" w:rsidR="003C1FA0" w:rsidRPr="00927D8E" w:rsidRDefault="003C1FA0" w:rsidP="00CD2394">
            <w:pPr>
              <w:pStyle w:val="NoSpacing"/>
              <w:keepLines/>
              <w:rPr>
                <w:rFonts w:cstheme="minorHAnsi"/>
                <w:szCs w:val="24"/>
              </w:rPr>
            </w:pPr>
            <w:r w:rsidRPr="00927D8E">
              <w:rPr>
                <w:rFonts w:cstheme="minorHAnsi"/>
                <w:color w:val="000000"/>
                <w:szCs w:val="24"/>
              </w:rPr>
              <w:t>haec</w:t>
            </w:r>
          </w:p>
        </w:tc>
      </w:tr>
      <w:tr w:rsidR="003C1FA0" w:rsidRPr="00927D8E" w14:paraId="0E9BECCA" w14:textId="77777777" w:rsidTr="008758E5">
        <w:trPr>
          <w:trHeight w:val="537"/>
        </w:trPr>
        <w:tc>
          <w:tcPr>
            <w:tcW w:w="2336" w:type="dxa"/>
            <w:tcMar>
              <w:top w:w="0" w:type="dxa"/>
              <w:left w:w="0" w:type="dxa"/>
              <w:bottom w:w="0" w:type="dxa"/>
              <w:right w:w="0" w:type="dxa"/>
            </w:tcMar>
          </w:tcPr>
          <w:p w14:paraId="4B506F27" w14:textId="77777777" w:rsidR="003C1FA0" w:rsidRPr="00927D8E" w:rsidRDefault="003C1FA0" w:rsidP="00CD2394">
            <w:pPr>
              <w:pStyle w:val="NoSpacing"/>
              <w:keepLines/>
              <w:rPr>
                <w:rFonts w:cstheme="minorHAnsi"/>
                <w:color w:val="000000"/>
              </w:rPr>
            </w:pPr>
            <w:r w:rsidRPr="00927D8E">
              <w:rPr>
                <w:rFonts w:cstheme="minorHAnsi"/>
                <w:color w:val="000000"/>
                <w:szCs w:val="24"/>
              </w:rPr>
              <w:t>Genitive</w:t>
            </w:r>
            <w:r>
              <w:rPr>
                <w:rFonts w:cstheme="minorHAnsi"/>
                <w:color w:val="000000"/>
                <w:szCs w:val="24"/>
              </w:rPr>
              <w:t xml:space="preserve"> (of them, their, theirs, of these)</w:t>
            </w:r>
          </w:p>
        </w:tc>
        <w:tc>
          <w:tcPr>
            <w:tcW w:w="2336" w:type="dxa"/>
            <w:tcMar>
              <w:top w:w="0" w:type="dxa"/>
              <w:left w:w="0" w:type="dxa"/>
              <w:bottom w:w="0" w:type="dxa"/>
              <w:right w:w="0" w:type="dxa"/>
            </w:tcMar>
          </w:tcPr>
          <w:p w14:paraId="67C513D7" w14:textId="77777777" w:rsidR="003C1FA0" w:rsidRPr="00927D8E" w:rsidRDefault="003C1FA0" w:rsidP="00CD2394">
            <w:pPr>
              <w:pStyle w:val="NoSpacing"/>
              <w:keepLines/>
              <w:rPr>
                <w:rFonts w:cstheme="minorHAnsi"/>
                <w:color w:val="000000"/>
              </w:rPr>
            </w:pPr>
            <w:r w:rsidRPr="00927D8E">
              <w:rPr>
                <w:rFonts w:cstheme="minorHAnsi"/>
                <w:color w:val="000000"/>
                <w:szCs w:val="24"/>
              </w:rPr>
              <w:t>hōrum</w:t>
            </w:r>
          </w:p>
        </w:tc>
        <w:tc>
          <w:tcPr>
            <w:tcW w:w="2336" w:type="dxa"/>
            <w:tcMar>
              <w:top w:w="0" w:type="dxa"/>
              <w:left w:w="0" w:type="dxa"/>
              <w:bottom w:w="0" w:type="dxa"/>
              <w:right w:w="0" w:type="dxa"/>
            </w:tcMar>
          </w:tcPr>
          <w:p w14:paraId="0E9715CC" w14:textId="77777777" w:rsidR="003C1FA0" w:rsidRPr="00927D8E" w:rsidRDefault="003C1FA0" w:rsidP="00CD2394">
            <w:pPr>
              <w:pStyle w:val="NoSpacing"/>
              <w:keepLines/>
              <w:rPr>
                <w:rFonts w:cstheme="minorHAnsi"/>
                <w:color w:val="000000"/>
              </w:rPr>
            </w:pPr>
            <w:r w:rsidRPr="00927D8E">
              <w:rPr>
                <w:rFonts w:cstheme="minorHAnsi"/>
                <w:color w:val="000000"/>
                <w:szCs w:val="24"/>
              </w:rPr>
              <w:t>hārum</w:t>
            </w:r>
          </w:p>
        </w:tc>
        <w:tc>
          <w:tcPr>
            <w:tcW w:w="2336" w:type="dxa"/>
            <w:tcMar>
              <w:top w:w="0" w:type="dxa"/>
              <w:left w:w="0" w:type="dxa"/>
              <w:bottom w:w="0" w:type="dxa"/>
              <w:right w:w="0" w:type="dxa"/>
            </w:tcMar>
          </w:tcPr>
          <w:p w14:paraId="552BDBCB" w14:textId="77777777" w:rsidR="003C1FA0" w:rsidRPr="00927D8E" w:rsidRDefault="003C1FA0" w:rsidP="00CD2394">
            <w:pPr>
              <w:pStyle w:val="NoSpacing"/>
              <w:keepLines/>
              <w:rPr>
                <w:rFonts w:cstheme="minorHAnsi"/>
                <w:color w:val="000000"/>
              </w:rPr>
            </w:pPr>
            <w:r w:rsidRPr="00927D8E">
              <w:rPr>
                <w:rFonts w:cstheme="minorHAnsi"/>
                <w:color w:val="000000"/>
                <w:szCs w:val="24"/>
              </w:rPr>
              <w:t>hōrum</w:t>
            </w:r>
          </w:p>
        </w:tc>
      </w:tr>
      <w:tr w:rsidR="003C1FA0" w:rsidRPr="00927D8E" w14:paraId="40B856A7" w14:textId="77777777" w:rsidTr="008758E5">
        <w:trPr>
          <w:trHeight w:val="537"/>
        </w:trPr>
        <w:tc>
          <w:tcPr>
            <w:tcW w:w="2336" w:type="dxa"/>
            <w:tcMar>
              <w:top w:w="0" w:type="dxa"/>
              <w:left w:w="0" w:type="dxa"/>
              <w:bottom w:w="0" w:type="dxa"/>
              <w:right w:w="0" w:type="dxa"/>
            </w:tcMar>
          </w:tcPr>
          <w:p w14:paraId="0ED7C665" w14:textId="77777777" w:rsidR="003C1FA0" w:rsidRPr="00927D8E" w:rsidRDefault="003C1FA0" w:rsidP="00CD2394">
            <w:pPr>
              <w:pStyle w:val="NoSpacing"/>
              <w:keepLines/>
              <w:rPr>
                <w:rFonts w:cstheme="minorHAnsi"/>
                <w:color w:val="000000"/>
              </w:rPr>
            </w:pPr>
            <w:r w:rsidRPr="00927D8E">
              <w:rPr>
                <w:rFonts w:cstheme="minorHAnsi"/>
                <w:color w:val="000000"/>
                <w:szCs w:val="24"/>
              </w:rPr>
              <w:t>Dative</w:t>
            </w:r>
            <w:r>
              <w:rPr>
                <w:rFonts w:cstheme="minorHAnsi"/>
                <w:color w:val="000000"/>
                <w:szCs w:val="24"/>
              </w:rPr>
              <w:t xml:space="preserve"> (to them, to these)</w:t>
            </w:r>
          </w:p>
        </w:tc>
        <w:tc>
          <w:tcPr>
            <w:tcW w:w="2336" w:type="dxa"/>
            <w:tcMar>
              <w:top w:w="0" w:type="dxa"/>
              <w:left w:w="0" w:type="dxa"/>
              <w:bottom w:w="0" w:type="dxa"/>
              <w:right w:w="0" w:type="dxa"/>
            </w:tcMar>
          </w:tcPr>
          <w:p w14:paraId="06E2CF56" w14:textId="77777777" w:rsidR="003C1FA0" w:rsidRPr="00927D8E" w:rsidRDefault="003C1FA0" w:rsidP="00CD2394">
            <w:pPr>
              <w:pStyle w:val="NoSpacing"/>
              <w:keepLines/>
              <w:rPr>
                <w:rFonts w:cstheme="minorHAnsi"/>
                <w:color w:val="000000"/>
              </w:rPr>
            </w:pPr>
            <w:r w:rsidRPr="00927D8E">
              <w:rPr>
                <w:rFonts w:cstheme="minorHAnsi"/>
                <w:color w:val="000000"/>
                <w:szCs w:val="24"/>
              </w:rPr>
              <w:t>hīs</w:t>
            </w:r>
          </w:p>
        </w:tc>
        <w:tc>
          <w:tcPr>
            <w:tcW w:w="2336" w:type="dxa"/>
            <w:tcMar>
              <w:top w:w="0" w:type="dxa"/>
              <w:left w:w="0" w:type="dxa"/>
              <w:bottom w:w="0" w:type="dxa"/>
              <w:right w:w="0" w:type="dxa"/>
            </w:tcMar>
          </w:tcPr>
          <w:p w14:paraId="4638C406" w14:textId="77777777" w:rsidR="003C1FA0" w:rsidRPr="00927D8E" w:rsidRDefault="003C1FA0" w:rsidP="00CD2394">
            <w:pPr>
              <w:pStyle w:val="NoSpacing"/>
              <w:keepLines/>
              <w:rPr>
                <w:rFonts w:cstheme="minorHAnsi"/>
                <w:color w:val="000000"/>
              </w:rPr>
            </w:pPr>
            <w:r w:rsidRPr="00927D8E">
              <w:rPr>
                <w:rFonts w:cstheme="minorHAnsi"/>
                <w:color w:val="000000"/>
                <w:szCs w:val="24"/>
              </w:rPr>
              <w:t>hīs</w:t>
            </w:r>
          </w:p>
        </w:tc>
        <w:tc>
          <w:tcPr>
            <w:tcW w:w="2336" w:type="dxa"/>
            <w:tcMar>
              <w:top w:w="0" w:type="dxa"/>
              <w:left w:w="0" w:type="dxa"/>
              <w:bottom w:w="0" w:type="dxa"/>
              <w:right w:w="0" w:type="dxa"/>
            </w:tcMar>
          </w:tcPr>
          <w:p w14:paraId="0AC4F359" w14:textId="77777777" w:rsidR="003C1FA0" w:rsidRPr="00927D8E" w:rsidRDefault="003C1FA0" w:rsidP="00CD2394">
            <w:pPr>
              <w:pStyle w:val="NoSpacing"/>
              <w:keepLines/>
              <w:rPr>
                <w:rFonts w:cstheme="minorHAnsi"/>
                <w:color w:val="000000"/>
              </w:rPr>
            </w:pPr>
            <w:r w:rsidRPr="00927D8E">
              <w:rPr>
                <w:rFonts w:cstheme="minorHAnsi"/>
                <w:color w:val="000000"/>
                <w:szCs w:val="24"/>
              </w:rPr>
              <w:t>hīs</w:t>
            </w:r>
          </w:p>
        </w:tc>
      </w:tr>
      <w:tr w:rsidR="003C1FA0" w:rsidRPr="00927D8E" w14:paraId="1C77953D" w14:textId="77777777" w:rsidTr="008758E5">
        <w:trPr>
          <w:trHeight w:val="537"/>
        </w:trPr>
        <w:tc>
          <w:tcPr>
            <w:tcW w:w="2336" w:type="dxa"/>
            <w:tcMar>
              <w:top w:w="0" w:type="dxa"/>
              <w:left w:w="0" w:type="dxa"/>
              <w:bottom w:w="0" w:type="dxa"/>
              <w:right w:w="0" w:type="dxa"/>
            </w:tcMar>
          </w:tcPr>
          <w:p w14:paraId="7AE11CC8" w14:textId="77777777" w:rsidR="003C1FA0" w:rsidRPr="00927D8E" w:rsidRDefault="003C1FA0" w:rsidP="00CD2394">
            <w:pPr>
              <w:pStyle w:val="NoSpacing"/>
              <w:keepLines/>
              <w:rPr>
                <w:rFonts w:cstheme="minorHAnsi"/>
                <w:color w:val="000000"/>
              </w:rPr>
            </w:pPr>
            <w:r w:rsidRPr="00927D8E">
              <w:rPr>
                <w:rFonts w:cstheme="minorHAnsi"/>
                <w:color w:val="000000"/>
                <w:szCs w:val="24"/>
              </w:rPr>
              <w:t>Accusative</w:t>
            </w:r>
            <w:r>
              <w:rPr>
                <w:rFonts w:cstheme="minorHAnsi"/>
                <w:color w:val="000000"/>
                <w:szCs w:val="24"/>
              </w:rPr>
              <w:t xml:space="preserve"> (them, these)</w:t>
            </w:r>
          </w:p>
        </w:tc>
        <w:tc>
          <w:tcPr>
            <w:tcW w:w="2336" w:type="dxa"/>
            <w:tcMar>
              <w:top w:w="0" w:type="dxa"/>
              <w:left w:w="0" w:type="dxa"/>
              <w:bottom w:w="0" w:type="dxa"/>
              <w:right w:w="0" w:type="dxa"/>
            </w:tcMar>
          </w:tcPr>
          <w:p w14:paraId="291A15E0" w14:textId="77777777" w:rsidR="003C1FA0" w:rsidRPr="00927D8E" w:rsidRDefault="003C1FA0" w:rsidP="00CD2394">
            <w:pPr>
              <w:pStyle w:val="NoSpacing"/>
              <w:keepLines/>
              <w:rPr>
                <w:rFonts w:cstheme="minorHAnsi"/>
                <w:color w:val="000000"/>
              </w:rPr>
            </w:pPr>
            <w:r w:rsidRPr="00927D8E">
              <w:rPr>
                <w:rFonts w:cstheme="minorHAnsi"/>
                <w:color w:val="000000"/>
                <w:szCs w:val="24"/>
              </w:rPr>
              <w:t>hōs</w:t>
            </w:r>
          </w:p>
        </w:tc>
        <w:tc>
          <w:tcPr>
            <w:tcW w:w="2336" w:type="dxa"/>
            <w:tcMar>
              <w:top w:w="0" w:type="dxa"/>
              <w:left w:w="0" w:type="dxa"/>
              <w:bottom w:w="0" w:type="dxa"/>
              <w:right w:w="0" w:type="dxa"/>
            </w:tcMar>
          </w:tcPr>
          <w:p w14:paraId="68C5F788" w14:textId="77777777" w:rsidR="003C1FA0" w:rsidRPr="00927D8E" w:rsidRDefault="003C1FA0" w:rsidP="00CD2394">
            <w:pPr>
              <w:pStyle w:val="NoSpacing"/>
              <w:keepLines/>
              <w:rPr>
                <w:rFonts w:cstheme="minorHAnsi"/>
                <w:color w:val="000000"/>
              </w:rPr>
            </w:pPr>
            <w:r w:rsidRPr="00927D8E">
              <w:rPr>
                <w:rFonts w:cstheme="minorHAnsi"/>
                <w:color w:val="000000"/>
                <w:szCs w:val="24"/>
              </w:rPr>
              <w:t>hās</w:t>
            </w:r>
          </w:p>
        </w:tc>
        <w:tc>
          <w:tcPr>
            <w:tcW w:w="2336" w:type="dxa"/>
            <w:tcMar>
              <w:top w:w="0" w:type="dxa"/>
              <w:left w:w="0" w:type="dxa"/>
              <w:bottom w:w="0" w:type="dxa"/>
              <w:right w:w="0" w:type="dxa"/>
            </w:tcMar>
          </w:tcPr>
          <w:p w14:paraId="0DB60F5A" w14:textId="77777777" w:rsidR="003C1FA0" w:rsidRPr="00927D8E" w:rsidRDefault="003C1FA0" w:rsidP="00CD2394">
            <w:pPr>
              <w:pStyle w:val="NoSpacing"/>
              <w:keepLines/>
              <w:rPr>
                <w:rFonts w:cstheme="minorHAnsi"/>
                <w:color w:val="000000"/>
              </w:rPr>
            </w:pPr>
            <w:r w:rsidRPr="00927D8E">
              <w:rPr>
                <w:rFonts w:cstheme="minorHAnsi"/>
                <w:color w:val="000000"/>
                <w:szCs w:val="24"/>
              </w:rPr>
              <w:t>haec</w:t>
            </w:r>
          </w:p>
        </w:tc>
      </w:tr>
      <w:tr w:rsidR="003C1FA0" w:rsidRPr="00927D8E" w14:paraId="0D9377E3" w14:textId="77777777" w:rsidTr="008758E5">
        <w:trPr>
          <w:trHeight w:val="538"/>
        </w:trPr>
        <w:tc>
          <w:tcPr>
            <w:tcW w:w="2336" w:type="dxa"/>
            <w:tcMar>
              <w:top w:w="0" w:type="dxa"/>
              <w:left w:w="0" w:type="dxa"/>
              <w:bottom w:w="0" w:type="dxa"/>
              <w:right w:w="0" w:type="dxa"/>
            </w:tcMar>
          </w:tcPr>
          <w:p w14:paraId="32A4F8B6" w14:textId="77777777" w:rsidR="003C1FA0" w:rsidRPr="00927D8E" w:rsidRDefault="003C1FA0" w:rsidP="00CD2394">
            <w:pPr>
              <w:pStyle w:val="NoSpacing"/>
              <w:keepLines/>
              <w:rPr>
                <w:rFonts w:cstheme="minorHAnsi"/>
                <w:color w:val="000000"/>
              </w:rPr>
            </w:pPr>
            <w:r w:rsidRPr="00927D8E">
              <w:rPr>
                <w:rFonts w:cstheme="minorHAnsi"/>
                <w:color w:val="000000"/>
                <w:szCs w:val="24"/>
              </w:rPr>
              <w:t>Ablative</w:t>
            </w:r>
            <w:r>
              <w:rPr>
                <w:rFonts w:cstheme="minorHAnsi"/>
                <w:color w:val="000000"/>
                <w:szCs w:val="24"/>
              </w:rPr>
              <w:t xml:space="preserve"> (by/with/from them, these)</w:t>
            </w:r>
          </w:p>
        </w:tc>
        <w:tc>
          <w:tcPr>
            <w:tcW w:w="2336" w:type="dxa"/>
            <w:tcMar>
              <w:top w:w="0" w:type="dxa"/>
              <w:left w:w="0" w:type="dxa"/>
              <w:bottom w:w="0" w:type="dxa"/>
              <w:right w:w="0" w:type="dxa"/>
            </w:tcMar>
          </w:tcPr>
          <w:p w14:paraId="7DE636C1" w14:textId="77777777" w:rsidR="003C1FA0" w:rsidRPr="00927D8E" w:rsidRDefault="003C1FA0" w:rsidP="00CD2394">
            <w:pPr>
              <w:pStyle w:val="NoSpacing"/>
              <w:keepLines/>
              <w:rPr>
                <w:rFonts w:cstheme="minorHAnsi"/>
                <w:color w:val="000000"/>
              </w:rPr>
            </w:pPr>
            <w:r w:rsidRPr="00927D8E">
              <w:rPr>
                <w:rFonts w:cstheme="minorHAnsi"/>
                <w:color w:val="000000"/>
                <w:szCs w:val="24"/>
              </w:rPr>
              <w:t>hīs</w:t>
            </w:r>
          </w:p>
        </w:tc>
        <w:tc>
          <w:tcPr>
            <w:tcW w:w="2336" w:type="dxa"/>
            <w:tcMar>
              <w:top w:w="0" w:type="dxa"/>
              <w:left w:w="0" w:type="dxa"/>
              <w:bottom w:w="0" w:type="dxa"/>
              <w:right w:w="0" w:type="dxa"/>
            </w:tcMar>
          </w:tcPr>
          <w:p w14:paraId="03CF85C0" w14:textId="77777777" w:rsidR="003C1FA0" w:rsidRPr="00927D8E" w:rsidRDefault="003C1FA0" w:rsidP="00CD2394">
            <w:pPr>
              <w:pStyle w:val="NoSpacing"/>
              <w:keepLines/>
              <w:rPr>
                <w:rFonts w:cstheme="minorHAnsi"/>
                <w:color w:val="000000"/>
              </w:rPr>
            </w:pPr>
            <w:r w:rsidRPr="00927D8E">
              <w:rPr>
                <w:rFonts w:cstheme="minorHAnsi"/>
                <w:color w:val="000000"/>
                <w:szCs w:val="24"/>
              </w:rPr>
              <w:t>hīs</w:t>
            </w:r>
          </w:p>
        </w:tc>
        <w:tc>
          <w:tcPr>
            <w:tcW w:w="2336" w:type="dxa"/>
            <w:tcMar>
              <w:top w:w="0" w:type="dxa"/>
              <w:left w:w="0" w:type="dxa"/>
              <w:bottom w:w="0" w:type="dxa"/>
              <w:right w:w="0" w:type="dxa"/>
            </w:tcMar>
          </w:tcPr>
          <w:p w14:paraId="4B4ABF23" w14:textId="77777777" w:rsidR="003C1FA0" w:rsidRPr="00927D8E" w:rsidRDefault="003C1FA0" w:rsidP="00CD2394">
            <w:pPr>
              <w:pStyle w:val="NoSpacing"/>
              <w:keepLines/>
              <w:rPr>
                <w:rFonts w:cstheme="minorHAnsi"/>
                <w:color w:val="000000"/>
              </w:rPr>
            </w:pPr>
            <w:r w:rsidRPr="00927D8E">
              <w:rPr>
                <w:rFonts w:cstheme="minorHAnsi"/>
                <w:color w:val="000000"/>
                <w:szCs w:val="24"/>
              </w:rPr>
              <w:t>hīs</w:t>
            </w:r>
          </w:p>
        </w:tc>
      </w:tr>
    </w:tbl>
    <w:p w14:paraId="6D6AEE98" w14:textId="77777777" w:rsidR="003C1FA0" w:rsidRPr="00927D8E" w:rsidRDefault="003C1FA0" w:rsidP="00CD2394">
      <w:pPr>
        <w:pStyle w:val="NoSpacing"/>
        <w:keepLines/>
        <w:rPr>
          <w:rFonts w:cstheme="minorHAnsi"/>
          <w:color w:val="000000"/>
          <w:szCs w:val="24"/>
        </w:rPr>
      </w:pPr>
    </w:p>
    <w:p w14:paraId="3A5020B9" w14:textId="3552DD48" w:rsidR="003C1FA0" w:rsidRPr="00DF4BB8" w:rsidRDefault="00DF4BB8" w:rsidP="00CD2394">
      <w:pPr>
        <w:pStyle w:val="NoSpacing"/>
        <w:keepLines/>
        <w:rPr>
          <w:rStyle w:val="IntenseReference"/>
        </w:rPr>
      </w:pPr>
      <w:r>
        <w:rPr>
          <w:rStyle w:val="IntenseReference"/>
        </w:rPr>
        <w:t>ille illa illud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2337"/>
        <w:gridCol w:w="2337"/>
        <w:gridCol w:w="2338"/>
        <w:gridCol w:w="2338"/>
      </w:tblGrid>
      <w:tr w:rsidR="003C1FA0" w:rsidRPr="00927D8E" w14:paraId="212A08D3" w14:textId="77777777" w:rsidTr="008758E5">
        <w:trPr>
          <w:trHeight w:val="806"/>
        </w:trPr>
        <w:tc>
          <w:tcPr>
            <w:tcW w:w="1250" w:type="pct"/>
          </w:tcPr>
          <w:p w14:paraId="2F043B70" w14:textId="77777777" w:rsidR="003C1FA0" w:rsidRPr="00927D8E" w:rsidRDefault="003C1FA0" w:rsidP="00CD2394">
            <w:pPr>
              <w:pStyle w:val="NoSpacing"/>
              <w:keepLines/>
              <w:rPr>
                <w:rFonts w:cstheme="minorHAnsi"/>
                <w:color w:val="000000"/>
                <w:szCs w:val="24"/>
              </w:rPr>
            </w:pPr>
            <w:r w:rsidRPr="004C20BE">
              <w:rPr>
                <w:rFonts w:cstheme="minorHAnsi"/>
                <w:b/>
                <w:color w:val="000000"/>
                <w:szCs w:val="24"/>
              </w:rPr>
              <w:t>Singular</w:t>
            </w:r>
          </w:p>
        </w:tc>
        <w:tc>
          <w:tcPr>
            <w:tcW w:w="1250" w:type="pct"/>
            <w:tcMar>
              <w:top w:w="0" w:type="dxa"/>
              <w:left w:w="0" w:type="dxa"/>
              <w:bottom w:w="0" w:type="dxa"/>
              <w:right w:w="0" w:type="dxa"/>
            </w:tcMar>
          </w:tcPr>
          <w:p w14:paraId="5069168C" w14:textId="77777777" w:rsidR="003C1FA0" w:rsidRPr="00E4645D" w:rsidRDefault="003C1FA0" w:rsidP="00CD2394">
            <w:pPr>
              <w:pStyle w:val="NoSpacing"/>
              <w:keepLines/>
              <w:rPr>
                <w:rFonts w:cstheme="minorHAnsi"/>
                <w:b/>
                <w:color w:val="000000"/>
              </w:rPr>
            </w:pPr>
            <w:r w:rsidRPr="00E4645D">
              <w:rPr>
                <w:rFonts w:cstheme="minorHAnsi"/>
                <w:b/>
                <w:color w:val="000000"/>
                <w:szCs w:val="24"/>
              </w:rPr>
              <w:t>Masculine</w:t>
            </w:r>
          </w:p>
        </w:tc>
        <w:tc>
          <w:tcPr>
            <w:tcW w:w="1250" w:type="pct"/>
            <w:tcMar>
              <w:top w:w="0" w:type="dxa"/>
              <w:left w:w="0" w:type="dxa"/>
              <w:bottom w:w="0" w:type="dxa"/>
              <w:right w:w="0" w:type="dxa"/>
            </w:tcMar>
          </w:tcPr>
          <w:p w14:paraId="6A92D10C" w14:textId="77777777" w:rsidR="003C1FA0" w:rsidRPr="00E4645D" w:rsidRDefault="003C1FA0" w:rsidP="00CD2394">
            <w:pPr>
              <w:pStyle w:val="NoSpacing"/>
              <w:keepLines/>
              <w:rPr>
                <w:rFonts w:cstheme="minorHAnsi"/>
                <w:b/>
                <w:color w:val="000000"/>
              </w:rPr>
            </w:pPr>
            <w:r w:rsidRPr="00E4645D">
              <w:rPr>
                <w:rFonts w:cstheme="minorHAnsi"/>
                <w:b/>
                <w:color w:val="000000"/>
                <w:szCs w:val="24"/>
              </w:rPr>
              <w:t>Feminine</w:t>
            </w:r>
          </w:p>
        </w:tc>
        <w:tc>
          <w:tcPr>
            <w:tcW w:w="1250" w:type="pct"/>
            <w:tcMar>
              <w:top w:w="0" w:type="dxa"/>
              <w:left w:w="0" w:type="dxa"/>
              <w:bottom w:w="0" w:type="dxa"/>
              <w:right w:w="0" w:type="dxa"/>
            </w:tcMar>
          </w:tcPr>
          <w:p w14:paraId="1D6AB18C" w14:textId="77777777" w:rsidR="003C1FA0" w:rsidRPr="00E4645D" w:rsidRDefault="003C1FA0" w:rsidP="00CD2394">
            <w:pPr>
              <w:pStyle w:val="NoSpacing"/>
              <w:keepLines/>
              <w:rPr>
                <w:rFonts w:cstheme="minorHAnsi"/>
                <w:b/>
                <w:color w:val="000000"/>
              </w:rPr>
            </w:pPr>
            <w:r w:rsidRPr="00E4645D">
              <w:rPr>
                <w:rFonts w:cstheme="minorHAnsi"/>
                <w:b/>
                <w:color w:val="000000"/>
                <w:szCs w:val="24"/>
              </w:rPr>
              <w:t>Neuter</w:t>
            </w:r>
          </w:p>
        </w:tc>
      </w:tr>
      <w:tr w:rsidR="003C1FA0" w:rsidRPr="00927D8E" w14:paraId="7827D6C7" w14:textId="77777777" w:rsidTr="008758E5">
        <w:trPr>
          <w:trHeight w:val="806"/>
        </w:trPr>
        <w:tc>
          <w:tcPr>
            <w:tcW w:w="1250" w:type="pct"/>
          </w:tcPr>
          <w:p w14:paraId="64A14CA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Nominative</w:t>
            </w:r>
            <w:r>
              <w:rPr>
                <w:rFonts w:cstheme="minorHAnsi"/>
                <w:color w:val="000000"/>
                <w:szCs w:val="24"/>
              </w:rPr>
              <w:t xml:space="preserve"> (he, she, it, that)</w:t>
            </w:r>
          </w:p>
        </w:tc>
        <w:tc>
          <w:tcPr>
            <w:tcW w:w="1250" w:type="pct"/>
            <w:tcMar>
              <w:top w:w="0" w:type="dxa"/>
              <w:left w:w="0" w:type="dxa"/>
              <w:bottom w:w="0" w:type="dxa"/>
              <w:right w:w="0" w:type="dxa"/>
            </w:tcMar>
          </w:tcPr>
          <w:p w14:paraId="1B05D5B8" w14:textId="77777777" w:rsidR="003C1FA0" w:rsidRPr="00927D8E" w:rsidRDefault="003C1FA0" w:rsidP="00CD2394">
            <w:pPr>
              <w:pStyle w:val="NoSpacing"/>
              <w:keepLines/>
              <w:rPr>
                <w:rFonts w:cstheme="minorHAnsi"/>
                <w:color w:val="000000"/>
              </w:rPr>
            </w:pPr>
            <w:r w:rsidRPr="00927D8E">
              <w:rPr>
                <w:rFonts w:cstheme="minorHAnsi"/>
                <w:color w:val="000000"/>
                <w:szCs w:val="24"/>
              </w:rPr>
              <w:t>ille</w:t>
            </w:r>
          </w:p>
        </w:tc>
        <w:tc>
          <w:tcPr>
            <w:tcW w:w="1250" w:type="pct"/>
            <w:tcMar>
              <w:top w:w="0" w:type="dxa"/>
              <w:left w:w="0" w:type="dxa"/>
              <w:bottom w:w="0" w:type="dxa"/>
              <w:right w:w="0" w:type="dxa"/>
            </w:tcMar>
          </w:tcPr>
          <w:p w14:paraId="49E4B8C7" w14:textId="77777777" w:rsidR="003C1FA0" w:rsidRPr="00927D8E" w:rsidRDefault="003C1FA0" w:rsidP="00CD2394">
            <w:pPr>
              <w:pStyle w:val="NoSpacing"/>
              <w:keepLines/>
              <w:rPr>
                <w:rFonts w:cstheme="minorHAnsi"/>
                <w:color w:val="000000"/>
              </w:rPr>
            </w:pPr>
            <w:r w:rsidRPr="00927D8E">
              <w:rPr>
                <w:rFonts w:cstheme="minorHAnsi"/>
                <w:color w:val="000000"/>
                <w:szCs w:val="24"/>
              </w:rPr>
              <w:t>illa</w:t>
            </w:r>
          </w:p>
        </w:tc>
        <w:tc>
          <w:tcPr>
            <w:tcW w:w="1250" w:type="pct"/>
            <w:tcMar>
              <w:top w:w="0" w:type="dxa"/>
              <w:left w:w="0" w:type="dxa"/>
              <w:bottom w:w="0" w:type="dxa"/>
              <w:right w:w="0" w:type="dxa"/>
            </w:tcMar>
          </w:tcPr>
          <w:p w14:paraId="66918853" w14:textId="77777777" w:rsidR="003C1FA0" w:rsidRPr="00927D8E" w:rsidRDefault="003C1FA0" w:rsidP="00CD2394">
            <w:pPr>
              <w:pStyle w:val="NoSpacing"/>
              <w:keepLines/>
              <w:rPr>
                <w:rFonts w:cstheme="minorHAnsi"/>
                <w:color w:val="000000"/>
              </w:rPr>
            </w:pPr>
            <w:r w:rsidRPr="00927D8E">
              <w:rPr>
                <w:rFonts w:cstheme="minorHAnsi"/>
                <w:color w:val="000000"/>
                <w:szCs w:val="24"/>
              </w:rPr>
              <w:t>illud</w:t>
            </w:r>
          </w:p>
        </w:tc>
      </w:tr>
      <w:tr w:rsidR="003C1FA0" w:rsidRPr="00927D8E" w14:paraId="18E4E86C" w14:textId="77777777" w:rsidTr="008758E5">
        <w:trPr>
          <w:trHeight w:val="806"/>
        </w:trPr>
        <w:tc>
          <w:tcPr>
            <w:tcW w:w="1250" w:type="pct"/>
          </w:tcPr>
          <w:p w14:paraId="2B678F7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Genitive</w:t>
            </w:r>
            <w:r>
              <w:rPr>
                <w:rFonts w:cstheme="minorHAnsi"/>
                <w:color w:val="000000"/>
                <w:szCs w:val="24"/>
              </w:rPr>
              <w:t xml:space="preserve"> (his, hers, its, of that)</w:t>
            </w:r>
          </w:p>
        </w:tc>
        <w:tc>
          <w:tcPr>
            <w:tcW w:w="1250" w:type="pct"/>
            <w:tcMar>
              <w:top w:w="0" w:type="dxa"/>
              <w:left w:w="0" w:type="dxa"/>
              <w:bottom w:w="0" w:type="dxa"/>
              <w:right w:w="0" w:type="dxa"/>
            </w:tcMar>
          </w:tcPr>
          <w:p w14:paraId="3EF6EBB2" w14:textId="77777777" w:rsidR="003C1FA0" w:rsidRPr="00927D8E" w:rsidRDefault="003C1FA0" w:rsidP="00CD2394">
            <w:pPr>
              <w:pStyle w:val="NoSpacing"/>
              <w:keepLines/>
              <w:rPr>
                <w:rFonts w:cstheme="minorHAnsi"/>
                <w:color w:val="000000"/>
              </w:rPr>
            </w:pPr>
            <w:r w:rsidRPr="00927D8E">
              <w:rPr>
                <w:rFonts w:cstheme="minorHAnsi"/>
                <w:color w:val="000000"/>
                <w:szCs w:val="24"/>
              </w:rPr>
              <w:t>illius</w:t>
            </w:r>
          </w:p>
        </w:tc>
        <w:tc>
          <w:tcPr>
            <w:tcW w:w="1250" w:type="pct"/>
            <w:tcMar>
              <w:top w:w="0" w:type="dxa"/>
              <w:left w:w="0" w:type="dxa"/>
              <w:bottom w:w="0" w:type="dxa"/>
              <w:right w:w="0" w:type="dxa"/>
            </w:tcMar>
          </w:tcPr>
          <w:p w14:paraId="21BCD8FE" w14:textId="77777777" w:rsidR="003C1FA0" w:rsidRPr="00927D8E" w:rsidRDefault="003C1FA0" w:rsidP="00CD2394">
            <w:pPr>
              <w:pStyle w:val="NoSpacing"/>
              <w:keepLines/>
              <w:rPr>
                <w:rFonts w:cstheme="minorHAnsi"/>
                <w:color w:val="000000"/>
              </w:rPr>
            </w:pPr>
            <w:r w:rsidRPr="00927D8E">
              <w:rPr>
                <w:rFonts w:cstheme="minorHAnsi"/>
                <w:color w:val="000000"/>
                <w:szCs w:val="24"/>
              </w:rPr>
              <w:t>illius</w:t>
            </w:r>
          </w:p>
        </w:tc>
        <w:tc>
          <w:tcPr>
            <w:tcW w:w="1250" w:type="pct"/>
            <w:tcMar>
              <w:top w:w="0" w:type="dxa"/>
              <w:left w:w="0" w:type="dxa"/>
              <w:bottom w:w="0" w:type="dxa"/>
              <w:right w:w="0" w:type="dxa"/>
            </w:tcMar>
          </w:tcPr>
          <w:p w14:paraId="64DD4D21" w14:textId="77777777" w:rsidR="003C1FA0" w:rsidRPr="00927D8E" w:rsidRDefault="003C1FA0" w:rsidP="00CD2394">
            <w:pPr>
              <w:pStyle w:val="NoSpacing"/>
              <w:keepLines/>
              <w:rPr>
                <w:rFonts w:cstheme="minorHAnsi"/>
                <w:color w:val="000000"/>
              </w:rPr>
            </w:pPr>
            <w:r w:rsidRPr="00927D8E">
              <w:rPr>
                <w:rFonts w:cstheme="minorHAnsi"/>
                <w:color w:val="000000"/>
                <w:szCs w:val="24"/>
              </w:rPr>
              <w:t>illius</w:t>
            </w:r>
          </w:p>
        </w:tc>
      </w:tr>
      <w:tr w:rsidR="003C1FA0" w:rsidRPr="00927D8E" w14:paraId="5B8801D4" w14:textId="77777777" w:rsidTr="008758E5">
        <w:trPr>
          <w:trHeight w:val="806"/>
        </w:trPr>
        <w:tc>
          <w:tcPr>
            <w:tcW w:w="1250" w:type="pct"/>
          </w:tcPr>
          <w:p w14:paraId="20B52D4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Dative</w:t>
            </w:r>
            <w:r>
              <w:rPr>
                <w:rFonts w:cstheme="minorHAnsi"/>
                <w:color w:val="000000"/>
                <w:szCs w:val="24"/>
              </w:rPr>
              <w:t xml:space="preserve"> (to him, to her, to it, to that)</w:t>
            </w:r>
          </w:p>
        </w:tc>
        <w:tc>
          <w:tcPr>
            <w:tcW w:w="1250" w:type="pct"/>
            <w:tcMar>
              <w:top w:w="0" w:type="dxa"/>
              <w:left w:w="0" w:type="dxa"/>
              <w:bottom w:w="0" w:type="dxa"/>
              <w:right w:w="0" w:type="dxa"/>
            </w:tcMar>
          </w:tcPr>
          <w:p w14:paraId="61961564" w14:textId="77777777" w:rsidR="003C1FA0" w:rsidRPr="00927D8E" w:rsidRDefault="003C1FA0" w:rsidP="00CD2394">
            <w:pPr>
              <w:pStyle w:val="NoSpacing"/>
              <w:keepLines/>
              <w:rPr>
                <w:rFonts w:cstheme="minorHAnsi"/>
                <w:color w:val="000000"/>
              </w:rPr>
            </w:pPr>
            <w:r w:rsidRPr="00927D8E">
              <w:rPr>
                <w:rFonts w:cstheme="minorHAnsi"/>
                <w:color w:val="000000"/>
                <w:szCs w:val="24"/>
              </w:rPr>
              <w:t>illī</w:t>
            </w:r>
          </w:p>
        </w:tc>
        <w:tc>
          <w:tcPr>
            <w:tcW w:w="1250" w:type="pct"/>
            <w:tcMar>
              <w:top w:w="0" w:type="dxa"/>
              <w:left w:w="0" w:type="dxa"/>
              <w:bottom w:w="0" w:type="dxa"/>
              <w:right w:w="0" w:type="dxa"/>
            </w:tcMar>
          </w:tcPr>
          <w:p w14:paraId="55BF840E" w14:textId="77777777" w:rsidR="003C1FA0" w:rsidRPr="00927D8E" w:rsidRDefault="003C1FA0" w:rsidP="00CD2394">
            <w:pPr>
              <w:pStyle w:val="NoSpacing"/>
              <w:keepLines/>
              <w:rPr>
                <w:rFonts w:cstheme="minorHAnsi"/>
                <w:color w:val="000000"/>
              </w:rPr>
            </w:pPr>
            <w:r w:rsidRPr="00927D8E">
              <w:rPr>
                <w:rFonts w:cstheme="minorHAnsi"/>
                <w:color w:val="000000"/>
                <w:szCs w:val="24"/>
              </w:rPr>
              <w:t>illī</w:t>
            </w:r>
          </w:p>
        </w:tc>
        <w:tc>
          <w:tcPr>
            <w:tcW w:w="1250" w:type="pct"/>
            <w:tcMar>
              <w:top w:w="0" w:type="dxa"/>
              <w:left w:w="0" w:type="dxa"/>
              <w:bottom w:w="0" w:type="dxa"/>
              <w:right w:w="0" w:type="dxa"/>
            </w:tcMar>
          </w:tcPr>
          <w:p w14:paraId="2F39E80D" w14:textId="77777777" w:rsidR="003C1FA0" w:rsidRPr="00927D8E" w:rsidRDefault="003C1FA0" w:rsidP="00CD2394">
            <w:pPr>
              <w:pStyle w:val="NoSpacing"/>
              <w:keepLines/>
              <w:rPr>
                <w:rFonts w:cstheme="minorHAnsi"/>
                <w:color w:val="000000"/>
              </w:rPr>
            </w:pPr>
            <w:r w:rsidRPr="00927D8E">
              <w:rPr>
                <w:rFonts w:cstheme="minorHAnsi"/>
                <w:color w:val="000000"/>
              </w:rPr>
              <w:t>illī</w:t>
            </w:r>
          </w:p>
        </w:tc>
      </w:tr>
      <w:tr w:rsidR="003C1FA0" w:rsidRPr="00927D8E" w14:paraId="5F7367B5" w14:textId="77777777" w:rsidTr="008758E5">
        <w:trPr>
          <w:trHeight w:val="806"/>
        </w:trPr>
        <w:tc>
          <w:tcPr>
            <w:tcW w:w="1250" w:type="pct"/>
          </w:tcPr>
          <w:p w14:paraId="0BBB0A5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lastRenderedPageBreak/>
              <w:t>Accusative</w:t>
            </w:r>
            <w:r>
              <w:rPr>
                <w:rFonts w:cstheme="minorHAnsi"/>
                <w:color w:val="000000"/>
                <w:szCs w:val="24"/>
              </w:rPr>
              <w:t xml:space="preserve"> (him, her, it, that)</w:t>
            </w:r>
          </w:p>
        </w:tc>
        <w:tc>
          <w:tcPr>
            <w:tcW w:w="1250" w:type="pct"/>
            <w:tcMar>
              <w:top w:w="0" w:type="dxa"/>
              <w:left w:w="0" w:type="dxa"/>
              <w:bottom w:w="0" w:type="dxa"/>
              <w:right w:w="0" w:type="dxa"/>
            </w:tcMar>
          </w:tcPr>
          <w:p w14:paraId="21879946" w14:textId="77777777" w:rsidR="003C1FA0" w:rsidRPr="00927D8E" w:rsidRDefault="003C1FA0" w:rsidP="00CD2394">
            <w:pPr>
              <w:pStyle w:val="NoSpacing"/>
              <w:keepLines/>
              <w:rPr>
                <w:rFonts w:cstheme="minorHAnsi"/>
                <w:color w:val="000000"/>
              </w:rPr>
            </w:pPr>
            <w:r w:rsidRPr="00927D8E">
              <w:rPr>
                <w:rFonts w:cstheme="minorHAnsi"/>
                <w:color w:val="000000"/>
                <w:szCs w:val="24"/>
              </w:rPr>
              <w:t>illum</w:t>
            </w:r>
          </w:p>
        </w:tc>
        <w:tc>
          <w:tcPr>
            <w:tcW w:w="1250" w:type="pct"/>
            <w:tcMar>
              <w:top w:w="0" w:type="dxa"/>
              <w:left w:w="0" w:type="dxa"/>
              <w:bottom w:w="0" w:type="dxa"/>
              <w:right w:w="0" w:type="dxa"/>
            </w:tcMar>
          </w:tcPr>
          <w:p w14:paraId="6A0FCFB8" w14:textId="77777777" w:rsidR="003C1FA0" w:rsidRPr="00927D8E" w:rsidRDefault="003C1FA0" w:rsidP="00CD2394">
            <w:pPr>
              <w:pStyle w:val="NoSpacing"/>
              <w:keepLines/>
              <w:rPr>
                <w:rFonts w:cstheme="minorHAnsi"/>
                <w:color w:val="000000"/>
              </w:rPr>
            </w:pPr>
            <w:r w:rsidRPr="00927D8E">
              <w:rPr>
                <w:rFonts w:cstheme="minorHAnsi"/>
                <w:color w:val="000000"/>
                <w:szCs w:val="24"/>
              </w:rPr>
              <w:t>illam</w:t>
            </w:r>
          </w:p>
        </w:tc>
        <w:tc>
          <w:tcPr>
            <w:tcW w:w="1250" w:type="pct"/>
            <w:tcMar>
              <w:top w:w="0" w:type="dxa"/>
              <w:left w:w="0" w:type="dxa"/>
              <w:bottom w:w="0" w:type="dxa"/>
              <w:right w:w="0" w:type="dxa"/>
            </w:tcMar>
          </w:tcPr>
          <w:p w14:paraId="7BA0B602" w14:textId="77777777" w:rsidR="003C1FA0" w:rsidRPr="00927D8E" w:rsidRDefault="003C1FA0" w:rsidP="00CD2394">
            <w:pPr>
              <w:pStyle w:val="NoSpacing"/>
              <w:keepLines/>
              <w:rPr>
                <w:rFonts w:cstheme="minorHAnsi"/>
                <w:color w:val="000000"/>
              </w:rPr>
            </w:pPr>
            <w:r w:rsidRPr="00927D8E">
              <w:rPr>
                <w:rFonts w:cstheme="minorHAnsi"/>
                <w:color w:val="000000"/>
                <w:szCs w:val="24"/>
              </w:rPr>
              <w:t>illud</w:t>
            </w:r>
          </w:p>
        </w:tc>
      </w:tr>
      <w:tr w:rsidR="003C1FA0" w:rsidRPr="00927D8E" w14:paraId="70537E5C" w14:textId="77777777" w:rsidTr="008758E5">
        <w:trPr>
          <w:trHeight w:val="806"/>
        </w:trPr>
        <w:tc>
          <w:tcPr>
            <w:tcW w:w="1250" w:type="pct"/>
          </w:tcPr>
          <w:p w14:paraId="695E63B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Ablative</w:t>
            </w:r>
            <w:r>
              <w:rPr>
                <w:rFonts w:cstheme="minorHAnsi"/>
                <w:color w:val="000000"/>
                <w:szCs w:val="24"/>
              </w:rPr>
              <w:t xml:space="preserve"> (by/with/from him, her, it, that)</w:t>
            </w:r>
          </w:p>
        </w:tc>
        <w:tc>
          <w:tcPr>
            <w:tcW w:w="1250" w:type="pct"/>
            <w:tcMar>
              <w:top w:w="0" w:type="dxa"/>
              <w:left w:w="0" w:type="dxa"/>
              <w:bottom w:w="0" w:type="dxa"/>
              <w:right w:w="0" w:type="dxa"/>
            </w:tcMar>
          </w:tcPr>
          <w:p w14:paraId="65236E71" w14:textId="77777777" w:rsidR="003C1FA0" w:rsidRPr="00927D8E" w:rsidRDefault="003C1FA0" w:rsidP="00CD2394">
            <w:pPr>
              <w:pStyle w:val="NoSpacing"/>
              <w:keepLines/>
              <w:rPr>
                <w:rFonts w:cstheme="minorHAnsi"/>
                <w:color w:val="000000"/>
              </w:rPr>
            </w:pPr>
            <w:r w:rsidRPr="00927D8E">
              <w:rPr>
                <w:rFonts w:cstheme="minorHAnsi"/>
                <w:color w:val="000000"/>
                <w:szCs w:val="24"/>
              </w:rPr>
              <w:t>illō</w:t>
            </w:r>
          </w:p>
        </w:tc>
        <w:tc>
          <w:tcPr>
            <w:tcW w:w="1250" w:type="pct"/>
            <w:tcMar>
              <w:top w:w="0" w:type="dxa"/>
              <w:left w:w="0" w:type="dxa"/>
              <w:bottom w:w="0" w:type="dxa"/>
              <w:right w:w="0" w:type="dxa"/>
            </w:tcMar>
          </w:tcPr>
          <w:p w14:paraId="1B50C988" w14:textId="77777777" w:rsidR="003C1FA0" w:rsidRPr="00927D8E" w:rsidRDefault="003C1FA0" w:rsidP="00CD2394">
            <w:pPr>
              <w:pStyle w:val="NoSpacing"/>
              <w:keepLines/>
              <w:rPr>
                <w:rFonts w:cstheme="minorHAnsi"/>
                <w:color w:val="000000"/>
              </w:rPr>
            </w:pPr>
            <w:r w:rsidRPr="00927D8E">
              <w:rPr>
                <w:rFonts w:cstheme="minorHAnsi"/>
                <w:color w:val="000000"/>
                <w:szCs w:val="24"/>
              </w:rPr>
              <w:t>illā</w:t>
            </w:r>
          </w:p>
        </w:tc>
        <w:tc>
          <w:tcPr>
            <w:tcW w:w="1250" w:type="pct"/>
            <w:tcMar>
              <w:top w:w="0" w:type="dxa"/>
              <w:left w:w="0" w:type="dxa"/>
              <w:bottom w:w="0" w:type="dxa"/>
              <w:right w:w="0" w:type="dxa"/>
            </w:tcMar>
          </w:tcPr>
          <w:p w14:paraId="05503024" w14:textId="77777777" w:rsidR="003C1FA0" w:rsidRPr="00927D8E" w:rsidRDefault="003C1FA0" w:rsidP="00CD2394">
            <w:pPr>
              <w:pStyle w:val="NoSpacing"/>
              <w:keepLines/>
              <w:rPr>
                <w:rFonts w:cstheme="minorHAnsi"/>
                <w:color w:val="000000"/>
              </w:rPr>
            </w:pPr>
            <w:r w:rsidRPr="00927D8E">
              <w:rPr>
                <w:rFonts w:cstheme="minorHAnsi"/>
                <w:color w:val="000000"/>
              </w:rPr>
              <w:t>illō</w:t>
            </w:r>
          </w:p>
        </w:tc>
      </w:tr>
      <w:tr w:rsidR="003C1FA0" w:rsidRPr="00927D8E" w14:paraId="21C2BD99" w14:textId="77777777" w:rsidTr="008758E5">
        <w:trPr>
          <w:trHeight w:val="806"/>
        </w:trPr>
        <w:tc>
          <w:tcPr>
            <w:tcW w:w="1250" w:type="pct"/>
          </w:tcPr>
          <w:p w14:paraId="4E2392D8" w14:textId="77777777" w:rsidR="003C1FA0" w:rsidRPr="00F1232B" w:rsidRDefault="003C1FA0" w:rsidP="00CD2394">
            <w:pPr>
              <w:pStyle w:val="NoSpacing"/>
              <w:keepLines/>
            </w:pPr>
            <w:r w:rsidRPr="004C20BE">
              <w:rPr>
                <w:rFonts w:cstheme="minorHAnsi"/>
                <w:b/>
                <w:color w:val="000000"/>
                <w:szCs w:val="24"/>
              </w:rPr>
              <w:t>Plural</w:t>
            </w:r>
          </w:p>
        </w:tc>
        <w:tc>
          <w:tcPr>
            <w:tcW w:w="1250" w:type="pct"/>
            <w:tcMar>
              <w:top w:w="90" w:type="dxa"/>
              <w:left w:w="90" w:type="dxa"/>
              <w:bottom w:w="90" w:type="dxa"/>
              <w:right w:w="90" w:type="dxa"/>
            </w:tcMar>
          </w:tcPr>
          <w:p w14:paraId="45C55963" w14:textId="77777777" w:rsidR="003C1FA0" w:rsidRPr="00F1232B" w:rsidRDefault="003C1FA0" w:rsidP="00CD2394">
            <w:pPr>
              <w:pStyle w:val="NoSpacing"/>
              <w:keepLines/>
            </w:pPr>
            <w:r w:rsidRPr="00E4645D">
              <w:rPr>
                <w:rFonts w:cstheme="minorHAnsi"/>
                <w:b/>
                <w:color w:val="000000"/>
                <w:szCs w:val="24"/>
              </w:rPr>
              <w:t>Masculine</w:t>
            </w:r>
          </w:p>
        </w:tc>
        <w:tc>
          <w:tcPr>
            <w:tcW w:w="1250" w:type="pct"/>
            <w:tcMar>
              <w:top w:w="90" w:type="dxa"/>
              <w:left w:w="90" w:type="dxa"/>
              <w:bottom w:w="90" w:type="dxa"/>
              <w:right w:w="90" w:type="dxa"/>
            </w:tcMar>
          </w:tcPr>
          <w:p w14:paraId="3F02FA8A" w14:textId="77777777" w:rsidR="003C1FA0" w:rsidRPr="00F1232B" w:rsidRDefault="003C1FA0" w:rsidP="00CD2394">
            <w:pPr>
              <w:pStyle w:val="NoSpacing"/>
              <w:keepLines/>
            </w:pPr>
            <w:r w:rsidRPr="00E4645D">
              <w:rPr>
                <w:rFonts w:cstheme="minorHAnsi"/>
                <w:b/>
                <w:color w:val="000000"/>
                <w:szCs w:val="24"/>
              </w:rPr>
              <w:t>Feminine</w:t>
            </w:r>
          </w:p>
        </w:tc>
        <w:tc>
          <w:tcPr>
            <w:tcW w:w="1250" w:type="pct"/>
            <w:tcMar>
              <w:top w:w="90" w:type="dxa"/>
              <w:left w:w="90" w:type="dxa"/>
              <w:bottom w:w="90" w:type="dxa"/>
              <w:right w:w="90" w:type="dxa"/>
            </w:tcMar>
          </w:tcPr>
          <w:p w14:paraId="70525639" w14:textId="77777777" w:rsidR="003C1FA0" w:rsidRPr="00F1232B" w:rsidRDefault="003C1FA0" w:rsidP="00CD2394">
            <w:pPr>
              <w:pStyle w:val="NoSpacing"/>
              <w:keepLines/>
            </w:pPr>
            <w:r w:rsidRPr="00E4645D">
              <w:rPr>
                <w:rFonts w:cstheme="minorHAnsi"/>
                <w:b/>
                <w:color w:val="000000"/>
                <w:szCs w:val="24"/>
              </w:rPr>
              <w:t>Neuter</w:t>
            </w:r>
          </w:p>
        </w:tc>
      </w:tr>
      <w:tr w:rsidR="003C1FA0" w:rsidRPr="00927D8E" w14:paraId="2D4799D7" w14:textId="77777777" w:rsidTr="008758E5">
        <w:trPr>
          <w:trHeight w:val="806"/>
        </w:trPr>
        <w:tc>
          <w:tcPr>
            <w:tcW w:w="1250" w:type="pct"/>
          </w:tcPr>
          <w:p w14:paraId="46F057D8" w14:textId="77777777" w:rsidR="003C1FA0" w:rsidRPr="00F1232B" w:rsidRDefault="003C1FA0" w:rsidP="00CD2394">
            <w:pPr>
              <w:pStyle w:val="NoSpacing"/>
              <w:keepLines/>
            </w:pPr>
            <w:r w:rsidRPr="00927D8E">
              <w:rPr>
                <w:rFonts w:cstheme="minorHAnsi"/>
                <w:color w:val="000000"/>
                <w:szCs w:val="24"/>
              </w:rPr>
              <w:t>Nominative</w:t>
            </w:r>
            <w:r>
              <w:rPr>
                <w:rFonts w:cstheme="minorHAnsi"/>
                <w:color w:val="000000"/>
                <w:szCs w:val="24"/>
              </w:rPr>
              <w:t xml:space="preserve"> (they, those)</w:t>
            </w:r>
          </w:p>
        </w:tc>
        <w:tc>
          <w:tcPr>
            <w:tcW w:w="1250" w:type="pct"/>
            <w:tcMar>
              <w:top w:w="90" w:type="dxa"/>
              <w:left w:w="90" w:type="dxa"/>
              <w:bottom w:w="90" w:type="dxa"/>
              <w:right w:w="90" w:type="dxa"/>
            </w:tcMar>
          </w:tcPr>
          <w:p w14:paraId="0D66DB54" w14:textId="77777777" w:rsidR="003C1FA0" w:rsidRPr="00F1232B" w:rsidRDefault="003C1FA0" w:rsidP="00CD2394">
            <w:pPr>
              <w:pStyle w:val="NoSpacing"/>
              <w:keepLines/>
            </w:pPr>
            <w:r w:rsidRPr="00F1232B">
              <w:t>illī</w:t>
            </w:r>
          </w:p>
        </w:tc>
        <w:tc>
          <w:tcPr>
            <w:tcW w:w="1250" w:type="pct"/>
            <w:tcMar>
              <w:top w:w="90" w:type="dxa"/>
              <w:left w:w="90" w:type="dxa"/>
              <w:bottom w:w="90" w:type="dxa"/>
              <w:right w:w="90" w:type="dxa"/>
            </w:tcMar>
          </w:tcPr>
          <w:p w14:paraId="3DF8E189" w14:textId="77777777" w:rsidR="003C1FA0" w:rsidRPr="00F1232B" w:rsidRDefault="003C1FA0" w:rsidP="00CD2394">
            <w:pPr>
              <w:pStyle w:val="NoSpacing"/>
              <w:keepLines/>
            </w:pPr>
            <w:r w:rsidRPr="00F1232B">
              <w:t>illae</w:t>
            </w:r>
          </w:p>
        </w:tc>
        <w:tc>
          <w:tcPr>
            <w:tcW w:w="1250" w:type="pct"/>
            <w:tcMar>
              <w:top w:w="90" w:type="dxa"/>
              <w:left w:w="90" w:type="dxa"/>
              <w:bottom w:w="90" w:type="dxa"/>
              <w:right w:w="90" w:type="dxa"/>
            </w:tcMar>
          </w:tcPr>
          <w:p w14:paraId="0FF10B35" w14:textId="77777777" w:rsidR="003C1FA0" w:rsidRPr="00F1232B" w:rsidRDefault="003C1FA0" w:rsidP="00CD2394">
            <w:pPr>
              <w:pStyle w:val="NoSpacing"/>
              <w:keepLines/>
            </w:pPr>
            <w:r w:rsidRPr="00F1232B">
              <w:t>illa</w:t>
            </w:r>
          </w:p>
        </w:tc>
      </w:tr>
      <w:tr w:rsidR="003C1FA0" w:rsidRPr="00927D8E" w14:paraId="544B5D7A" w14:textId="77777777" w:rsidTr="008758E5">
        <w:trPr>
          <w:trHeight w:val="806"/>
        </w:trPr>
        <w:tc>
          <w:tcPr>
            <w:tcW w:w="1250" w:type="pct"/>
          </w:tcPr>
          <w:p w14:paraId="2EE59FAE" w14:textId="77777777" w:rsidR="003C1FA0" w:rsidRPr="00F1232B" w:rsidRDefault="003C1FA0" w:rsidP="00CD2394">
            <w:pPr>
              <w:pStyle w:val="NoSpacing"/>
              <w:keepLines/>
            </w:pPr>
            <w:r w:rsidRPr="00927D8E">
              <w:rPr>
                <w:rFonts w:cstheme="minorHAnsi"/>
                <w:color w:val="000000"/>
                <w:szCs w:val="24"/>
              </w:rPr>
              <w:t>Genitive</w:t>
            </w:r>
            <w:r>
              <w:rPr>
                <w:rFonts w:cstheme="minorHAnsi"/>
                <w:color w:val="000000"/>
                <w:szCs w:val="24"/>
              </w:rPr>
              <w:t xml:space="preserve"> (of them, their, theirs, of those)</w:t>
            </w:r>
          </w:p>
        </w:tc>
        <w:tc>
          <w:tcPr>
            <w:tcW w:w="1250" w:type="pct"/>
            <w:tcMar>
              <w:top w:w="90" w:type="dxa"/>
              <w:left w:w="90" w:type="dxa"/>
              <w:bottom w:w="90" w:type="dxa"/>
              <w:right w:w="90" w:type="dxa"/>
            </w:tcMar>
          </w:tcPr>
          <w:p w14:paraId="3A2B9022" w14:textId="77777777" w:rsidR="003C1FA0" w:rsidRPr="00F1232B" w:rsidRDefault="003C1FA0" w:rsidP="00CD2394">
            <w:pPr>
              <w:pStyle w:val="NoSpacing"/>
              <w:keepLines/>
            </w:pPr>
            <w:r w:rsidRPr="00F1232B">
              <w:t>illōrum</w:t>
            </w:r>
          </w:p>
        </w:tc>
        <w:tc>
          <w:tcPr>
            <w:tcW w:w="1250" w:type="pct"/>
            <w:tcMar>
              <w:top w:w="90" w:type="dxa"/>
              <w:left w:w="90" w:type="dxa"/>
              <w:bottom w:w="90" w:type="dxa"/>
              <w:right w:w="90" w:type="dxa"/>
            </w:tcMar>
          </w:tcPr>
          <w:p w14:paraId="34452B7D" w14:textId="77777777" w:rsidR="003C1FA0" w:rsidRPr="00F1232B" w:rsidRDefault="003C1FA0" w:rsidP="00CD2394">
            <w:pPr>
              <w:pStyle w:val="NoSpacing"/>
              <w:keepLines/>
            </w:pPr>
            <w:r w:rsidRPr="00F1232B">
              <w:t>illārum</w:t>
            </w:r>
          </w:p>
        </w:tc>
        <w:tc>
          <w:tcPr>
            <w:tcW w:w="1250" w:type="pct"/>
            <w:tcMar>
              <w:top w:w="90" w:type="dxa"/>
              <w:left w:w="90" w:type="dxa"/>
              <w:bottom w:w="90" w:type="dxa"/>
              <w:right w:w="90" w:type="dxa"/>
            </w:tcMar>
          </w:tcPr>
          <w:p w14:paraId="5CA22AA8" w14:textId="77777777" w:rsidR="003C1FA0" w:rsidRPr="00F1232B" w:rsidRDefault="003C1FA0" w:rsidP="00CD2394">
            <w:pPr>
              <w:pStyle w:val="NoSpacing"/>
              <w:keepLines/>
            </w:pPr>
            <w:r w:rsidRPr="00F1232B">
              <w:t>illōrum</w:t>
            </w:r>
          </w:p>
        </w:tc>
      </w:tr>
      <w:tr w:rsidR="003C1FA0" w:rsidRPr="00927D8E" w14:paraId="1CFE0EBA" w14:textId="77777777" w:rsidTr="008758E5">
        <w:trPr>
          <w:trHeight w:val="806"/>
        </w:trPr>
        <w:tc>
          <w:tcPr>
            <w:tcW w:w="1250" w:type="pct"/>
          </w:tcPr>
          <w:p w14:paraId="6A4DE11E" w14:textId="77777777" w:rsidR="003C1FA0" w:rsidRPr="00F1232B" w:rsidRDefault="003C1FA0" w:rsidP="00CD2394">
            <w:pPr>
              <w:pStyle w:val="NoSpacing"/>
              <w:keepLines/>
            </w:pPr>
            <w:r w:rsidRPr="00927D8E">
              <w:rPr>
                <w:rFonts w:cstheme="minorHAnsi"/>
                <w:color w:val="000000"/>
                <w:szCs w:val="24"/>
              </w:rPr>
              <w:t>Dative</w:t>
            </w:r>
            <w:r>
              <w:rPr>
                <w:rFonts w:cstheme="minorHAnsi"/>
                <w:color w:val="000000"/>
                <w:szCs w:val="24"/>
              </w:rPr>
              <w:t xml:space="preserve"> (to them, to those)</w:t>
            </w:r>
          </w:p>
        </w:tc>
        <w:tc>
          <w:tcPr>
            <w:tcW w:w="1250" w:type="pct"/>
            <w:tcMar>
              <w:top w:w="90" w:type="dxa"/>
              <w:left w:w="90" w:type="dxa"/>
              <w:bottom w:w="90" w:type="dxa"/>
              <w:right w:w="90" w:type="dxa"/>
            </w:tcMar>
          </w:tcPr>
          <w:p w14:paraId="48C226E5" w14:textId="77777777" w:rsidR="003C1FA0" w:rsidRPr="00F1232B" w:rsidRDefault="003C1FA0" w:rsidP="00CD2394">
            <w:pPr>
              <w:pStyle w:val="NoSpacing"/>
              <w:keepLines/>
            </w:pPr>
            <w:r w:rsidRPr="00F1232B">
              <w:t>illīs</w:t>
            </w:r>
          </w:p>
        </w:tc>
        <w:tc>
          <w:tcPr>
            <w:tcW w:w="1250" w:type="pct"/>
            <w:tcMar>
              <w:top w:w="90" w:type="dxa"/>
              <w:left w:w="90" w:type="dxa"/>
              <w:bottom w:w="90" w:type="dxa"/>
              <w:right w:w="90" w:type="dxa"/>
            </w:tcMar>
          </w:tcPr>
          <w:p w14:paraId="5B5B07B7" w14:textId="77777777" w:rsidR="003C1FA0" w:rsidRPr="00F1232B" w:rsidRDefault="003C1FA0" w:rsidP="00CD2394">
            <w:pPr>
              <w:pStyle w:val="NoSpacing"/>
              <w:keepLines/>
            </w:pPr>
            <w:r w:rsidRPr="00F1232B">
              <w:t>illīs</w:t>
            </w:r>
          </w:p>
        </w:tc>
        <w:tc>
          <w:tcPr>
            <w:tcW w:w="1250" w:type="pct"/>
            <w:tcMar>
              <w:top w:w="90" w:type="dxa"/>
              <w:left w:w="90" w:type="dxa"/>
              <w:bottom w:w="90" w:type="dxa"/>
              <w:right w:w="90" w:type="dxa"/>
            </w:tcMar>
          </w:tcPr>
          <w:p w14:paraId="4E43E03B" w14:textId="77777777" w:rsidR="003C1FA0" w:rsidRPr="00F1232B" w:rsidRDefault="003C1FA0" w:rsidP="00CD2394">
            <w:pPr>
              <w:pStyle w:val="NoSpacing"/>
              <w:keepLines/>
            </w:pPr>
            <w:r w:rsidRPr="00F1232B">
              <w:t>illīs</w:t>
            </w:r>
          </w:p>
        </w:tc>
      </w:tr>
      <w:tr w:rsidR="003C1FA0" w:rsidRPr="00927D8E" w14:paraId="2F407811" w14:textId="77777777" w:rsidTr="008758E5">
        <w:trPr>
          <w:trHeight w:val="806"/>
        </w:trPr>
        <w:tc>
          <w:tcPr>
            <w:tcW w:w="1250" w:type="pct"/>
          </w:tcPr>
          <w:p w14:paraId="5987C07F" w14:textId="77777777" w:rsidR="003C1FA0" w:rsidRPr="00F1232B" w:rsidRDefault="003C1FA0" w:rsidP="00CD2394">
            <w:pPr>
              <w:pStyle w:val="NoSpacing"/>
              <w:keepLines/>
            </w:pPr>
            <w:r w:rsidRPr="00927D8E">
              <w:rPr>
                <w:rFonts w:cstheme="minorHAnsi"/>
                <w:color w:val="000000"/>
                <w:szCs w:val="24"/>
              </w:rPr>
              <w:t>Accusative</w:t>
            </w:r>
            <w:r>
              <w:rPr>
                <w:rFonts w:cstheme="minorHAnsi"/>
                <w:color w:val="000000"/>
                <w:szCs w:val="24"/>
              </w:rPr>
              <w:t xml:space="preserve"> (them, those)</w:t>
            </w:r>
          </w:p>
        </w:tc>
        <w:tc>
          <w:tcPr>
            <w:tcW w:w="1250" w:type="pct"/>
            <w:tcMar>
              <w:top w:w="90" w:type="dxa"/>
              <w:left w:w="90" w:type="dxa"/>
              <w:bottom w:w="90" w:type="dxa"/>
              <w:right w:w="90" w:type="dxa"/>
            </w:tcMar>
          </w:tcPr>
          <w:p w14:paraId="47F0BA8D" w14:textId="77777777" w:rsidR="003C1FA0" w:rsidRPr="00F1232B" w:rsidRDefault="003C1FA0" w:rsidP="00CD2394">
            <w:pPr>
              <w:pStyle w:val="NoSpacing"/>
              <w:keepLines/>
            </w:pPr>
            <w:r w:rsidRPr="00F1232B">
              <w:t>illōs</w:t>
            </w:r>
          </w:p>
        </w:tc>
        <w:tc>
          <w:tcPr>
            <w:tcW w:w="1250" w:type="pct"/>
            <w:tcMar>
              <w:top w:w="90" w:type="dxa"/>
              <w:left w:w="90" w:type="dxa"/>
              <w:bottom w:w="90" w:type="dxa"/>
              <w:right w:w="90" w:type="dxa"/>
            </w:tcMar>
          </w:tcPr>
          <w:p w14:paraId="79319B12" w14:textId="77777777" w:rsidR="003C1FA0" w:rsidRPr="00F1232B" w:rsidRDefault="003C1FA0" w:rsidP="00CD2394">
            <w:pPr>
              <w:pStyle w:val="NoSpacing"/>
              <w:keepLines/>
            </w:pPr>
            <w:r w:rsidRPr="00F1232B">
              <w:t>illās</w:t>
            </w:r>
          </w:p>
        </w:tc>
        <w:tc>
          <w:tcPr>
            <w:tcW w:w="1250" w:type="pct"/>
            <w:tcMar>
              <w:top w:w="90" w:type="dxa"/>
              <w:left w:w="90" w:type="dxa"/>
              <w:bottom w:w="90" w:type="dxa"/>
              <w:right w:w="90" w:type="dxa"/>
            </w:tcMar>
          </w:tcPr>
          <w:p w14:paraId="7F16F84C" w14:textId="77777777" w:rsidR="003C1FA0" w:rsidRPr="00F1232B" w:rsidRDefault="003C1FA0" w:rsidP="00CD2394">
            <w:pPr>
              <w:pStyle w:val="NoSpacing"/>
              <w:keepLines/>
            </w:pPr>
            <w:r w:rsidRPr="00F1232B">
              <w:t>illa</w:t>
            </w:r>
          </w:p>
        </w:tc>
      </w:tr>
      <w:tr w:rsidR="003C1FA0" w:rsidRPr="00927D8E" w14:paraId="5105FA7C" w14:textId="77777777" w:rsidTr="008758E5">
        <w:trPr>
          <w:trHeight w:val="806"/>
        </w:trPr>
        <w:tc>
          <w:tcPr>
            <w:tcW w:w="1250" w:type="pct"/>
          </w:tcPr>
          <w:p w14:paraId="574AF2C6" w14:textId="77777777" w:rsidR="003C1FA0" w:rsidRPr="00F1232B" w:rsidRDefault="003C1FA0" w:rsidP="00CD2394">
            <w:pPr>
              <w:pStyle w:val="NoSpacing"/>
              <w:keepLines/>
            </w:pPr>
            <w:r w:rsidRPr="00927D8E">
              <w:rPr>
                <w:rFonts w:cstheme="minorHAnsi"/>
                <w:color w:val="000000"/>
                <w:szCs w:val="24"/>
              </w:rPr>
              <w:t>Ablative</w:t>
            </w:r>
            <w:r>
              <w:rPr>
                <w:rFonts w:cstheme="minorHAnsi"/>
                <w:color w:val="000000"/>
                <w:szCs w:val="24"/>
              </w:rPr>
              <w:t xml:space="preserve"> (by/with/from them, those)</w:t>
            </w:r>
          </w:p>
        </w:tc>
        <w:tc>
          <w:tcPr>
            <w:tcW w:w="1250" w:type="pct"/>
            <w:tcMar>
              <w:top w:w="90" w:type="dxa"/>
              <w:left w:w="90" w:type="dxa"/>
              <w:bottom w:w="90" w:type="dxa"/>
              <w:right w:w="90" w:type="dxa"/>
            </w:tcMar>
          </w:tcPr>
          <w:p w14:paraId="71508485" w14:textId="77777777" w:rsidR="003C1FA0" w:rsidRPr="00F1232B" w:rsidRDefault="003C1FA0" w:rsidP="00CD2394">
            <w:pPr>
              <w:pStyle w:val="NoSpacing"/>
              <w:keepLines/>
            </w:pPr>
            <w:r w:rsidRPr="00F1232B">
              <w:t>illīs</w:t>
            </w:r>
          </w:p>
        </w:tc>
        <w:tc>
          <w:tcPr>
            <w:tcW w:w="1250" w:type="pct"/>
            <w:tcMar>
              <w:top w:w="90" w:type="dxa"/>
              <w:left w:w="90" w:type="dxa"/>
              <w:bottom w:w="90" w:type="dxa"/>
              <w:right w:w="90" w:type="dxa"/>
            </w:tcMar>
          </w:tcPr>
          <w:p w14:paraId="38F8E66A" w14:textId="77777777" w:rsidR="003C1FA0" w:rsidRPr="00F1232B" w:rsidRDefault="003C1FA0" w:rsidP="00CD2394">
            <w:pPr>
              <w:pStyle w:val="NoSpacing"/>
              <w:keepLines/>
            </w:pPr>
            <w:r w:rsidRPr="00F1232B">
              <w:t>illīs</w:t>
            </w:r>
          </w:p>
        </w:tc>
        <w:tc>
          <w:tcPr>
            <w:tcW w:w="1250" w:type="pct"/>
            <w:tcMar>
              <w:top w:w="90" w:type="dxa"/>
              <w:left w:w="90" w:type="dxa"/>
              <w:bottom w:w="90" w:type="dxa"/>
              <w:right w:w="90" w:type="dxa"/>
            </w:tcMar>
          </w:tcPr>
          <w:p w14:paraId="3FAC5357" w14:textId="77777777" w:rsidR="003C1FA0" w:rsidRPr="00F1232B" w:rsidRDefault="003C1FA0" w:rsidP="00CD2394">
            <w:pPr>
              <w:pStyle w:val="NoSpacing"/>
              <w:keepLines/>
            </w:pPr>
            <w:r w:rsidRPr="00F1232B">
              <w:t>illīs</w:t>
            </w:r>
          </w:p>
        </w:tc>
      </w:tr>
    </w:tbl>
    <w:p w14:paraId="6D6744A1" w14:textId="77777777" w:rsidR="003C1FA0" w:rsidRPr="00927D8E" w:rsidRDefault="003C1FA0" w:rsidP="00CD2394">
      <w:pPr>
        <w:pStyle w:val="NoSpacing"/>
        <w:keepLines/>
        <w:rPr>
          <w:rFonts w:cstheme="minorHAnsi"/>
          <w:color w:val="000000"/>
          <w:szCs w:val="24"/>
        </w:rPr>
      </w:pPr>
    </w:p>
    <w:p w14:paraId="2DC0CFAC" w14:textId="2409CD50" w:rsidR="003C1FA0" w:rsidRPr="00DF4BB8" w:rsidRDefault="00DF4BB8" w:rsidP="00CD2394">
      <w:pPr>
        <w:pStyle w:val="NoSpacing"/>
        <w:keepLines/>
        <w:rPr>
          <w:rStyle w:val="IntenseReference"/>
        </w:rPr>
      </w:pPr>
      <w:r>
        <w:rPr>
          <w:rStyle w:val="IntenseReference"/>
        </w:rPr>
        <w:t>iste ista istud</w:t>
      </w:r>
    </w:p>
    <w:tbl>
      <w:tblPr>
        <w:tblW w:w="9344"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336"/>
        <w:gridCol w:w="2336"/>
        <w:gridCol w:w="2336"/>
        <w:gridCol w:w="2336"/>
      </w:tblGrid>
      <w:tr w:rsidR="003C1FA0" w:rsidRPr="00927D8E" w14:paraId="639D5622" w14:textId="77777777" w:rsidTr="008758E5">
        <w:trPr>
          <w:trHeight w:val="537"/>
        </w:trPr>
        <w:tc>
          <w:tcPr>
            <w:tcW w:w="2336" w:type="dxa"/>
            <w:tcMar>
              <w:top w:w="90" w:type="dxa"/>
              <w:left w:w="90" w:type="dxa"/>
              <w:bottom w:w="90" w:type="dxa"/>
              <w:right w:w="90" w:type="dxa"/>
            </w:tcMar>
          </w:tcPr>
          <w:p w14:paraId="58EBC4A3" w14:textId="77777777" w:rsidR="003C1FA0" w:rsidRPr="00927D8E" w:rsidRDefault="003C1FA0" w:rsidP="00CD2394">
            <w:pPr>
              <w:pStyle w:val="NoSpacing"/>
              <w:keepLines/>
              <w:rPr>
                <w:rFonts w:cstheme="minorHAnsi"/>
                <w:color w:val="000000"/>
              </w:rPr>
            </w:pPr>
            <w:r w:rsidRPr="00927D8E">
              <w:rPr>
                <w:rFonts w:cstheme="minorHAnsi"/>
                <w:color w:val="000000"/>
                <w:szCs w:val="24"/>
              </w:rPr>
              <w:t>Singular</w:t>
            </w:r>
          </w:p>
        </w:tc>
        <w:tc>
          <w:tcPr>
            <w:tcW w:w="2336" w:type="dxa"/>
            <w:tcMar>
              <w:top w:w="90" w:type="dxa"/>
              <w:left w:w="90" w:type="dxa"/>
              <w:bottom w:w="90" w:type="dxa"/>
              <w:right w:w="90" w:type="dxa"/>
            </w:tcMar>
          </w:tcPr>
          <w:p w14:paraId="67E3822C" w14:textId="77777777" w:rsidR="003C1FA0" w:rsidRPr="00927D8E" w:rsidRDefault="003C1FA0" w:rsidP="00CD2394">
            <w:pPr>
              <w:pStyle w:val="NoSpacing"/>
              <w:keepLines/>
              <w:rPr>
                <w:rFonts w:cstheme="minorHAnsi"/>
                <w:color w:val="000000"/>
              </w:rPr>
            </w:pPr>
            <w:r w:rsidRPr="00927D8E">
              <w:rPr>
                <w:rFonts w:cstheme="minorHAnsi"/>
                <w:color w:val="000000"/>
                <w:szCs w:val="24"/>
              </w:rPr>
              <w:t>Masculine</w:t>
            </w:r>
          </w:p>
        </w:tc>
        <w:tc>
          <w:tcPr>
            <w:tcW w:w="2336" w:type="dxa"/>
            <w:tcMar>
              <w:top w:w="90" w:type="dxa"/>
              <w:left w:w="90" w:type="dxa"/>
              <w:bottom w:w="90" w:type="dxa"/>
              <w:right w:w="90" w:type="dxa"/>
            </w:tcMar>
          </w:tcPr>
          <w:p w14:paraId="1E05AD79" w14:textId="77777777" w:rsidR="003C1FA0" w:rsidRPr="00927D8E" w:rsidRDefault="003C1FA0" w:rsidP="00CD2394">
            <w:pPr>
              <w:pStyle w:val="NoSpacing"/>
              <w:keepLines/>
              <w:rPr>
                <w:rFonts w:cstheme="minorHAnsi"/>
                <w:color w:val="000000"/>
              </w:rPr>
            </w:pPr>
            <w:r w:rsidRPr="00927D8E">
              <w:rPr>
                <w:rFonts w:cstheme="minorHAnsi"/>
                <w:color w:val="000000"/>
                <w:szCs w:val="24"/>
              </w:rPr>
              <w:t>Feminine</w:t>
            </w:r>
          </w:p>
        </w:tc>
        <w:tc>
          <w:tcPr>
            <w:tcW w:w="2336" w:type="dxa"/>
            <w:tcMar>
              <w:top w:w="90" w:type="dxa"/>
              <w:left w:w="90" w:type="dxa"/>
              <w:bottom w:w="90" w:type="dxa"/>
              <w:right w:w="90" w:type="dxa"/>
            </w:tcMar>
          </w:tcPr>
          <w:p w14:paraId="5ADCCC7A" w14:textId="77777777" w:rsidR="003C1FA0" w:rsidRPr="00927D8E" w:rsidRDefault="003C1FA0" w:rsidP="00CD2394">
            <w:pPr>
              <w:pStyle w:val="NoSpacing"/>
              <w:keepLines/>
              <w:rPr>
                <w:rFonts w:cstheme="minorHAnsi"/>
                <w:color w:val="000000"/>
              </w:rPr>
            </w:pPr>
            <w:r w:rsidRPr="00927D8E">
              <w:rPr>
                <w:rFonts w:cstheme="minorHAnsi"/>
                <w:color w:val="000000"/>
                <w:szCs w:val="24"/>
              </w:rPr>
              <w:t>Neuter</w:t>
            </w:r>
          </w:p>
        </w:tc>
      </w:tr>
      <w:tr w:rsidR="003C1FA0" w:rsidRPr="00927D8E" w14:paraId="38463F06" w14:textId="77777777" w:rsidTr="008758E5">
        <w:trPr>
          <w:trHeight w:val="537"/>
        </w:trPr>
        <w:tc>
          <w:tcPr>
            <w:tcW w:w="2336" w:type="dxa"/>
            <w:tcMar>
              <w:top w:w="90" w:type="dxa"/>
              <w:left w:w="90" w:type="dxa"/>
              <w:bottom w:w="90" w:type="dxa"/>
              <w:right w:w="90" w:type="dxa"/>
            </w:tcMar>
          </w:tcPr>
          <w:p w14:paraId="25FE532F" w14:textId="77777777" w:rsidR="003C1FA0" w:rsidRPr="00927D8E" w:rsidRDefault="003C1FA0" w:rsidP="00CD2394">
            <w:pPr>
              <w:pStyle w:val="NoSpacing"/>
              <w:keepLines/>
              <w:rPr>
                <w:rFonts w:cstheme="minorHAnsi"/>
                <w:color w:val="000000"/>
              </w:rPr>
            </w:pPr>
            <w:r w:rsidRPr="00927D8E">
              <w:rPr>
                <w:rFonts w:cstheme="minorHAnsi"/>
                <w:color w:val="000000"/>
                <w:szCs w:val="24"/>
              </w:rPr>
              <w:t>Nominative</w:t>
            </w:r>
            <w:r>
              <w:rPr>
                <w:rFonts w:cstheme="minorHAnsi"/>
                <w:color w:val="000000"/>
                <w:szCs w:val="24"/>
              </w:rPr>
              <w:t xml:space="preserve"> (he, she, it, that)</w:t>
            </w:r>
          </w:p>
        </w:tc>
        <w:tc>
          <w:tcPr>
            <w:tcW w:w="2336" w:type="dxa"/>
            <w:tcMar>
              <w:top w:w="90" w:type="dxa"/>
              <w:left w:w="90" w:type="dxa"/>
              <w:bottom w:w="90" w:type="dxa"/>
              <w:right w:w="90" w:type="dxa"/>
            </w:tcMar>
          </w:tcPr>
          <w:p w14:paraId="28C9FD14" w14:textId="77777777" w:rsidR="003C1FA0" w:rsidRPr="00927D8E" w:rsidRDefault="003C1FA0" w:rsidP="00CD2394">
            <w:pPr>
              <w:pStyle w:val="NoSpacing"/>
              <w:keepLines/>
              <w:rPr>
                <w:rFonts w:cstheme="minorHAnsi"/>
                <w:color w:val="000000"/>
              </w:rPr>
            </w:pPr>
            <w:r w:rsidRPr="00927D8E">
              <w:rPr>
                <w:rFonts w:cstheme="minorHAnsi"/>
                <w:color w:val="000000"/>
                <w:szCs w:val="24"/>
              </w:rPr>
              <w:t>iste</w:t>
            </w:r>
          </w:p>
        </w:tc>
        <w:tc>
          <w:tcPr>
            <w:tcW w:w="2336" w:type="dxa"/>
            <w:tcMar>
              <w:top w:w="90" w:type="dxa"/>
              <w:left w:w="90" w:type="dxa"/>
              <w:bottom w:w="90" w:type="dxa"/>
              <w:right w:w="90" w:type="dxa"/>
            </w:tcMar>
          </w:tcPr>
          <w:p w14:paraId="67FEBB49" w14:textId="77777777" w:rsidR="003C1FA0" w:rsidRPr="00927D8E" w:rsidRDefault="003C1FA0" w:rsidP="00CD2394">
            <w:pPr>
              <w:pStyle w:val="NoSpacing"/>
              <w:keepLines/>
              <w:rPr>
                <w:rFonts w:cstheme="minorHAnsi"/>
                <w:color w:val="000000"/>
              </w:rPr>
            </w:pPr>
            <w:r w:rsidRPr="00927D8E">
              <w:rPr>
                <w:rFonts w:cstheme="minorHAnsi"/>
                <w:color w:val="000000"/>
                <w:szCs w:val="24"/>
              </w:rPr>
              <w:t>ista</w:t>
            </w:r>
          </w:p>
        </w:tc>
        <w:tc>
          <w:tcPr>
            <w:tcW w:w="2336" w:type="dxa"/>
            <w:tcMar>
              <w:top w:w="90" w:type="dxa"/>
              <w:left w:w="90" w:type="dxa"/>
              <w:bottom w:w="90" w:type="dxa"/>
              <w:right w:w="90" w:type="dxa"/>
            </w:tcMar>
          </w:tcPr>
          <w:p w14:paraId="3263C340" w14:textId="77777777" w:rsidR="003C1FA0" w:rsidRPr="00927D8E" w:rsidRDefault="003C1FA0" w:rsidP="00CD2394">
            <w:pPr>
              <w:pStyle w:val="NoSpacing"/>
              <w:keepLines/>
              <w:rPr>
                <w:rFonts w:cstheme="minorHAnsi"/>
                <w:color w:val="000000"/>
              </w:rPr>
            </w:pPr>
            <w:r w:rsidRPr="00927D8E">
              <w:rPr>
                <w:rFonts w:cstheme="minorHAnsi"/>
                <w:color w:val="000000"/>
                <w:szCs w:val="24"/>
              </w:rPr>
              <w:t>istud</w:t>
            </w:r>
          </w:p>
        </w:tc>
      </w:tr>
      <w:tr w:rsidR="003C1FA0" w:rsidRPr="00927D8E" w14:paraId="31A9F69F" w14:textId="77777777" w:rsidTr="008758E5">
        <w:trPr>
          <w:trHeight w:val="537"/>
        </w:trPr>
        <w:tc>
          <w:tcPr>
            <w:tcW w:w="2336" w:type="dxa"/>
            <w:tcMar>
              <w:top w:w="90" w:type="dxa"/>
              <w:left w:w="90" w:type="dxa"/>
              <w:bottom w:w="90" w:type="dxa"/>
              <w:right w:w="90" w:type="dxa"/>
            </w:tcMar>
          </w:tcPr>
          <w:p w14:paraId="79EC9BAC" w14:textId="77777777" w:rsidR="003C1FA0" w:rsidRPr="00927D8E" w:rsidRDefault="003C1FA0" w:rsidP="00CD2394">
            <w:pPr>
              <w:pStyle w:val="NoSpacing"/>
              <w:keepLines/>
              <w:rPr>
                <w:rFonts w:cstheme="minorHAnsi"/>
                <w:color w:val="000000"/>
              </w:rPr>
            </w:pPr>
            <w:r w:rsidRPr="00927D8E">
              <w:rPr>
                <w:rFonts w:cstheme="minorHAnsi"/>
                <w:color w:val="000000"/>
                <w:szCs w:val="24"/>
              </w:rPr>
              <w:t>Genitive</w:t>
            </w:r>
            <w:r>
              <w:rPr>
                <w:rFonts w:cstheme="minorHAnsi"/>
                <w:color w:val="000000"/>
                <w:szCs w:val="24"/>
              </w:rPr>
              <w:t xml:space="preserve"> (his, hers, its, of that)</w:t>
            </w:r>
          </w:p>
        </w:tc>
        <w:tc>
          <w:tcPr>
            <w:tcW w:w="2336" w:type="dxa"/>
            <w:tcMar>
              <w:top w:w="90" w:type="dxa"/>
              <w:left w:w="90" w:type="dxa"/>
              <w:bottom w:w="90" w:type="dxa"/>
              <w:right w:w="90" w:type="dxa"/>
            </w:tcMar>
          </w:tcPr>
          <w:p w14:paraId="051D152B" w14:textId="77777777" w:rsidR="003C1FA0" w:rsidRPr="00927D8E" w:rsidRDefault="003C1FA0" w:rsidP="00CD2394">
            <w:pPr>
              <w:pStyle w:val="NoSpacing"/>
              <w:keepLines/>
              <w:rPr>
                <w:rFonts w:cstheme="minorHAnsi"/>
                <w:color w:val="000000"/>
              </w:rPr>
            </w:pPr>
            <w:r w:rsidRPr="00927D8E">
              <w:rPr>
                <w:rFonts w:cstheme="minorHAnsi"/>
                <w:color w:val="000000"/>
                <w:szCs w:val="24"/>
              </w:rPr>
              <w:t>istius</w:t>
            </w:r>
          </w:p>
        </w:tc>
        <w:tc>
          <w:tcPr>
            <w:tcW w:w="2336" w:type="dxa"/>
            <w:tcMar>
              <w:top w:w="90" w:type="dxa"/>
              <w:left w:w="90" w:type="dxa"/>
              <w:bottom w:w="90" w:type="dxa"/>
              <w:right w:w="90" w:type="dxa"/>
            </w:tcMar>
          </w:tcPr>
          <w:p w14:paraId="47C1B384" w14:textId="77777777" w:rsidR="003C1FA0" w:rsidRPr="00927D8E" w:rsidRDefault="003C1FA0" w:rsidP="00CD2394">
            <w:pPr>
              <w:pStyle w:val="NoSpacing"/>
              <w:keepLines/>
              <w:rPr>
                <w:rFonts w:cstheme="minorHAnsi"/>
                <w:color w:val="000000"/>
              </w:rPr>
            </w:pPr>
            <w:r w:rsidRPr="00927D8E">
              <w:rPr>
                <w:rFonts w:cstheme="minorHAnsi"/>
                <w:color w:val="000000"/>
                <w:szCs w:val="24"/>
              </w:rPr>
              <w:t>istius</w:t>
            </w:r>
          </w:p>
        </w:tc>
        <w:tc>
          <w:tcPr>
            <w:tcW w:w="2336" w:type="dxa"/>
            <w:tcMar>
              <w:top w:w="90" w:type="dxa"/>
              <w:left w:w="90" w:type="dxa"/>
              <w:bottom w:w="90" w:type="dxa"/>
              <w:right w:w="90" w:type="dxa"/>
            </w:tcMar>
          </w:tcPr>
          <w:p w14:paraId="6D109ED3" w14:textId="77777777" w:rsidR="003C1FA0" w:rsidRPr="00927D8E" w:rsidRDefault="003C1FA0" w:rsidP="00CD2394">
            <w:pPr>
              <w:pStyle w:val="NoSpacing"/>
              <w:keepLines/>
              <w:rPr>
                <w:rFonts w:cstheme="minorHAnsi"/>
                <w:color w:val="000000"/>
              </w:rPr>
            </w:pPr>
            <w:r w:rsidRPr="00927D8E">
              <w:rPr>
                <w:rFonts w:cstheme="minorHAnsi"/>
                <w:color w:val="000000"/>
                <w:szCs w:val="24"/>
              </w:rPr>
              <w:t>istius</w:t>
            </w:r>
          </w:p>
        </w:tc>
      </w:tr>
      <w:tr w:rsidR="003C1FA0" w:rsidRPr="00927D8E" w14:paraId="65E876E5" w14:textId="77777777" w:rsidTr="008758E5">
        <w:trPr>
          <w:trHeight w:val="537"/>
        </w:trPr>
        <w:tc>
          <w:tcPr>
            <w:tcW w:w="2336" w:type="dxa"/>
            <w:tcMar>
              <w:top w:w="90" w:type="dxa"/>
              <w:left w:w="90" w:type="dxa"/>
              <w:bottom w:w="90" w:type="dxa"/>
              <w:right w:w="90" w:type="dxa"/>
            </w:tcMar>
          </w:tcPr>
          <w:p w14:paraId="6066EFE0" w14:textId="77777777" w:rsidR="003C1FA0" w:rsidRPr="00927D8E" w:rsidRDefault="003C1FA0" w:rsidP="00CD2394">
            <w:pPr>
              <w:pStyle w:val="NoSpacing"/>
              <w:keepLines/>
              <w:rPr>
                <w:rFonts w:cstheme="minorHAnsi"/>
                <w:color w:val="000000"/>
              </w:rPr>
            </w:pPr>
            <w:r w:rsidRPr="00927D8E">
              <w:rPr>
                <w:rFonts w:cstheme="minorHAnsi"/>
                <w:color w:val="000000"/>
                <w:szCs w:val="24"/>
              </w:rPr>
              <w:t>Dative</w:t>
            </w:r>
            <w:r>
              <w:rPr>
                <w:rFonts w:cstheme="minorHAnsi"/>
                <w:color w:val="000000"/>
                <w:szCs w:val="24"/>
              </w:rPr>
              <w:t xml:space="preserve"> (to him, to her, to it, to that)</w:t>
            </w:r>
          </w:p>
        </w:tc>
        <w:tc>
          <w:tcPr>
            <w:tcW w:w="2336" w:type="dxa"/>
            <w:tcMar>
              <w:top w:w="90" w:type="dxa"/>
              <w:left w:w="90" w:type="dxa"/>
              <w:bottom w:w="90" w:type="dxa"/>
              <w:right w:w="90" w:type="dxa"/>
            </w:tcMar>
          </w:tcPr>
          <w:p w14:paraId="680D5477"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istī</w:t>
            </w:r>
          </w:p>
        </w:tc>
        <w:tc>
          <w:tcPr>
            <w:tcW w:w="2336" w:type="dxa"/>
            <w:tcMar>
              <w:top w:w="90" w:type="dxa"/>
              <w:left w:w="90" w:type="dxa"/>
              <w:bottom w:w="90" w:type="dxa"/>
              <w:right w:w="90" w:type="dxa"/>
            </w:tcMar>
          </w:tcPr>
          <w:p w14:paraId="626E4F3E"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istī</w:t>
            </w:r>
          </w:p>
        </w:tc>
        <w:tc>
          <w:tcPr>
            <w:tcW w:w="2336" w:type="dxa"/>
            <w:tcMar>
              <w:top w:w="90" w:type="dxa"/>
              <w:left w:w="90" w:type="dxa"/>
              <w:bottom w:w="90" w:type="dxa"/>
              <w:right w:w="90" w:type="dxa"/>
            </w:tcMar>
          </w:tcPr>
          <w:p w14:paraId="3CE2DA96"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istī</w:t>
            </w:r>
          </w:p>
        </w:tc>
      </w:tr>
      <w:tr w:rsidR="003C1FA0" w:rsidRPr="00927D8E" w14:paraId="18C2E6F9" w14:textId="77777777" w:rsidTr="008758E5">
        <w:trPr>
          <w:trHeight w:val="537"/>
        </w:trPr>
        <w:tc>
          <w:tcPr>
            <w:tcW w:w="2336" w:type="dxa"/>
            <w:tcMar>
              <w:top w:w="90" w:type="dxa"/>
              <w:left w:w="90" w:type="dxa"/>
              <w:bottom w:w="90" w:type="dxa"/>
              <w:right w:w="90" w:type="dxa"/>
            </w:tcMar>
          </w:tcPr>
          <w:p w14:paraId="22261732" w14:textId="77777777" w:rsidR="003C1FA0" w:rsidRPr="00927D8E" w:rsidRDefault="003C1FA0" w:rsidP="00CD2394">
            <w:pPr>
              <w:pStyle w:val="NoSpacing"/>
              <w:keepLines/>
              <w:rPr>
                <w:rFonts w:cstheme="minorHAnsi"/>
                <w:color w:val="000000"/>
              </w:rPr>
            </w:pPr>
            <w:r w:rsidRPr="00927D8E">
              <w:rPr>
                <w:rFonts w:cstheme="minorHAnsi"/>
                <w:color w:val="000000"/>
                <w:szCs w:val="24"/>
              </w:rPr>
              <w:t>Accusative</w:t>
            </w:r>
            <w:r>
              <w:rPr>
                <w:rFonts w:cstheme="minorHAnsi"/>
                <w:color w:val="000000"/>
                <w:szCs w:val="24"/>
              </w:rPr>
              <w:t xml:space="preserve"> (him, her, it, that)</w:t>
            </w:r>
          </w:p>
        </w:tc>
        <w:tc>
          <w:tcPr>
            <w:tcW w:w="2336" w:type="dxa"/>
            <w:tcMar>
              <w:top w:w="90" w:type="dxa"/>
              <w:left w:w="90" w:type="dxa"/>
              <w:bottom w:w="90" w:type="dxa"/>
              <w:right w:w="90" w:type="dxa"/>
            </w:tcMar>
          </w:tcPr>
          <w:p w14:paraId="2A549123" w14:textId="77777777" w:rsidR="003C1FA0" w:rsidRPr="00927D8E" w:rsidRDefault="003C1FA0" w:rsidP="00CD2394">
            <w:pPr>
              <w:pStyle w:val="NoSpacing"/>
              <w:keepLines/>
              <w:rPr>
                <w:rFonts w:cstheme="minorHAnsi"/>
                <w:color w:val="000000"/>
              </w:rPr>
            </w:pPr>
            <w:r w:rsidRPr="00927D8E">
              <w:rPr>
                <w:rFonts w:cstheme="minorHAnsi"/>
                <w:color w:val="000000"/>
                <w:szCs w:val="24"/>
              </w:rPr>
              <w:t>istum</w:t>
            </w:r>
          </w:p>
        </w:tc>
        <w:tc>
          <w:tcPr>
            <w:tcW w:w="2336" w:type="dxa"/>
            <w:tcMar>
              <w:top w:w="90" w:type="dxa"/>
              <w:left w:w="90" w:type="dxa"/>
              <w:bottom w:w="90" w:type="dxa"/>
              <w:right w:w="90" w:type="dxa"/>
            </w:tcMar>
          </w:tcPr>
          <w:p w14:paraId="0950B97E" w14:textId="77777777" w:rsidR="003C1FA0" w:rsidRPr="00927D8E" w:rsidRDefault="003C1FA0" w:rsidP="00CD2394">
            <w:pPr>
              <w:pStyle w:val="NoSpacing"/>
              <w:keepLines/>
              <w:rPr>
                <w:rFonts w:cstheme="minorHAnsi"/>
                <w:color w:val="000000"/>
              </w:rPr>
            </w:pPr>
            <w:r w:rsidRPr="00927D8E">
              <w:rPr>
                <w:rFonts w:cstheme="minorHAnsi"/>
                <w:color w:val="000000"/>
                <w:szCs w:val="24"/>
              </w:rPr>
              <w:t>istam</w:t>
            </w:r>
          </w:p>
        </w:tc>
        <w:tc>
          <w:tcPr>
            <w:tcW w:w="2336" w:type="dxa"/>
            <w:tcMar>
              <w:top w:w="90" w:type="dxa"/>
              <w:left w:w="90" w:type="dxa"/>
              <w:bottom w:w="90" w:type="dxa"/>
              <w:right w:w="90" w:type="dxa"/>
            </w:tcMar>
          </w:tcPr>
          <w:p w14:paraId="78E8DF13" w14:textId="77777777" w:rsidR="003C1FA0" w:rsidRPr="00927D8E" w:rsidRDefault="003C1FA0" w:rsidP="00CD2394">
            <w:pPr>
              <w:pStyle w:val="NoSpacing"/>
              <w:keepLines/>
              <w:rPr>
                <w:rFonts w:cstheme="minorHAnsi"/>
                <w:color w:val="000000"/>
              </w:rPr>
            </w:pPr>
            <w:r w:rsidRPr="00927D8E">
              <w:rPr>
                <w:rFonts w:cstheme="minorHAnsi"/>
                <w:color w:val="000000"/>
                <w:szCs w:val="24"/>
              </w:rPr>
              <w:t>istud</w:t>
            </w:r>
          </w:p>
        </w:tc>
      </w:tr>
      <w:tr w:rsidR="003C1FA0" w:rsidRPr="00927D8E" w14:paraId="5AAB736F" w14:textId="77777777" w:rsidTr="008758E5">
        <w:trPr>
          <w:trHeight w:val="537"/>
        </w:trPr>
        <w:tc>
          <w:tcPr>
            <w:tcW w:w="2336" w:type="dxa"/>
            <w:tcMar>
              <w:top w:w="90" w:type="dxa"/>
              <w:left w:w="90" w:type="dxa"/>
              <w:bottom w:w="90" w:type="dxa"/>
              <w:right w:w="90" w:type="dxa"/>
            </w:tcMar>
          </w:tcPr>
          <w:p w14:paraId="082396BB" w14:textId="77777777" w:rsidR="003C1FA0" w:rsidRPr="00927D8E" w:rsidRDefault="003C1FA0" w:rsidP="00CD2394">
            <w:pPr>
              <w:pStyle w:val="NoSpacing"/>
              <w:keepLines/>
              <w:rPr>
                <w:rFonts w:cstheme="minorHAnsi"/>
                <w:color w:val="000000"/>
              </w:rPr>
            </w:pPr>
            <w:r w:rsidRPr="00927D8E">
              <w:rPr>
                <w:rFonts w:cstheme="minorHAnsi"/>
                <w:color w:val="000000"/>
                <w:szCs w:val="24"/>
              </w:rPr>
              <w:t>Ablative</w:t>
            </w:r>
            <w:r>
              <w:rPr>
                <w:rFonts w:cstheme="minorHAnsi"/>
                <w:color w:val="000000"/>
                <w:szCs w:val="24"/>
              </w:rPr>
              <w:t xml:space="preserve"> (by/with/from him, her, it, that)</w:t>
            </w:r>
          </w:p>
        </w:tc>
        <w:tc>
          <w:tcPr>
            <w:tcW w:w="2336" w:type="dxa"/>
            <w:tcMar>
              <w:top w:w="90" w:type="dxa"/>
              <w:left w:w="90" w:type="dxa"/>
              <w:bottom w:w="90" w:type="dxa"/>
              <w:right w:w="90" w:type="dxa"/>
            </w:tcMar>
          </w:tcPr>
          <w:p w14:paraId="585A4738" w14:textId="77777777" w:rsidR="003C1FA0" w:rsidRPr="00927D8E" w:rsidRDefault="003C1FA0" w:rsidP="00CD2394">
            <w:pPr>
              <w:pStyle w:val="NoSpacing"/>
              <w:keepLines/>
              <w:rPr>
                <w:rFonts w:cstheme="minorHAnsi"/>
                <w:color w:val="000000"/>
              </w:rPr>
            </w:pPr>
            <w:r w:rsidRPr="00927D8E">
              <w:rPr>
                <w:rFonts w:cstheme="minorHAnsi"/>
                <w:color w:val="000000"/>
                <w:szCs w:val="24"/>
              </w:rPr>
              <w:t>istō</w:t>
            </w:r>
          </w:p>
        </w:tc>
        <w:tc>
          <w:tcPr>
            <w:tcW w:w="2336" w:type="dxa"/>
            <w:tcMar>
              <w:top w:w="90" w:type="dxa"/>
              <w:left w:w="90" w:type="dxa"/>
              <w:bottom w:w="90" w:type="dxa"/>
              <w:right w:w="90" w:type="dxa"/>
            </w:tcMar>
          </w:tcPr>
          <w:p w14:paraId="1A6B0D88"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istā</w:t>
            </w:r>
          </w:p>
        </w:tc>
        <w:tc>
          <w:tcPr>
            <w:tcW w:w="2336" w:type="dxa"/>
            <w:tcMar>
              <w:top w:w="90" w:type="dxa"/>
              <w:left w:w="90" w:type="dxa"/>
              <w:bottom w:w="90" w:type="dxa"/>
              <w:right w:w="90" w:type="dxa"/>
            </w:tcMar>
          </w:tcPr>
          <w:p w14:paraId="17F2DA3F" w14:textId="77777777" w:rsidR="003C1FA0" w:rsidRPr="00927D8E" w:rsidRDefault="003C1FA0" w:rsidP="00CD2394">
            <w:pPr>
              <w:pStyle w:val="NoSpacing"/>
              <w:keepLines/>
              <w:rPr>
                <w:rFonts w:cstheme="minorHAnsi"/>
                <w:color w:val="000000"/>
              </w:rPr>
            </w:pPr>
            <w:r w:rsidRPr="00927D8E">
              <w:rPr>
                <w:rFonts w:cstheme="minorHAnsi"/>
                <w:color w:val="000000"/>
              </w:rPr>
              <w:t>istō</w:t>
            </w:r>
          </w:p>
        </w:tc>
      </w:tr>
      <w:tr w:rsidR="003C1FA0" w:rsidRPr="00927D8E" w14:paraId="1AE106B2" w14:textId="77777777" w:rsidTr="008758E5">
        <w:trPr>
          <w:trHeight w:val="537"/>
        </w:trPr>
        <w:tc>
          <w:tcPr>
            <w:tcW w:w="2336" w:type="dxa"/>
            <w:tcMar>
              <w:top w:w="90" w:type="dxa"/>
              <w:left w:w="90" w:type="dxa"/>
              <w:bottom w:w="90" w:type="dxa"/>
              <w:right w:w="90" w:type="dxa"/>
            </w:tcMar>
          </w:tcPr>
          <w:p w14:paraId="7E784D46" w14:textId="77777777" w:rsidR="003C1FA0" w:rsidRPr="00927D8E" w:rsidRDefault="003C1FA0" w:rsidP="00CD2394">
            <w:pPr>
              <w:pStyle w:val="NoSpacing"/>
              <w:keepLines/>
              <w:rPr>
                <w:rFonts w:cstheme="minorHAnsi"/>
                <w:color w:val="000000"/>
              </w:rPr>
            </w:pPr>
            <w:r w:rsidRPr="004C20BE">
              <w:rPr>
                <w:rFonts w:cstheme="minorHAnsi"/>
                <w:b/>
                <w:color w:val="000000"/>
                <w:szCs w:val="24"/>
              </w:rPr>
              <w:lastRenderedPageBreak/>
              <w:t>Plural</w:t>
            </w:r>
          </w:p>
        </w:tc>
        <w:tc>
          <w:tcPr>
            <w:tcW w:w="2336" w:type="dxa"/>
            <w:tcMar>
              <w:top w:w="90" w:type="dxa"/>
              <w:left w:w="90" w:type="dxa"/>
              <w:bottom w:w="90" w:type="dxa"/>
              <w:right w:w="90" w:type="dxa"/>
            </w:tcMar>
          </w:tcPr>
          <w:p w14:paraId="68398278" w14:textId="77777777" w:rsidR="003C1FA0" w:rsidRPr="00927D8E" w:rsidRDefault="003C1FA0" w:rsidP="00CD2394">
            <w:pPr>
              <w:pStyle w:val="NoSpacing"/>
              <w:keepLines/>
              <w:rPr>
                <w:rFonts w:cstheme="minorHAnsi"/>
                <w:szCs w:val="24"/>
              </w:rPr>
            </w:pPr>
          </w:p>
        </w:tc>
        <w:tc>
          <w:tcPr>
            <w:tcW w:w="2336" w:type="dxa"/>
            <w:tcMar>
              <w:top w:w="90" w:type="dxa"/>
              <w:left w:w="90" w:type="dxa"/>
              <w:bottom w:w="90" w:type="dxa"/>
              <w:right w:w="90" w:type="dxa"/>
            </w:tcMar>
          </w:tcPr>
          <w:p w14:paraId="014F222B" w14:textId="77777777" w:rsidR="003C1FA0" w:rsidRPr="00927D8E" w:rsidRDefault="003C1FA0" w:rsidP="00CD2394">
            <w:pPr>
              <w:pStyle w:val="NoSpacing"/>
              <w:keepLines/>
              <w:rPr>
                <w:rFonts w:cstheme="minorHAnsi"/>
                <w:szCs w:val="24"/>
              </w:rPr>
            </w:pPr>
          </w:p>
        </w:tc>
        <w:tc>
          <w:tcPr>
            <w:tcW w:w="2336" w:type="dxa"/>
            <w:tcMar>
              <w:top w:w="90" w:type="dxa"/>
              <w:left w:w="90" w:type="dxa"/>
              <w:bottom w:w="90" w:type="dxa"/>
              <w:right w:w="90" w:type="dxa"/>
            </w:tcMar>
          </w:tcPr>
          <w:p w14:paraId="53DE86AA" w14:textId="77777777" w:rsidR="003C1FA0" w:rsidRPr="00927D8E" w:rsidRDefault="003C1FA0" w:rsidP="00CD2394">
            <w:pPr>
              <w:pStyle w:val="NoSpacing"/>
              <w:keepLines/>
              <w:rPr>
                <w:rFonts w:cstheme="minorHAnsi"/>
                <w:szCs w:val="24"/>
              </w:rPr>
            </w:pPr>
          </w:p>
        </w:tc>
      </w:tr>
      <w:tr w:rsidR="003C1FA0" w:rsidRPr="00927D8E" w14:paraId="1D1F48BF" w14:textId="77777777" w:rsidTr="008758E5">
        <w:trPr>
          <w:trHeight w:val="537"/>
        </w:trPr>
        <w:tc>
          <w:tcPr>
            <w:tcW w:w="2336" w:type="dxa"/>
            <w:tcMar>
              <w:top w:w="90" w:type="dxa"/>
              <w:left w:w="90" w:type="dxa"/>
              <w:bottom w:w="90" w:type="dxa"/>
              <w:right w:w="90" w:type="dxa"/>
            </w:tcMar>
          </w:tcPr>
          <w:p w14:paraId="45CA9EEC" w14:textId="77777777" w:rsidR="003C1FA0" w:rsidRPr="00927D8E" w:rsidRDefault="003C1FA0" w:rsidP="00CD2394">
            <w:pPr>
              <w:pStyle w:val="NoSpacing"/>
              <w:keepLines/>
              <w:rPr>
                <w:rFonts w:cstheme="minorHAnsi"/>
                <w:color w:val="000000"/>
              </w:rPr>
            </w:pPr>
            <w:r w:rsidRPr="00927D8E">
              <w:rPr>
                <w:rFonts w:cstheme="minorHAnsi"/>
                <w:color w:val="000000"/>
                <w:szCs w:val="24"/>
              </w:rPr>
              <w:t>Nominative</w:t>
            </w:r>
            <w:r>
              <w:rPr>
                <w:rFonts w:cstheme="minorHAnsi"/>
                <w:color w:val="000000"/>
                <w:szCs w:val="24"/>
              </w:rPr>
              <w:t xml:space="preserve"> (they, those)</w:t>
            </w:r>
          </w:p>
        </w:tc>
        <w:tc>
          <w:tcPr>
            <w:tcW w:w="2336" w:type="dxa"/>
            <w:tcMar>
              <w:top w:w="90" w:type="dxa"/>
              <w:left w:w="90" w:type="dxa"/>
              <w:bottom w:w="90" w:type="dxa"/>
              <w:right w:w="90" w:type="dxa"/>
            </w:tcMar>
          </w:tcPr>
          <w:p w14:paraId="093FAFC9"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istī</w:t>
            </w:r>
          </w:p>
        </w:tc>
        <w:tc>
          <w:tcPr>
            <w:tcW w:w="2336" w:type="dxa"/>
            <w:tcMar>
              <w:top w:w="90" w:type="dxa"/>
              <w:left w:w="90" w:type="dxa"/>
              <w:bottom w:w="90" w:type="dxa"/>
              <w:right w:w="90" w:type="dxa"/>
            </w:tcMar>
          </w:tcPr>
          <w:p w14:paraId="6B4762A5" w14:textId="77777777" w:rsidR="003C1FA0" w:rsidRPr="00927D8E" w:rsidRDefault="003C1FA0" w:rsidP="00CD2394">
            <w:pPr>
              <w:pStyle w:val="NoSpacing"/>
              <w:keepLines/>
              <w:rPr>
                <w:rFonts w:cstheme="minorHAnsi"/>
                <w:color w:val="000000"/>
              </w:rPr>
            </w:pPr>
            <w:r w:rsidRPr="00927D8E">
              <w:rPr>
                <w:rFonts w:cstheme="minorHAnsi"/>
                <w:color w:val="000000"/>
                <w:szCs w:val="24"/>
              </w:rPr>
              <w:t>istae</w:t>
            </w:r>
          </w:p>
        </w:tc>
        <w:tc>
          <w:tcPr>
            <w:tcW w:w="2336" w:type="dxa"/>
            <w:tcMar>
              <w:top w:w="90" w:type="dxa"/>
              <w:left w:w="90" w:type="dxa"/>
              <w:bottom w:w="90" w:type="dxa"/>
              <w:right w:w="90" w:type="dxa"/>
            </w:tcMar>
          </w:tcPr>
          <w:p w14:paraId="2CA04FB9" w14:textId="77777777" w:rsidR="003C1FA0" w:rsidRPr="00927D8E" w:rsidRDefault="003C1FA0" w:rsidP="00CD2394">
            <w:pPr>
              <w:pStyle w:val="NoSpacing"/>
              <w:keepLines/>
              <w:rPr>
                <w:rFonts w:cstheme="minorHAnsi"/>
                <w:color w:val="000000"/>
              </w:rPr>
            </w:pPr>
            <w:r w:rsidRPr="00927D8E">
              <w:rPr>
                <w:rFonts w:cstheme="minorHAnsi"/>
                <w:color w:val="000000"/>
                <w:szCs w:val="24"/>
              </w:rPr>
              <w:t>ista</w:t>
            </w:r>
          </w:p>
        </w:tc>
      </w:tr>
      <w:tr w:rsidR="003C1FA0" w:rsidRPr="00927D8E" w14:paraId="214A06C0" w14:textId="77777777" w:rsidTr="008758E5">
        <w:trPr>
          <w:trHeight w:val="537"/>
        </w:trPr>
        <w:tc>
          <w:tcPr>
            <w:tcW w:w="2336" w:type="dxa"/>
            <w:tcMar>
              <w:top w:w="90" w:type="dxa"/>
              <w:left w:w="90" w:type="dxa"/>
              <w:bottom w:w="90" w:type="dxa"/>
              <w:right w:w="90" w:type="dxa"/>
            </w:tcMar>
          </w:tcPr>
          <w:p w14:paraId="54368760" w14:textId="77777777" w:rsidR="003C1FA0" w:rsidRPr="00927D8E" w:rsidRDefault="003C1FA0" w:rsidP="00CD2394">
            <w:pPr>
              <w:pStyle w:val="NoSpacing"/>
              <w:keepLines/>
              <w:rPr>
                <w:rFonts w:cstheme="minorHAnsi"/>
                <w:color w:val="000000"/>
              </w:rPr>
            </w:pPr>
            <w:r w:rsidRPr="00927D8E">
              <w:rPr>
                <w:rFonts w:cstheme="minorHAnsi"/>
                <w:color w:val="000000"/>
                <w:szCs w:val="24"/>
              </w:rPr>
              <w:t>Genitive</w:t>
            </w:r>
            <w:r>
              <w:rPr>
                <w:rFonts w:cstheme="minorHAnsi"/>
                <w:color w:val="000000"/>
                <w:szCs w:val="24"/>
              </w:rPr>
              <w:t xml:space="preserve"> (of them, their, theirs, of those)</w:t>
            </w:r>
          </w:p>
        </w:tc>
        <w:tc>
          <w:tcPr>
            <w:tcW w:w="2336" w:type="dxa"/>
            <w:tcMar>
              <w:top w:w="90" w:type="dxa"/>
              <w:left w:w="90" w:type="dxa"/>
              <w:bottom w:w="90" w:type="dxa"/>
              <w:right w:w="90" w:type="dxa"/>
            </w:tcMar>
          </w:tcPr>
          <w:p w14:paraId="4AF44C5C" w14:textId="77777777" w:rsidR="003C1FA0" w:rsidRPr="00927D8E" w:rsidRDefault="003C1FA0" w:rsidP="00CD2394">
            <w:pPr>
              <w:pStyle w:val="NoSpacing"/>
              <w:keepLines/>
              <w:rPr>
                <w:rFonts w:cstheme="minorHAnsi"/>
                <w:color w:val="000000"/>
              </w:rPr>
            </w:pPr>
            <w:r w:rsidRPr="00927D8E">
              <w:rPr>
                <w:rFonts w:cstheme="minorHAnsi"/>
                <w:color w:val="000000"/>
                <w:szCs w:val="24"/>
              </w:rPr>
              <w:t>istōrum</w:t>
            </w:r>
          </w:p>
        </w:tc>
        <w:tc>
          <w:tcPr>
            <w:tcW w:w="2336" w:type="dxa"/>
            <w:tcMar>
              <w:top w:w="90" w:type="dxa"/>
              <w:left w:w="90" w:type="dxa"/>
              <w:bottom w:w="90" w:type="dxa"/>
              <w:right w:w="90" w:type="dxa"/>
            </w:tcMar>
          </w:tcPr>
          <w:p w14:paraId="19224123"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istārum</w:t>
            </w:r>
          </w:p>
        </w:tc>
        <w:tc>
          <w:tcPr>
            <w:tcW w:w="2336" w:type="dxa"/>
            <w:tcMar>
              <w:top w:w="90" w:type="dxa"/>
              <w:left w:w="90" w:type="dxa"/>
              <w:bottom w:w="90" w:type="dxa"/>
              <w:right w:w="90" w:type="dxa"/>
            </w:tcMar>
          </w:tcPr>
          <w:p w14:paraId="52299BC7" w14:textId="77777777" w:rsidR="003C1FA0" w:rsidRPr="00927D8E" w:rsidRDefault="003C1FA0" w:rsidP="00CD2394">
            <w:pPr>
              <w:pStyle w:val="NoSpacing"/>
              <w:keepLines/>
              <w:rPr>
                <w:rFonts w:cstheme="minorHAnsi"/>
                <w:color w:val="000000"/>
              </w:rPr>
            </w:pPr>
            <w:r w:rsidRPr="00927D8E">
              <w:rPr>
                <w:rFonts w:cstheme="minorHAnsi"/>
                <w:color w:val="000000"/>
              </w:rPr>
              <w:t>istōrum</w:t>
            </w:r>
          </w:p>
        </w:tc>
      </w:tr>
      <w:tr w:rsidR="003C1FA0" w:rsidRPr="00927D8E" w14:paraId="2C4CEDFB" w14:textId="77777777" w:rsidTr="008758E5">
        <w:trPr>
          <w:trHeight w:val="537"/>
        </w:trPr>
        <w:tc>
          <w:tcPr>
            <w:tcW w:w="2336" w:type="dxa"/>
            <w:tcMar>
              <w:top w:w="90" w:type="dxa"/>
              <w:left w:w="90" w:type="dxa"/>
              <w:bottom w:w="90" w:type="dxa"/>
              <w:right w:w="90" w:type="dxa"/>
            </w:tcMar>
          </w:tcPr>
          <w:p w14:paraId="2FF1A4FB" w14:textId="77777777" w:rsidR="003C1FA0" w:rsidRPr="00927D8E" w:rsidRDefault="003C1FA0" w:rsidP="00CD2394">
            <w:pPr>
              <w:pStyle w:val="NoSpacing"/>
              <w:keepLines/>
              <w:rPr>
                <w:rFonts w:cstheme="minorHAnsi"/>
                <w:color w:val="000000"/>
              </w:rPr>
            </w:pPr>
            <w:r w:rsidRPr="00927D8E">
              <w:rPr>
                <w:rFonts w:cstheme="minorHAnsi"/>
                <w:color w:val="000000"/>
                <w:szCs w:val="24"/>
              </w:rPr>
              <w:t>Dative</w:t>
            </w:r>
            <w:r>
              <w:rPr>
                <w:rFonts w:cstheme="minorHAnsi"/>
                <w:color w:val="000000"/>
                <w:szCs w:val="24"/>
              </w:rPr>
              <w:t xml:space="preserve"> (to them, to those)</w:t>
            </w:r>
          </w:p>
        </w:tc>
        <w:tc>
          <w:tcPr>
            <w:tcW w:w="2336" w:type="dxa"/>
            <w:tcMar>
              <w:top w:w="90" w:type="dxa"/>
              <w:left w:w="90" w:type="dxa"/>
              <w:bottom w:w="90" w:type="dxa"/>
              <w:right w:w="90" w:type="dxa"/>
            </w:tcMar>
          </w:tcPr>
          <w:p w14:paraId="6452F19F"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istīs</w:t>
            </w:r>
          </w:p>
        </w:tc>
        <w:tc>
          <w:tcPr>
            <w:tcW w:w="2336" w:type="dxa"/>
            <w:tcMar>
              <w:top w:w="90" w:type="dxa"/>
              <w:left w:w="90" w:type="dxa"/>
              <w:bottom w:w="90" w:type="dxa"/>
              <w:right w:w="90" w:type="dxa"/>
            </w:tcMar>
          </w:tcPr>
          <w:p w14:paraId="5D0C42B1"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istīs</w:t>
            </w:r>
          </w:p>
        </w:tc>
        <w:tc>
          <w:tcPr>
            <w:tcW w:w="2336" w:type="dxa"/>
            <w:tcMar>
              <w:top w:w="90" w:type="dxa"/>
              <w:left w:w="90" w:type="dxa"/>
              <w:bottom w:w="90" w:type="dxa"/>
              <w:right w:w="90" w:type="dxa"/>
            </w:tcMar>
          </w:tcPr>
          <w:p w14:paraId="3A6769A7"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istīs</w:t>
            </w:r>
          </w:p>
        </w:tc>
      </w:tr>
      <w:tr w:rsidR="003C1FA0" w:rsidRPr="00927D8E" w14:paraId="63A375CF" w14:textId="77777777" w:rsidTr="008758E5">
        <w:trPr>
          <w:trHeight w:val="537"/>
        </w:trPr>
        <w:tc>
          <w:tcPr>
            <w:tcW w:w="2336" w:type="dxa"/>
            <w:tcMar>
              <w:top w:w="90" w:type="dxa"/>
              <w:left w:w="90" w:type="dxa"/>
              <w:bottom w:w="90" w:type="dxa"/>
              <w:right w:w="90" w:type="dxa"/>
            </w:tcMar>
          </w:tcPr>
          <w:p w14:paraId="1E528682" w14:textId="77777777" w:rsidR="003C1FA0" w:rsidRPr="00927D8E" w:rsidRDefault="003C1FA0" w:rsidP="00CD2394">
            <w:pPr>
              <w:pStyle w:val="NoSpacing"/>
              <w:keepLines/>
              <w:rPr>
                <w:rFonts w:cstheme="minorHAnsi"/>
                <w:color w:val="000000"/>
              </w:rPr>
            </w:pPr>
            <w:r w:rsidRPr="00927D8E">
              <w:rPr>
                <w:rFonts w:cstheme="minorHAnsi"/>
                <w:color w:val="000000"/>
                <w:szCs w:val="24"/>
              </w:rPr>
              <w:t>Accusative</w:t>
            </w:r>
            <w:r>
              <w:rPr>
                <w:rFonts w:cstheme="minorHAnsi"/>
                <w:color w:val="000000"/>
                <w:szCs w:val="24"/>
              </w:rPr>
              <w:t xml:space="preserve"> (them, those)</w:t>
            </w:r>
          </w:p>
        </w:tc>
        <w:tc>
          <w:tcPr>
            <w:tcW w:w="2336" w:type="dxa"/>
            <w:tcMar>
              <w:top w:w="90" w:type="dxa"/>
              <w:left w:w="90" w:type="dxa"/>
              <w:bottom w:w="90" w:type="dxa"/>
              <w:right w:w="90" w:type="dxa"/>
            </w:tcMar>
          </w:tcPr>
          <w:p w14:paraId="5EFEF846" w14:textId="77777777" w:rsidR="003C1FA0" w:rsidRPr="00927D8E" w:rsidRDefault="003C1FA0" w:rsidP="00CD2394">
            <w:pPr>
              <w:pStyle w:val="NoSpacing"/>
              <w:keepLines/>
              <w:rPr>
                <w:rFonts w:cstheme="minorHAnsi"/>
                <w:color w:val="000000"/>
              </w:rPr>
            </w:pPr>
            <w:r w:rsidRPr="00927D8E">
              <w:rPr>
                <w:rFonts w:cstheme="minorHAnsi"/>
                <w:color w:val="000000"/>
                <w:szCs w:val="24"/>
              </w:rPr>
              <w:t>istōs</w:t>
            </w:r>
          </w:p>
        </w:tc>
        <w:tc>
          <w:tcPr>
            <w:tcW w:w="2336" w:type="dxa"/>
            <w:tcMar>
              <w:top w:w="90" w:type="dxa"/>
              <w:left w:w="90" w:type="dxa"/>
              <w:bottom w:w="90" w:type="dxa"/>
              <w:right w:w="90" w:type="dxa"/>
            </w:tcMar>
          </w:tcPr>
          <w:p w14:paraId="76878778" w14:textId="77777777" w:rsidR="003C1FA0" w:rsidRPr="00927D8E" w:rsidRDefault="003C1FA0" w:rsidP="00CD2394">
            <w:pPr>
              <w:pStyle w:val="NoSpacing"/>
              <w:keepLines/>
              <w:rPr>
                <w:rFonts w:cstheme="minorHAnsi"/>
                <w:color w:val="000000"/>
              </w:rPr>
            </w:pPr>
            <w:r w:rsidRPr="00927D8E">
              <w:rPr>
                <w:rFonts w:cstheme="minorHAnsi"/>
                <w:color w:val="000000"/>
              </w:rPr>
              <w:t>istās</w:t>
            </w:r>
          </w:p>
        </w:tc>
        <w:tc>
          <w:tcPr>
            <w:tcW w:w="2336" w:type="dxa"/>
            <w:tcMar>
              <w:top w:w="90" w:type="dxa"/>
              <w:left w:w="90" w:type="dxa"/>
              <w:bottom w:w="90" w:type="dxa"/>
              <w:right w:w="90" w:type="dxa"/>
            </w:tcMar>
          </w:tcPr>
          <w:p w14:paraId="4864F1F7" w14:textId="77777777" w:rsidR="003C1FA0" w:rsidRPr="00927D8E" w:rsidRDefault="003C1FA0" w:rsidP="00CD2394">
            <w:pPr>
              <w:pStyle w:val="NoSpacing"/>
              <w:keepLines/>
              <w:rPr>
                <w:rFonts w:cstheme="minorHAnsi"/>
                <w:color w:val="000000"/>
              </w:rPr>
            </w:pPr>
            <w:r w:rsidRPr="00927D8E">
              <w:rPr>
                <w:rFonts w:cstheme="minorHAnsi"/>
                <w:color w:val="000000"/>
                <w:szCs w:val="24"/>
              </w:rPr>
              <w:t>ista</w:t>
            </w:r>
          </w:p>
        </w:tc>
      </w:tr>
      <w:tr w:rsidR="003C1FA0" w:rsidRPr="00927D8E" w14:paraId="0B100A23" w14:textId="77777777" w:rsidTr="008758E5">
        <w:trPr>
          <w:trHeight w:val="538"/>
        </w:trPr>
        <w:tc>
          <w:tcPr>
            <w:tcW w:w="2336" w:type="dxa"/>
            <w:tcMar>
              <w:top w:w="90" w:type="dxa"/>
              <w:left w:w="90" w:type="dxa"/>
              <w:bottom w:w="90" w:type="dxa"/>
              <w:right w:w="90" w:type="dxa"/>
            </w:tcMar>
          </w:tcPr>
          <w:p w14:paraId="10EB6151" w14:textId="77777777" w:rsidR="003C1FA0" w:rsidRPr="00927D8E" w:rsidRDefault="003C1FA0" w:rsidP="00CD2394">
            <w:pPr>
              <w:pStyle w:val="NoSpacing"/>
              <w:keepLines/>
              <w:rPr>
                <w:rFonts w:cstheme="minorHAnsi"/>
                <w:color w:val="000000"/>
              </w:rPr>
            </w:pPr>
            <w:r w:rsidRPr="00927D8E">
              <w:rPr>
                <w:rFonts w:cstheme="minorHAnsi"/>
                <w:color w:val="000000"/>
                <w:szCs w:val="24"/>
              </w:rPr>
              <w:t>Ablative</w:t>
            </w:r>
            <w:r>
              <w:rPr>
                <w:rFonts w:cstheme="minorHAnsi"/>
                <w:color w:val="000000"/>
                <w:szCs w:val="24"/>
              </w:rPr>
              <w:t xml:space="preserve"> (by/with/from them, those)</w:t>
            </w:r>
          </w:p>
        </w:tc>
        <w:tc>
          <w:tcPr>
            <w:tcW w:w="2336" w:type="dxa"/>
            <w:tcMar>
              <w:top w:w="90" w:type="dxa"/>
              <w:left w:w="90" w:type="dxa"/>
              <w:bottom w:w="90" w:type="dxa"/>
              <w:right w:w="90" w:type="dxa"/>
            </w:tcMar>
          </w:tcPr>
          <w:p w14:paraId="31010F1B"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istīs</w:t>
            </w:r>
          </w:p>
        </w:tc>
        <w:tc>
          <w:tcPr>
            <w:tcW w:w="2336" w:type="dxa"/>
            <w:tcMar>
              <w:top w:w="90" w:type="dxa"/>
              <w:left w:w="90" w:type="dxa"/>
              <w:bottom w:w="90" w:type="dxa"/>
              <w:right w:w="90" w:type="dxa"/>
            </w:tcMar>
          </w:tcPr>
          <w:p w14:paraId="10AD5EDF"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istīs</w:t>
            </w:r>
          </w:p>
        </w:tc>
        <w:tc>
          <w:tcPr>
            <w:tcW w:w="2336" w:type="dxa"/>
            <w:tcMar>
              <w:top w:w="90" w:type="dxa"/>
              <w:left w:w="90" w:type="dxa"/>
              <w:bottom w:w="90" w:type="dxa"/>
              <w:right w:w="90" w:type="dxa"/>
            </w:tcMar>
          </w:tcPr>
          <w:p w14:paraId="661D3F3E" w14:textId="77777777" w:rsidR="003C1FA0" w:rsidRPr="00927D8E" w:rsidRDefault="003C1FA0" w:rsidP="00CD2394">
            <w:pPr>
              <w:pStyle w:val="NoSpacing"/>
              <w:keepLines/>
              <w:rPr>
                <w:rFonts w:cstheme="minorHAnsi"/>
                <w:color w:val="000000"/>
              </w:rPr>
            </w:pPr>
            <w:r w:rsidRPr="00927D8E">
              <w:rPr>
                <w:rFonts w:cstheme="minorHAnsi"/>
                <w:color w:val="000000"/>
                <w:szCs w:val="24"/>
              </w:rPr>
              <w:t>istīs</w:t>
            </w:r>
          </w:p>
        </w:tc>
      </w:tr>
    </w:tbl>
    <w:p w14:paraId="0161A7AD" w14:textId="77777777" w:rsidR="003C1FA0" w:rsidRDefault="003C1FA0" w:rsidP="00CD2394">
      <w:pPr>
        <w:pStyle w:val="NoSpacing"/>
        <w:keepLines/>
        <w:rPr>
          <w:rFonts w:cstheme="minorHAnsi"/>
          <w:color w:val="000000"/>
          <w:szCs w:val="24"/>
        </w:rPr>
      </w:pPr>
    </w:p>
    <w:p w14:paraId="1A6A4BDA" w14:textId="77777777" w:rsidR="003C1FA0" w:rsidRDefault="003C1FA0" w:rsidP="00CD2394">
      <w:pPr>
        <w:pStyle w:val="Heading3"/>
      </w:pPr>
      <w:bookmarkStart w:id="40" w:name="_Toc158984977"/>
      <w:r>
        <w:t>Nouns</w:t>
      </w:r>
      <w:bookmarkEnd w:id="40"/>
    </w:p>
    <w:p w14:paraId="7AEC9FEB" w14:textId="132628CD" w:rsidR="003C1FA0" w:rsidRPr="00927D8E" w:rsidRDefault="003C1FA0" w:rsidP="00CD2394">
      <w:pPr>
        <w:pStyle w:val="NoSpacing"/>
        <w:keepLines/>
        <w:rPr>
          <w:rFonts w:cstheme="minorHAnsi"/>
          <w:color w:val="000000"/>
          <w:szCs w:val="24"/>
        </w:rPr>
      </w:pPr>
      <w:r w:rsidRPr="00680047">
        <w:rPr>
          <w:rFonts w:cstheme="minorHAnsi"/>
          <w:color w:val="000000"/>
          <w:szCs w:val="24"/>
        </w:rPr>
        <w:t xml:space="preserve">Once you’ve memorized pronouns, you’ll note that </w:t>
      </w:r>
      <w:r w:rsidR="000C0AA2">
        <w:rPr>
          <w:rFonts w:cstheme="minorHAnsi"/>
          <w:color w:val="000000"/>
          <w:szCs w:val="24"/>
        </w:rPr>
        <w:t xml:space="preserve">they share some endings with </w:t>
      </w:r>
      <w:r w:rsidRPr="00680047">
        <w:rPr>
          <w:rFonts w:cstheme="minorHAnsi"/>
          <w:color w:val="000000"/>
          <w:szCs w:val="24"/>
        </w:rPr>
        <w:t>nouns.</w:t>
      </w:r>
    </w:p>
    <w:tbl>
      <w:tblPr>
        <w:tblW w:w="0" w:type="auto"/>
        <w:tblInd w:w="-10" w:type="dxa"/>
        <w:tblLayout w:type="fixed"/>
        <w:tblCellMar>
          <w:left w:w="0" w:type="dxa"/>
          <w:right w:w="0" w:type="dxa"/>
        </w:tblCellMar>
        <w:tblLook w:val="0000" w:firstRow="0" w:lastRow="0" w:firstColumn="0" w:lastColumn="0" w:noHBand="0" w:noVBand="0"/>
      </w:tblPr>
      <w:tblGrid>
        <w:gridCol w:w="1744"/>
        <w:gridCol w:w="1489"/>
        <w:gridCol w:w="1488"/>
        <w:gridCol w:w="1489"/>
        <w:gridCol w:w="1488"/>
        <w:gridCol w:w="1489"/>
        <w:gridCol w:w="1233"/>
      </w:tblGrid>
      <w:tr w:rsidR="003C1FA0" w:rsidRPr="00927D8E" w14:paraId="7C351F6A" w14:textId="77777777" w:rsidTr="00585BE1">
        <w:trPr>
          <w:trHeight w:hRule="exact" w:val="829"/>
        </w:trPr>
        <w:tc>
          <w:tcPr>
            <w:tcW w:w="174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80" w:type="dxa"/>
              <w:left w:w="80" w:type="dxa"/>
              <w:bottom w:w="80" w:type="dxa"/>
              <w:right w:w="80" w:type="dxa"/>
            </w:tcMar>
          </w:tcPr>
          <w:p w14:paraId="62BFE8C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Masculine and Feminine Nouns</w:t>
            </w:r>
          </w:p>
        </w:tc>
        <w:tc>
          <w:tcPr>
            <w:tcW w:w="2977"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751F9D3" w14:textId="77777777" w:rsidR="003C1FA0" w:rsidRPr="00585BE1" w:rsidRDefault="003C1FA0" w:rsidP="00585BE1">
            <w:pPr>
              <w:pStyle w:val="NoSpacing"/>
              <w:keepLines/>
              <w:jc w:val="center"/>
              <w:rPr>
                <w:rStyle w:val="IntenseReference"/>
              </w:rPr>
            </w:pPr>
            <w:r w:rsidRPr="00585BE1">
              <w:rPr>
                <w:rStyle w:val="IntenseReference"/>
              </w:rPr>
              <w:t>1st Declension</w:t>
            </w:r>
          </w:p>
        </w:tc>
        <w:tc>
          <w:tcPr>
            <w:tcW w:w="2977"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EEA0432" w14:textId="77777777" w:rsidR="003C1FA0" w:rsidRPr="00585BE1" w:rsidRDefault="003C1FA0" w:rsidP="00585BE1">
            <w:pPr>
              <w:pStyle w:val="NoSpacing"/>
              <w:keepLines/>
              <w:jc w:val="center"/>
              <w:rPr>
                <w:rStyle w:val="IntenseReference"/>
              </w:rPr>
            </w:pPr>
            <w:r w:rsidRPr="00585BE1">
              <w:rPr>
                <w:rStyle w:val="IntenseReference"/>
              </w:rPr>
              <w:t>2nd Declension</w:t>
            </w:r>
          </w:p>
        </w:tc>
        <w:tc>
          <w:tcPr>
            <w:tcW w:w="2722"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2AFC56A" w14:textId="77777777" w:rsidR="003C1FA0" w:rsidRPr="00585BE1" w:rsidRDefault="003C1FA0" w:rsidP="00585BE1">
            <w:pPr>
              <w:pStyle w:val="NoSpacing"/>
              <w:keepLines/>
              <w:jc w:val="center"/>
              <w:rPr>
                <w:rStyle w:val="IntenseReference"/>
              </w:rPr>
            </w:pPr>
            <w:r w:rsidRPr="00585BE1">
              <w:rPr>
                <w:rStyle w:val="IntenseReference"/>
              </w:rPr>
              <w:t>3rd Declension</w:t>
            </w:r>
          </w:p>
        </w:tc>
      </w:tr>
      <w:tr w:rsidR="003C1FA0" w:rsidRPr="00927D8E" w14:paraId="57B34FAF" w14:textId="77777777" w:rsidTr="008758E5">
        <w:trPr>
          <w:trHeight w:hRule="exact" w:val="432"/>
        </w:trPr>
        <w:tc>
          <w:tcPr>
            <w:tcW w:w="174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031048" w14:textId="77777777" w:rsidR="003C1FA0" w:rsidRPr="00927D8E" w:rsidRDefault="003C1FA0" w:rsidP="00CD2394">
            <w:pPr>
              <w:pStyle w:val="NoSpacing"/>
              <w:keepLines/>
              <w:rPr>
                <w:rFonts w:cstheme="minorHAnsi"/>
                <w:szCs w:val="24"/>
              </w:rPr>
            </w:pP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946DDB" w14:textId="77777777" w:rsidR="003C1FA0" w:rsidRPr="00585BE1" w:rsidRDefault="003C1FA0" w:rsidP="00CD2394">
            <w:pPr>
              <w:pStyle w:val="NoSpacing"/>
              <w:keepLines/>
              <w:rPr>
                <w:rFonts w:cstheme="minorHAnsi"/>
                <w:b/>
                <w:color w:val="000000"/>
                <w:szCs w:val="24"/>
              </w:rPr>
            </w:pPr>
            <w:r w:rsidRPr="00585BE1">
              <w:rPr>
                <w:rFonts w:cstheme="minorHAnsi"/>
                <w:b/>
                <w:color w:val="000000"/>
                <w:szCs w:val="24"/>
              </w:rPr>
              <w:t>singular</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4719E9" w14:textId="77777777" w:rsidR="003C1FA0" w:rsidRPr="00585BE1" w:rsidRDefault="003C1FA0" w:rsidP="00CD2394">
            <w:pPr>
              <w:pStyle w:val="NoSpacing"/>
              <w:keepLines/>
              <w:rPr>
                <w:rFonts w:cstheme="minorHAnsi"/>
                <w:b/>
                <w:color w:val="000000"/>
                <w:szCs w:val="24"/>
              </w:rPr>
            </w:pPr>
            <w:r w:rsidRPr="00585BE1">
              <w:rPr>
                <w:rFonts w:cstheme="minorHAnsi"/>
                <w:b/>
                <w:color w:val="000000"/>
                <w:szCs w:val="24"/>
              </w:rPr>
              <w:t>plural</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B9F80E" w14:textId="77777777" w:rsidR="003C1FA0" w:rsidRPr="00585BE1" w:rsidRDefault="003C1FA0" w:rsidP="00CD2394">
            <w:pPr>
              <w:pStyle w:val="NoSpacing"/>
              <w:keepLines/>
              <w:rPr>
                <w:rFonts w:cstheme="minorHAnsi"/>
                <w:b/>
                <w:color w:val="000000"/>
                <w:szCs w:val="24"/>
              </w:rPr>
            </w:pPr>
            <w:r w:rsidRPr="00585BE1">
              <w:rPr>
                <w:rFonts w:cstheme="minorHAnsi"/>
                <w:b/>
                <w:color w:val="000000"/>
                <w:szCs w:val="24"/>
              </w:rPr>
              <w:t>singular</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6E0707" w14:textId="77777777" w:rsidR="003C1FA0" w:rsidRPr="00585BE1" w:rsidRDefault="003C1FA0" w:rsidP="00CD2394">
            <w:pPr>
              <w:pStyle w:val="NoSpacing"/>
              <w:keepLines/>
              <w:rPr>
                <w:rFonts w:cstheme="minorHAnsi"/>
                <w:b/>
                <w:color w:val="000000"/>
                <w:szCs w:val="24"/>
              </w:rPr>
            </w:pPr>
            <w:r w:rsidRPr="00585BE1">
              <w:rPr>
                <w:rFonts w:cstheme="minorHAnsi"/>
                <w:b/>
                <w:color w:val="000000"/>
                <w:szCs w:val="24"/>
              </w:rPr>
              <w:t>plural</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107E80" w14:textId="77777777" w:rsidR="003C1FA0" w:rsidRPr="00585BE1" w:rsidRDefault="003C1FA0" w:rsidP="00CD2394">
            <w:pPr>
              <w:pStyle w:val="NoSpacing"/>
              <w:keepLines/>
              <w:rPr>
                <w:rFonts w:cstheme="minorHAnsi"/>
                <w:b/>
                <w:color w:val="000000"/>
                <w:szCs w:val="24"/>
              </w:rPr>
            </w:pPr>
            <w:r w:rsidRPr="00585BE1">
              <w:rPr>
                <w:rFonts w:cstheme="minorHAnsi"/>
                <w:b/>
                <w:color w:val="000000"/>
                <w:szCs w:val="24"/>
              </w:rPr>
              <w:t>singular</w:t>
            </w:r>
          </w:p>
        </w:tc>
        <w:tc>
          <w:tcPr>
            <w:tcW w:w="1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D197A4" w14:textId="77777777" w:rsidR="003C1FA0" w:rsidRPr="00585BE1" w:rsidRDefault="003C1FA0" w:rsidP="00CD2394">
            <w:pPr>
              <w:pStyle w:val="NoSpacing"/>
              <w:keepLines/>
              <w:rPr>
                <w:rFonts w:cstheme="minorHAnsi"/>
                <w:b/>
                <w:color w:val="000000"/>
                <w:szCs w:val="24"/>
              </w:rPr>
            </w:pPr>
            <w:r w:rsidRPr="00585BE1">
              <w:rPr>
                <w:rFonts w:cstheme="minorHAnsi"/>
                <w:b/>
                <w:color w:val="000000"/>
                <w:szCs w:val="24"/>
              </w:rPr>
              <w:t>plural</w:t>
            </w:r>
          </w:p>
        </w:tc>
      </w:tr>
      <w:tr w:rsidR="003C1FA0" w:rsidRPr="00927D8E" w14:paraId="3EEC817A" w14:textId="77777777" w:rsidTr="008758E5">
        <w:trPr>
          <w:trHeight w:hRule="exact" w:val="432"/>
        </w:trPr>
        <w:tc>
          <w:tcPr>
            <w:tcW w:w="174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504D60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Nominative</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592874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puella</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15CA15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puellae</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A715E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locus</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00CDD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locī</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E6439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w:t>
            </w:r>
            <w:r>
              <w:rPr>
                <w:rFonts w:cstheme="minorHAnsi"/>
                <w:color w:val="000000"/>
                <w:szCs w:val="24"/>
              </w:rPr>
              <w:t>ō</w:t>
            </w:r>
            <w:r w:rsidRPr="00927D8E">
              <w:rPr>
                <w:rFonts w:cstheme="minorHAnsi"/>
                <w:color w:val="000000"/>
                <w:szCs w:val="24"/>
              </w:rPr>
              <w:t>s</w:t>
            </w:r>
          </w:p>
        </w:tc>
        <w:tc>
          <w:tcPr>
            <w:tcW w:w="1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BAF8EE"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w:t>
            </w:r>
            <w:r>
              <w:rPr>
                <w:rFonts w:cstheme="minorHAnsi"/>
                <w:color w:val="000000"/>
                <w:szCs w:val="24"/>
              </w:rPr>
              <w:t>ōr</w:t>
            </w:r>
            <w:r w:rsidRPr="00927D8E">
              <w:rPr>
                <w:rFonts w:cstheme="minorHAnsi"/>
                <w:color w:val="000000"/>
                <w:szCs w:val="24"/>
              </w:rPr>
              <w:t>ēs</w:t>
            </w:r>
          </w:p>
        </w:tc>
      </w:tr>
      <w:tr w:rsidR="003C1FA0" w:rsidRPr="00927D8E" w14:paraId="3C988D1A" w14:textId="77777777" w:rsidTr="008758E5">
        <w:trPr>
          <w:trHeight w:hRule="exact" w:val="432"/>
        </w:trPr>
        <w:tc>
          <w:tcPr>
            <w:tcW w:w="174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2FF5F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Genitive</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FB097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puellae</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A7488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puellārum</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595B67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locī</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85A3C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locōrum</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E9247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w:t>
            </w:r>
            <w:r>
              <w:rPr>
                <w:rFonts w:cstheme="minorHAnsi"/>
                <w:color w:val="000000"/>
                <w:szCs w:val="24"/>
              </w:rPr>
              <w:t>ōr</w:t>
            </w:r>
            <w:r w:rsidRPr="00927D8E">
              <w:rPr>
                <w:rFonts w:cstheme="minorHAnsi"/>
                <w:color w:val="000000"/>
                <w:szCs w:val="24"/>
              </w:rPr>
              <w:t>is</w:t>
            </w:r>
          </w:p>
        </w:tc>
        <w:tc>
          <w:tcPr>
            <w:tcW w:w="1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B28F05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w:t>
            </w:r>
            <w:r>
              <w:rPr>
                <w:rFonts w:cstheme="minorHAnsi"/>
                <w:color w:val="000000"/>
                <w:szCs w:val="24"/>
              </w:rPr>
              <w:t>ōr</w:t>
            </w:r>
            <w:r w:rsidRPr="00927D8E">
              <w:rPr>
                <w:rFonts w:cstheme="minorHAnsi"/>
                <w:color w:val="000000"/>
                <w:szCs w:val="24"/>
              </w:rPr>
              <w:t>um</w:t>
            </w:r>
          </w:p>
        </w:tc>
      </w:tr>
      <w:tr w:rsidR="003C1FA0" w:rsidRPr="00927D8E" w14:paraId="0ADA8A6C" w14:textId="77777777" w:rsidTr="008758E5">
        <w:trPr>
          <w:trHeight w:hRule="exact" w:val="432"/>
        </w:trPr>
        <w:tc>
          <w:tcPr>
            <w:tcW w:w="174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69E17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Dative</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FB919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puellae</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0DDF6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puellīs</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40EC3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locō</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1B35D8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locīs</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184EC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w:t>
            </w:r>
            <w:r>
              <w:rPr>
                <w:rFonts w:cstheme="minorHAnsi"/>
                <w:color w:val="000000"/>
                <w:szCs w:val="24"/>
              </w:rPr>
              <w:t>ōr</w:t>
            </w:r>
            <w:r w:rsidRPr="00927D8E">
              <w:rPr>
                <w:rFonts w:cstheme="minorHAnsi"/>
                <w:color w:val="000000"/>
                <w:szCs w:val="24"/>
              </w:rPr>
              <w:t>ī</w:t>
            </w:r>
          </w:p>
        </w:tc>
        <w:tc>
          <w:tcPr>
            <w:tcW w:w="1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9265F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w:t>
            </w:r>
            <w:r>
              <w:rPr>
                <w:rFonts w:cstheme="minorHAnsi"/>
                <w:color w:val="000000"/>
                <w:szCs w:val="24"/>
              </w:rPr>
              <w:t>ōr</w:t>
            </w:r>
            <w:r w:rsidRPr="00927D8E">
              <w:rPr>
                <w:rFonts w:cstheme="minorHAnsi"/>
                <w:color w:val="000000"/>
                <w:szCs w:val="24"/>
              </w:rPr>
              <w:t>ibus</w:t>
            </w:r>
          </w:p>
          <w:p w14:paraId="3F5DC1A4" w14:textId="77777777" w:rsidR="003C1FA0" w:rsidRPr="00927D8E" w:rsidRDefault="003C1FA0" w:rsidP="00CD2394">
            <w:pPr>
              <w:pStyle w:val="NoSpacing"/>
              <w:keepLines/>
              <w:rPr>
                <w:rFonts w:cstheme="minorHAnsi"/>
                <w:color w:val="000000"/>
                <w:szCs w:val="24"/>
              </w:rPr>
            </w:pPr>
          </w:p>
        </w:tc>
      </w:tr>
      <w:tr w:rsidR="003C1FA0" w:rsidRPr="00927D8E" w14:paraId="7125C6A9" w14:textId="77777777" w:rsidTr="008758E5">
        <w:trPr>
          <w:trHeight w:hRule="exact" w:val="432"/>
        </w:trPr>
        <w:tc>
          <w:tcPr>
            <w:tcW w:w="174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CFCFC8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Accusative</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7139E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puellam</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C687C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puell</w:t>
            </w:r>
            <w:r w:rsidRPr="00927D8E">
              <w:rPr>
                <w:rFonts w:cstheme="minorHAnsi"/>
                <w:color w:val="000000"/>
              </w:rPr>
              <w:t>ās</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5533CE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locum</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55517F5"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locōs</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C84CCF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w:t>
            </w:r>
            <w:r>
              <w:rPr>
                <w:rFonts w:cstheme="minorHAnsi"/>
                <w:color w:val="000000"/>
                <w:szCs w:val="24"/>
              </w:rPr>
              <w:t>ōr</w:t>
            </w:r>
            <w:r w:rsidRPr="00927D8E">
              <w:rPr>
                <w:rFonts w:cstheme="minorHAnsi"/>
                <w:color w:val="000000"/>
                <w:szCs w:val="24"/>
              </w:rPr>
              <w:t>em</w:t>
            </w:r>
          </w:p>
        </w:tc>
        <w:tc>
          <w:tcPr>
            <w:tcW w:w="1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B8446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w:t>
            </w:r>
            <w:r>
              <w:rPr>
                <w:rFonts w:cstheme="minorHAnsi"/>
                <w:color w:val="000000"/>
                <w:szCs w:val="24"/>
              </w:rPr>
              <w:t>ōr</w:t>
            </w:r>
            <w:r w:rsidRPr="00927D8E">
              <w:rPr>
                <w:rFonts w:cstheme="minorHAnsi"/>
                <w:color w:val="000000"/>
                <w:szCs w:val="24"/>
              </w:rPr>
              <w:t>ēs</w:t>
            </w:r>
          </w:p>
        </w:tc>
      </w:tr>
      <w:tr w:rsidR="003C1FA0" w:rsidRPr="00927D8E" w14:paraId="1B861BCF" w14:textId="77777777" w:rsidTr="008758E5">
        <w:trPr>
          <w:trHeight w:hRule="exact" w:val="432"/>
        </w:trPr>
        <w:tc>
          <w:tcPr>
            <w:tcW w:w="174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434305"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Ablative</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6EF9F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puell</w:t>
            </w:r>
            <w:r w:rsidRPr="00927D8E">
              <w:rPr>
                <w:rFonts w:cstheme="minorHAnsi"/>
                <w:color w:val="000000"/>
              </w:rPr>
              <w:t>ā</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779EA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puellīs</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0ED33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locō</w:t>
            </w:r>
          </w:p>
        </w:tc>
        <w:tc>
          <w:tcPr>
            <w:tcW w:w="148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3CA080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locīs</w:t>
            </w:r>
          </w:p>
        </w:tc>
        <w:tc>
          <w:tcPr>
            <w:tcW w:w="148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A2B19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w:t>
            </w:r>
            <w:r>
              <w:rPr>
                <w:rFonts w:cstheme="minorHAnsi"/>
                <w:color w:val="000000"/>
                <w:szCs w:val="24"/>
              </w:rPr>
              <w:t>ōr</w:t>
            </w:r>
            <w:r w:rsidRPr="00927D8E">
              <w:rPr>
                <w:rFonts w:cstheme="minorHAnsi"/>
                <w:color w:val="000000"/>
                <w:szCs w:val="24"/>
              </w:rPr>
              <w:t>e</w:t>
            </w:r>
          </w:p>
        </w:tc>
        <w:tc>
          <w:tcPr>
            <w:tcW w:w="123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8488E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w:t>
            </w:r>
            <w:r>
              <w:rPr>
                <w:rFonts w:cstheme="minorHAnsi"/>
                <w:color w:val="000000"/>
                <w:szCs w:val="24"/>
              </w:rPr>
              <w:t>ōr</w:t>
            </w:r>
            <w:r w:rsidRPr="00927D8E">
              <w:rPr>
                <w:rFonts w:cstheme="minorHAnsi"/>
                <w:color w:val="000000"/>
                <w:szCs w:val="24"/>
              </w:rPr>
              <w:t>ibus</w:t>
            </w:r>
          </w:p>
        </w:tc>
      </w:tr>
    </w:tbl>
    <w:p w14:paraId="02E585BB" w14:textId="77777777" w:rsidR="003C1FA0" w:rsidRPr="00927D8E" w:rsidRDefault="003C1FA0" w:rsidP="00CD2394">
      <w:pPr>
        <w:pStyle w:val="NoSpacing"/>
        <w:keepLines/>
        <w:rPr>
          <w:rFonts w:cstheme="minorHAnsi"/>
          <w:color w:val="000000"/>
          <w:szCs w:val="24"/>
        </w:rPr>
      </w:pPr>
    </w:p>
    <w:p w14:paraId="3A480CE2" w14:textId="77777777" w:rsidR="003C1FA0" w:rsidRPr="00927D8E" w:rsidRDefault="003C1FA0" w:rsidP="00CD2394">
      <w:pPr>
        <w:pStyle w:val="NoSpacing"/>
        <w:keepLines/>
        <w:rPr>
          <w:rFonts w:cstheme="minorHAnsi"/>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1597"/>
        <w:gridCol w:w="1598"/>
        <w:gridCol w:w="1597"/>
        <w:gridCol w:w="1597"/>
        <w:gridCol w:w="1597"/>
      </w:tblGrid>
      <w:tr w:rsidR="003C1FA0" w:rsidRPr="00927D8E" w14:paraId="2424ACE7" w14:textId="77777777" w:rsidTr="00585BE1">
        <w:trPr>
          <w:trHeight w:hRule="exact" w:val="432"/>
        </w:trPr>
        <w:tc>
          <w:tcPr>
            <w:tcW w:w="159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80" w:type="dxa"/>
              <w:left w:w="80" w:type="dxa"/>
              <w:bottom w:w="80" w:type="dxa"/>
              <w:right w:w="80" w:type="dxa"/>
            </w:tcMar>
          </w:tcPr>
          <w:p w14:paraId="79230B8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Neuter Nouns</w:t>
            </w:r>
          </w:p>
        </w:tc>
        <w:tc>
          <w:tcPr>
            <w:tcW w:w="3195"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7EFBB6" w14:textId="77777777" w:rsidR="003C1FA0" w:rsidRPr="00585BE1" w:rsidRDefault="003C1FA0" w:rsidP="00585BE1">
            <w:pPr>
              <w:pStyle w:val="NoSpacing"/>
              <w:keepLines/>
              <w:jc w:val="center"/>
              <w:rPr>
                <w:rStyle w:val="IntenseReference"/>
              </w:rPr>
            </w:pPr>
            <w:r w:rsidRPr="00585BE1">
              <w:rPr>
                <w:rStyle w:val="IntenseReference"/>
              </w:rPr>
              <w:t>2nd Declension</w:t>
            </w:r>
          </w:p>
        </w:tc>
        <w:tc>
          <w:tcPr>
            <w:tcW w:w="3194"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8B46B7" w14:textId="77777777" w:rsidR="003C1FA0" w:rsidRPr="00585BE1" w:rsidRDefault="003C1FA0" w:rsidP="00585BE1">
            <w:pPr>
              <w:pStyle w:val="NoSpacing"/>
              <w:keepLines/>
              <w:jc w:val="center"/>
              <w:rPr>
                <w:rStyle w:val="IntenseReference"/>
              </w:rPr>
            </w:pPr>
            <w:r w:rsidRPr="00585BE1">
              <w:rPr>
                <w:rStyle w:val="IntenseReference"/>
              </w:rPr>
              <w:t>3rd Declension</w:t>
            </w:r>
          </w:p>
        </w:tc>
      </w:tr>
      <w:tr w:rsidR="003C1FA0" w:rsidRPr="00927D8E" w14:paraId="737EF4F6" w14:textId="77777777" w:rsidTr="008758E5">
        <w:trPr>
          <w:trHeight w:hRule="exact" w:val="432"/>
        </w:trPr>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09EC44" w14:textId="77777777" w:rsidR="003C1FA0" w:rsidRPr="00927D8E" w:rsidRDefault="003C1FA0" w:rsidP="00CD2394">
            <w:pPr>
              <w:pStyle w:val="NoSpacing"/>
              <w:keepLines/>
              <w:rPr>
                <w:rFonts w:cstheme="minorHAnsi"/>
                <w:szCs w:val="24"/>
              </w:rPr>
            </w:pPr>
          </w:p>
        </w:tc>
        <w:tc>
          <w:tcPr>
            <w:tcW w:w="159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B9B815" w14:textId="77777777" w:rsidR="003C1FA0" w:rsidRPr="00585BE1" w:rsidRDefault="003C1FA0" w:rsidP="00CD2394">
            <w:pPr>
              <w:pStyle w:val="NoSpacing"/>
              <w:keepLines/>
              <w:rPr>
                <w:rFonts w:cstheme="minorHAnsi"/>
                <w:b/>
                <w:color w:val="000000"/>
                <w:szCs w:val="24"/>
              </w:rPr>
            </w:pPr>
            <w:r w:rsidRPr="00585BE1">
              <w:rPr>
                <w:rFonts w:cstheme="minorHAnsi"/>
                <w:b/>
                <w:color w:val="000000"/>
                <w:szCs w:val="24"/>
              </w:rPr>
              <w:t>singular</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D7CD20" w14:textId="77777777" w:rsidR="003C1FA0" w:rsidRPr="00585BE1" w:rsidRDefault="003C1FA0" w:rsidP="00CD2394">
            <w:pPr>
              <w:pStyle w:val="NoSpacing"/>
              <w:keepLines/>
              <w:rPr>
                <w:rFonts w:cstheme="minorHAnsi"/>
                <w:b/>
                <w:color w:val="000000"/>
                <w:szCs w:val="24"/>
              </w:rPr>
            </w:pPr>
            <w:r w:rsidRPr="00585BE1">
              <w:rPr>
                <w:rFonts w:cstheme="minorHAnsi"/>
                <w:b/>
                <w:color w:val="000000"/>
                <w:szCs w:val="24"/>
              </w:rPr>
              <w:t>plural</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E53A1D" w14:textId="77777777" w:rsidR="003C1FA0" w:rsidRPr="00585BE1" w:rsidRDefault="003C1FA0" w:rsidP="00CD2394">
            <w:pPr>
              <w:pStyle w:val="NoSpacing"/>
              <w:keepLines/>
              <w:rPr>
                <w:rFonts w:cstheme="minorHAnsi"/>
                <w:b/>
                <w:color w:val="000000"/>
                <w:szCs w:val="24"/>
              </w:rPr>
            </w:pPr>
            <w:r w:rsidRPr="00585BE1">
              <w:rPr>
                <w:rFonts w:cstheme="minorHAnsi"/>
                <w:b/>
                <w:color w:val="000000"/>
                <w:szCs w:val="24"/>
              </w:rPr>
              <w:t>singular</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F33D2F" w14:textId="77777777" w:rsidR="003C1FA0" w:rsidRPr="00585BE1" w:rsidRDefault="003C1FA0" w:rsidP="00CD2394">
            <w:pPr>
              <w:pStyle w:val="NoSpacing"/>
              <w:keepLines/>
              <w:rPr>
                <w:rFonts w:cstheme="minorHAnsi"/>
                <w:b/>
                <w:color w:val="000000"/>
                <w:szCs w:val="24"/>
              </w:rPr>
            </w:pPr>
            <w:r w:rsidRPr="00585BE1">
              <w:rPr>
                <w:rFonts w:cstheme="minorHAnsi"/>
                <w:b/>
                <w:color w:val="000000"/>
                <w:szCs w:val="24"/>
              </w:rPr>
              <w:t>plural</w:t>
            </w:r>
          </w:p>
        </w:tc>
      </w:tr>
      <w:tr w:rsidR="003C1FA0" w:rsidRPr="00927D8E" w14:paraId="4DBE766B" w14:textId="77777777" w:rsidTr="008758E5">
        <w:trPr>
          <w:trHeight w:hRule="exact" w:val="432"/>
        </w:trPr>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8866BE"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Nominative</w:t>
            </w:r>
          </w:p>
        </w:tc>
        <w:tc>
          <w:tcPr>
            <w:tcW w:w="159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DA7E15"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regnum</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23DD8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regna</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AF614C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litus</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86F6F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litora</w:t>
            </w:r>
          </w:p>
        </w:tc>
      </w:tr>
      <w:tr w:rsidR="003C1FA0" w:rsidRPr="00927D8E" w14:paraId="6DB55676" w14:textId="77777777" w:rsidTr="008758E5">
        <w:trPr>
          <w:trHeight w:hRule="exact" w:val="432"/>
        </w:trPr>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D1C24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Genitive</w:t>
            </w:r>
          </w:p>
        </w:tc>
        <w:tc>
          <w:tcPr>
            <w:tcW w:w="159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17351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regnī</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5BE97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regnōrum</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218C38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litori</w:t>
            </w:r>
            <w:r>
              <w:rPr>
                <w:rFonts w:cstheme="minorHAnsi"/>
                <w:color w:val="000000"/>
                <w:szCs w:val="24"/>
              </w:rPr>
              <w:t>s</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1347C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litorum</w:t>
            </w:r>
          </w:p>
        </w:tc>
      </w:tr>
      <w:tr w:rsidR="003C1FA0" w:rsidRPr="00927D8E" w14:paraId="3DEE95E8" w14:textId="77777777" w:rsidTr="008758E5">
        <w:trPr>
          <w:trHeight w:hRule="exact" w:val="432"/>
        </w:trPr>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C2DD6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Dative</w:t>
            </w:r>
          </w:p>
        </w:tc>
        <w:tc>
          <w:tcPr>
            <w:tcW w:w="159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B4D86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regnō</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DE469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regnīs</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C47465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litorī</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62E4C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litoribus</w:t>
            </w:r>
          </w:p>
        </w:tc>
      </w:tr>
      <w:tr w:rsidR="003C1FA0" w:rsidRPr="00927D8E" w14:paraId="67269C83" w14:textId="77777777" w:rsidTr="008758E5">
        <w:trPr>
          <w:trHeight w:hRule="exact" w:val="432"/>
        </w:trPr>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4F9BE4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Accusative</w:t>
            </w:r>
          </w:p>
        </w:tc>
        <w:tc>
          <w:tcPr>
            <w:tcW w:w="159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C063B5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regnum</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61FF26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regna</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A3BD2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litus</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9B4EB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litora</w:t>
            </w:r>
          </w:p>
        </w:tc>
      </w:tr>
      <w:tr w:rsidR="003C1FA0" w:rsidRPr="00927D8E" w14:paraId="15963CCF" w14:textId="77777777" w:rsidTr="008758E5">
        <w:trPr>
          <w:trHeight w:hRule="exact" w:val="432"/>
        </w:trPr>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4F40FB" w14:textId="77777777" w:rsidR="003C1FA0" w:rsidRPr="00927D8E" w:rsidRDefault="003C1FA0" w:rsidP="00CD2394">
            <w:pPr>
              <w:pStyle w:val="NoSpacing"/>
              <w:keepLines/>
              <w:rPr>
                <w:rFonts w:cstheme="minorHAnsi"/>
                <w:color w:val="000000"/>
                <w:szCs w:val="24"/>
              </w:rPr>
            </w:pPr>
            <w:r>
              <w:rPr>
                <w:rFonts w:cstheme="minorHAnsi"/>
                <w:color w:val="000000"/>
                <w:szCs w:val="24"/>
              </w:rPr>
              <w:lastRenderedPageBreak/>
              <w:t>Ablative</w:t>
            </w:r>
          </w:p>
        </w:tc>
        <w:tc>
          <w:tcPr>
            <w:tcW w:w="159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7CAC89" w14:textId="77777777" w:rsidR="003C1FA0" w:rsidRPr="00927D8E" w:rsidRDefault="003C1FA0" w:rsidP="00CD2394">
            <w:pPr>
              <w:pStyle w:val="NoSpacing"/>
              <w:keepLines/>
              <w:rPr>
                <w:rFonts w:cstheme="minorHAnsi"/>
                <w:color w:val="000000"/>
                <w:szCs w:val="24"/>
              </w:rPr>
            </w:pPr>
            <w:r>
              <w:rPr>
                <w:rFonts w:cstheme="minorHAnsi"/>
                <w:color w:val="000000"/>
                <w:szCs w:val="24"/>
              </w:rPr>
              <w:t>regnō</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FF3C4F4" w14:textId="77777777" w:rsidR="003C1FA0" w:rsidRPr="00927D8E" w:rsidRDefault="003C1FA0" w:rsidP="00CD2394">
            <w:pPr>
              <w:pStyle w:val="NoSpacing"/>
              <w:keepLines/>
              <w:rPr>
                <w:rFonts w:cstheme="minorHAnsi"/>
                <w:color w:val="000000"/>
                <w:szCs w:val="24"/>
              </w:rPr>
            </w:pPr>
            <w:r>
              <w:rPr>
                <w:rFonts w:cstheme="minorHAnsi"/>
                <w:color w:val="000000"/>
                <w:szCs w:val="24"/>
              </w:rPr>
              <w:t>regnīs</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D7C5E4" w14:textId="77777777" w:rsidR="003C1FA0" w:rsidRPr="00927D8E" w:rsidRDefault="003C1FA0" w:rsidP="00CD2394">
            <w:pPr>
              <w:pStyle w:val="NoSpacing"/>
              <w:keepLines/>
              <w:rPr>
                <w:rFonts w:cstheme="minorHAnsi"/>
                <w:color w:val="000000"/>
                <w:szCs w:val="24"/>
              </w:rPr>
            </w:pPr>
            <w:r>
              <w:rPr>
                <w:rFonts w:cstheme="minorHAnsi"/>
                <w:color w:val="000000"/>
                <w:szCs w:val="24"/>
              </w:rPr>
              <w:t>litore</w:t>
            </w:r>
          </w:p>
        </w:tc>
        <w:tc>
          <w:tcPr>
            <w:tcW w:w="15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CFA269" w14:textId="77777777" w:rsidR="003C1FA0" w:rsidRPr="00927D8E" w:rsidRDefault="003C1FA0" w:rsidP="00CD2394">
            <w:pPr>
              <w:pStyle w:val="NoSpacing"/>
              <w:keepLines/>
              <w:rPr>
                <w:rFonts w:cstheme="minorHAnsi"/>
                <w:color w:val="000000"/>
                <w:szCs w:val="24"/>
              </w:rPr>
            </w:pPr>
            <w:r>
              <w:rPr>
                <w:rFonts w:cstheme="minorHAnsi"/>
                <w:color w:val="000000"/>
                <w:szCs w:val="24"/>
              </w:rPr>
              <w:t>litoribus</w:t>
            </w:r>
          </w:p>
        </w:tc>
      </w:tr>
    </w:tbl>
    <w:p w14:paraId="3FA7A08D" w14:textId="77777777" w:rsidR="003C1FA0" w:rsidRPr="00927D8E" w:rsidRDefault="003C1FA0" w:rsidP="00CD2394">
      <w:pPr>
        <w:pStyle w:val="NoSpacing"/>
        <w:keepLines/>
        <w:rPr>
          <w:rFonts w:cstheme="minorHAnsi"/>
          <w:color w:val="000000"/>
          <w:szCs w:val="24"/>
        </w:rPr>
      </w:pPr>
    </w:p>
    <w:p w14:paraId="1CC7196A" w14:textId="77777777" w:rsidR="003C1FA0" w:rsidRPr="00927D8E" w:rsidRDefault="003C1FA0" w:rsidP="00CD2394">
      <w:pPr>
        <w:pStyle w:val="NoSpacing"/>
        <w:keepLines/>
        <w:rPr>
          <w:rFonts w:cstheme="minorHAnsi"/>
          <w:color w:val="000000"/>
          <w:szCs w:val="24"/>
        </w:rPr>
      </w:pPr>
    </w:p>
    <w:p w14:paraId="1D26C955" w14:textId="77777777" w:rsidR="003C1FA0" w:rsidRDefault="003C1FA0" w:rsidP="00CD2394">
      <w:pPr>
        <w:pStyle w:val="NoSpacing"/>
        <w:keepLines/>
        <w:rPr>
          <w:rFonts w:cstheme="minorHAnsi"/>
        </w:rPr>
      </w:pPr>
      <w:r w:rsidRPr="00927D8E">
        <w:rPr>
          <w:rFonts w:cstheme="minorHAnsi"/>
        </w:rPr>
        <w:t>Note that you cannot determine a word’s declension by its nominative form. To do that, you must memorize the genitive singular. The ending of this word (-ae, ī, or -is) tells you the declension (1st, 2nd, or 3rd, respective</w:t>
      </w:r>
      <w:r>
        <w:rPr>
          <w:rFonts w:cstheme="minorHAnsi"/>
        </w:rPr>
        <w:t>ly). The part of the word that remains</w:t>
      </w:r>
      <w:r w:rsidRPr="00927D8E">
        <w:rPr>
          <w:rFonts w:cstheme="minorHAnsi"/>
        </w:rPr>
        <w:t xml:space="preserve"> after you identify the ending is called the </w:t>
      </w:r>
      <w:r w:rsidRPr="00927D8E">
        <w:rPr>
          <w:rFonts w:cstheme="minorHAnsi"/>
          <w:b/>
          <w:bCs/>
        </w:rPr>
        <w:t>Noun Stem</w:t>
      </w:r>
      <w:r w:rsidRPr="00927D8E">
        <w:rPr>
          <w:rFonts w:cstheme="minorHAnsi"/>
        </w:rPr>
        <w:t xml:space="preserve">. </w:t>
      </w:r>
    </w:p>
    <w:p w14:paraId="740682D7" w14:textId="77777777" w:rsidR="003C1FA0" w:rsidRDefault="003C1FA0" w:rsidP="00CD2394">
      <w:pPr>
        <w:pStyle w:val="NoSpacing"/>
        <w:keepLines/>
        <w:rPr>
          <w:rFonts w:cstheme="minorHAnsi"/>
        </w:rPr>
      </w:pPr>
    </w:p>
    <w:p w14:paraId="38D65E74" w14:textId="77777777" w:rsidR="003C1FA0" w:rsidRDefault="003C1FA0" w:rsidP="00CD2394">
      <w:pPr>
        <w:pStyle w:val="NoSpacing"/>
        <w:keepLines/>
        <w:rPr>
          <w:rFonts w:cstheme="minorHAnsi"/>
        </w:rPr>
      </w:pPr>
      <w:r>
        <w:rPr>
          <w:rFonts w:cstheme="minorHAnsi"/>
        </w:rPr>
        <w:t>For the noun:</w:t>
      </w:r>
    </w:p>
    <w:p w14:paraId="12F254CC" w14:textId="77777777" w:rsidR="003C1FA0" w:rsidRDefault="003C1FA0" w:rsidP="00CD2394">
      <w:pPr>
        <w:pStyle w:val="NoSpacing"/>
        <w:keepLines/>
        <w:rPr>
          <w:rFonts w:cstheme="minorHAnsi"/>
        </w:rPr>
      </w:pPr>
      <w:r>
        <w:rPr>
          <w:rFonts w:cstheme="minorHAnsi"/>
        </w:rPr>
        <w:t>puer, puerī (m): boy</w:t>
      </w:r>
    </w:p>
    <w:p w14:paraId="75ABC29D" w14:textId="7180CDCD" w:rsidR="003C1FA0" w:rsidRDefault="00064C2A">
      <w:pPr>
        <w:pStyle w:val="NoSpacing"/>
        <w:keepLines/>
        <w:numPr>
          <w:ilvl w:val="0"/>
          <w:numId w:val="34"/>
        </w:numPr>
        <w:rPr>
          <w:rFonts w:cstheme="minorHAnsi"/>
        </w:rPr>
      </w:pPr>
      <w:r>
        <w:rPr>
          <w:rFonts w:cstheme="minorHAnsi"/>
        </w:rPr>
        <w:t>Observe the</w:t>
      </w:r>
      <w:r w:rsidR="003C1FA0">
        <w:rPr>
          <w:rFonts w:cstheme="minorHAnsi"/>
        </w:rPr>
        <w:t xml:space="preserve"> genitive singular (always the second form in vocabulary): </w:t>
      </w:r>
      <w:r w:rsidR="003C1FA0">
        <w:rPr>
          <w:rFonts w:cstheme="minorHAnsi"/>
          <w:i/>
        </w:rPr>
        <w:t>puerī</w:t>
      </w:r>
    </w:p>
    <w:p w14:paraId="5955FD31" w14:textId="77777777" w:rsidR="003C1FA0" w:rsidRDefault="003C1FA0">
      <w:pPr>
        <w:pStyle w:val="NoSpacing"/>
        <w:keepLines/>
        <w:numPr>
          <w:ilvl w:val="0"/>
          <w:numId w:val="34"/>
        </w:numPr>
        <w:rPr>
          <w:rFonts w:cstheme="minorHAnsi"/>
        </w:rPr>
      </w:pPr>
      <w:r>
        <w:rPr>
          <w:rFonts w:cstheme="minorHAnsi"/>
        </w:rPr>
        <w:t xml:space="preserve">Identify the word as second declension </w:t>
      </w:r>
      <w:r w:rsidRPr="00E4645D">
        <w:rPr>
          <w:rFonts w:cstheme="minorHAnsi"/>
          <w:i/>
        </w:rPr>
        <w:t>-</w:t>
      </w:r>
      <w:r>
        <w:rPr>
          <w:rFonts w:cstheme="minorHAnsi"/>
          <w:i/>
        </w:rPr>
        <w:t>ī</w:t>
      </w:r>
    </w:p>
    <w:p w14:paraId="52DF19E4" w14:textId="77777777" w:rsidR="003C1FA0" w:rsidRDefault="003C1FA0">
      <w:pPr>
        <w:pStyle w:val="NoSpacing"/>
        <w:keepLines/>
        <w:numPr>
          <w:ilvl w:val="0"/>
          <w:numId w:val="34"/>
        </w:numPr>
        <w:rPr>
          <w:rFonts w:cstheme="minorHAnsi"/>
        </w:rPr>
      </w:pPr>
      <w:r>
        <w:rPr>
          <w:rFonts w:cstheme="minorHAnsi"/>
        </w:rPr>
        <w:t xml:space="preserve">Note the noun stem: </w:t>
      </w:r>
      <w:r>
        <w:rPr>
          <w:rFonts w:cstheme="minorHAnsi"/>
          <w:i/>
        </w:rPr>
        <w:t>puer-</w:t>
      </w:r>
    </w:p>
    <w:p w14:paraId="53F1188B" w14:textId="77777777" w:rsidR="003C1FA0" w:rsidRDefault="003C1FA0" w:rsidP="00CD2394">
      <w:pPr>
        <w:pStyle w:val="NoSpacing"/>
        <w:keepLines/>
        <w:rPr>
          <w:rFonts w:cstheme="minorHAnsi"/>
        </w:rPr>
      </w:pPr>
    </w:p>
    <w:p w14:paraId="634768BB" w14:textId="77777777" w:rsidR="003C1FA0" w:rsidRPr="00927D8E" w:rsidRDefault="003C1FA0" w:rsidP="00CD2394">
      <w:pPr>
        <w:pStyle w:val="NoSpacing"/>
        <w:keepLines/>
        <w:rPr>
          <w:rFonts w:cstheme="minorHAnsi"/>
          <w:b/>
          <w:bCs/>
        </w:rPr>
      </w:pPr>
      <w:r w:rsidRPr="00927D8E">
        <w:rPr>
          <w:rFonts w:cstheme="minorHAnsi"/>
        </w:rPr>
        <w:t xml:space="preserve">You must use the stem to form the inflected forms of the noun. This doesn’t make a big difference in some words (like </w:t>
      </w:r>
      <w:r w:rsidRPr="00927D8E">
        <w:rPr>
          <w:rFonts w:cstheme="minorHAnsi"/>
          <w:color w:val="D80000"/>
        </w:rPr>
        <w:t>puell</w:t>
      </w:r>
      <w:r w:rsidRPr="00927D8E">
        <w:rPr>
          <w:rFonts w:cstheme="minorHAnsi"/>
        </w:rPr>
        <w:t>a/</w:t>
      </w:r>
      <w:r w:rsidRPr="00927D8E">
        <w:rPr>
          <w:rFonts w:cstheme="minorHAnsi"/>
          <w:color w:val="D80000"/>
        </w:rPr>
        <w:t>puell</w:t>
      </w:r>
      <w:r w:rsidRPr="00927D8E">
        <w:rPr>
          <w:rFonts w:cstheme="minorHAnsi"/>
        </w:rPr>
        <w:t xml:space="preserve">ae, or </w:t>
      </w:r>
      <w:r w:rsidRPr="00927D8E">
        <w:rPr>
          <w:rFonts w:cstheme="minorHAnsi"/>
          <w:color w:val="D80000"/>
        </w:rPr>
        <w:t>regn</w:t>
      </w:r>
      <w:r w:rsidRPr="00927D8E">
        <w:rPr>
          <w:rFonts w:cstheme="minorHAnsi"/>
        </w:rPr>
        <w:t>um/</w:t>
      </w:r>
      <w:r w:rsidRPr="00927D8E">
        <w:rPr>
          <w:rFonts w:cstheme="minorHAnsi"/>
          <w:color w:val="D80000"/>
        </w:rPr>
        <w:t>regn</w:t>
      </w:r>
      <w:r w:rsidRPr="00927D8E">
        <w:rPr>
          <w:rFonts w:cstheme="minorHAnsi"/>
        </w:rPr>
        <w:t xml:space="preserve">ī), but it does in most words (like </w:t>
      </w:r>
      <w:r w:rsidRPr="00927D8E">
        <w:rPr>
          <w:rFonts w:cstheme="minorHAnsi"/>
          <w:color w:val="D80000"/>
        </w:rPr>
        <w:t>ager</w:t>
      </w:r>
      <w:r w:rsidRPr="00927D8E">
        <w:rPr>
          <w:rFonts w:cstheme="minorHAnsi"/>
        </w:rPr>
        <w:t>/</w:t>
      </w:r>
      <w:r w:rsidRPr="00927D8E">
        <w:rPr>
          <w:rFonts w:cstheme="minorHAnsi"/>
          <w:color w:val="D80000"/>
        </w:rPr>
        <w:t>agr</w:t>
      </w:r>
      <w:r w:rsidRPr="00927D8E">
        <w:rPr>
          <w:rFonts w:cstheme="minorHAnsi"/>
        </w:rPr>
        <w:t xml:space="preserve">ī, </w:t>
      </w:r>
      <w:r w:rsidRPr="00927D8E">
        <w:rPr>
          <w:rFonts w:cstheme="minorHAnsi"/>
          <w:color w:val="D80000"/>
        </w:rPr>
        <w:t>mēns</w:t>
      </w:r>
      <w:r w:rsidRPr="00927D8E">
        <w:rPr>
          <w:rFonts w:cstheme="minorHAnsi"/>
        </w:rPr>
        <w:t>/</w:t>
      </w:r>
      <w:r w:rsidRPr="00927D8E">
        <w:rPr>
          <w:rFonts w:cstheme="minorHAnsi"/>
          <w:color w:val="D80000"/>
        </w:rPr>
        <w:t>ment</w:t>
      </w:r>
      <w:r w:rsidRPr="00927D8E">
        <w:rPr>
          <w:rFonts w:cstheme="minorHAnsi"/>
        </w:rPr>
        <w:t xml:space="preserve">is, and </w:t>
      </w:r>
      <w:r w:rsidRPr="00927D8E">
        <w:rPr>
          <w:rFonts w:cstheme="minorHAnsi"/>
          <w:color w:val="D80000"/>
        </w:rPr>
        <w:t>lit</w:t>
      </w:r>
      <w:r w:rsidRPr="00927D8E">
        <w:rPr>
          <w:rFonts w:cstheme="minorHAnsi"/>
        </w:rPr>
        <w:t>us/</w:t>
      </w:r>
      <w:r w:rsidRPr="00927D8E">
        <w:rPr>
          <w:rFonts w:cstheme="minorHAnsi"/>
          <w:color w:val="D80000"/>
        </w:rPr>
        <w:t>litor</w:t>
      </w:r>
      <w:r w:rsidRPr="00927D8E">
        <w:rPr>
          <w:rFonts w:cstheme="minorHAnsi"/>
        </w:rPr>
        <w:t>is)</w:t>
      </w:r>
      <w:r>
        <w:rPr>
          <w:rFonts w:cstheme="minorHAnsi"/>
        </w:rPr>
        <w:t>.</w:t>
      </w:r>
    </w:p>
    <w:p w14:paraId="4589BEC7" w14:textId="77777777" w:rsidR="003C1FA0" w:rsidRPr="00927D8E" w:rsidRDefault="003C1FA0" w:rsidP="00CD2394">
      <w:pPr>
        <w:pStyle w:val="NoSpacing"/>
        <w:keepLines/>
        <w:rPr>
          <w:rFonts w:cstheme="minorHAnsi"/>
        </w:rPr>
      </w:pPr>
    </w:p>
    <w:p w14:paraId="5068A0E6" w14:textId="77777777" w:rsidR="003C1FA0" w:rsidRPr="00927D8E" w:rsidRDefault="003C1FA0" w:rsidP="00CD2394">
      <w:pPr>
        <w:pStyle w:val="NoSpacing"/>
        <w:keepLines/>
        <w:rPr>
          <w:rFonts w:cstheme="minorHAnsi"/>
        </w:rPr>
      </w:pPr>
      <w:r w:rsidRPr="00927D8E">
        <w:rPr>
          <w:rFonts w:cstheme="minorHAnsi"/>
        </w:rPr>
        <w:t>A few other important details about the declensions:</w:t>
      </w:r>
    </w:p>
    <w:p w14:paraId="58F171C4" w14:textId="77777777" w:rsidR="003C1FA0" w:rsidRPr="00927D8E" w:rsidRDefault="003C1FA0">
      <w:pPr>
        <w:pStyle w:val="NoSpacing"/>
        <w:keepLines/>
        <w:numPr>
          <w:ilvl w:val="0"/>
          <w:numId w:val="17"/>
        </w:numPr>
        <w:rPr>
          <w:rFonts w:cstheme="minorHAnsi"/>
        </w:rPr>
      </w:pPr>
      <w:r w:rsidRPr="00927D8E">
        <w:rPr>
          <w:rFonts w:cstheme="minorHAnsi"/>
        </w:rPr>
        <w:t>Endings for masculine and feminine nouns of the same declension are typically the same.</w:t>
      </w:r>
    </w:p>
    <w:p w14:paraId="41A660B8" w14:textId="77777777" w:rsidR="003C1FA0" w:rsidRPr="00927D8E" w:rsidRDefault="003C1FA0">
      <w:pPr>
        <w:pStyle w:val="NoSpacing"/>
        <w:keepLines/>
        <w:numPr>
          <w:ilvl w:val="0"/>
          <w:numId w:val="17"/>
        </w:numPr>
        <w:rPr>
          <w:rFonts w:cstheme="minorHAnsi"/>
        </w:rPr>
      </w:pPr>
      <w:r w:rsidRPr="00927D8E">
        <w:rPr>
          <w:rFonts w:cstheme="minorHAnsi"/>
        </w:rPr>
        <w:t>Most first declension nouns are feminine and most second declension nouns are not (this isn’t a rule, though).</w:t>
      </w:r>
    </w:p>
    <w:p w14:paraId="26D937A1" w14:textId="77777777" w:rsidR="003C1FA0" w:rsidRPr="00927D8E" w:rsidRDefault="003C1FA0">
      <w:pPr>
        <w:pStyle w:val="NoSpacing"/>
        <w:keepLines/>
        <w:numPr>
          <w:ilvl w:val="0"/>
          <w:numId w:val="17"/>
        </w:numPr>
        <w:rPr>
          <w:rFonts w:cstheme="minorHAnsi"/>
        </w:rPr>
      </w:pPr>
      <w:r w:rsidRPr="00927D8E">
        <w:rPr>
          <w:rFonts w:cstheme="minorHAnsi"/>
        </w:rPr>
        <w:t>There are no 1st declension neuter nouns.</w:t>
      </w:r>
    </w:p>
    <w:p w14:paraId="7637EB95" w14:textId="77777777" w:rsidR="003C1FA0" w:rsidRDefault="003C1FA0">
      <w:pPr>
        <w:pStyle w:val="NoSpacing"/>
        <w:keepLines/>
        <w:numPr>
          <w:ilvl w:val="0"/>
          <w:numId w:val="17"/>
        </w:numPr>
        <w:rPr>
          <w:rFonts w:cstheme="minorHAnsi"/>
        </w:rPr>
      </w:pPr>
      <w:r w:rsidRPr="00927D8E">
        <w:rPr>
          <w:rFonts w:cstheme="minorHAnsi"/>
        </w:rPr>
        <w:t>The only significant difference between M/F nouns and N nouns is the neuter law: all nominative and accusatives are the same if the word is neuter.</w:t>
      </w:r>
    </w:p>
    <w:p w14:paraId="5A55BA00" w14:textId="77777777" w:rsidR="003C1FA0" w:rsidRDefault="003C1FA0" w:rsidP="00CD2394">
      <w:pPr>
        <w:pStyle w:val="NoSpacing"/>
        <w:keepLines/>
        <w:rPr>
          <w:rFonts w:cstheme="minorHAnsi"/>
        </w:rPr>
      </w:pPr>
    </w:p>
    <w:p w14:paraId="6728B7F6" w14:textId="2A2A5875" w:rsidR="00BA3AFA" w:rsidRDefault="00BA3AFA" w:rsidP="00CD2394">
      <w:pPr>
        <w:pStyle w:val="SectionandVocabheader"/>
      </w:pPr>
      <w:bookmarkStart w:id="41" w:name="_Toc158984978"/>
      <w:r>
        <w:t>Pattern Recognition</w:t>
      </w:r>
    </w:p>
    <w:p w14:paraId="7CE6DF26" w14:textId="7A91E768" w:rsidR="00BA3AFA" w:rsidRDefault="00624836">
      <w:pPr>
        <w:pStyle w:val="ListParagraph"/>
        <w:numPr>
          <w:ilvl w:val="0"/>
          <w:numId w:val="93"/>
        </w:numPr>
      </w:pPr>
      <w:r>
        <w:t>Demonstratives can be pronouns (he, she, him, they, them, etc.) or adjectives (</w:t>
      </w:r>
      <w:r>
        <w:rPr>
          <w:i/>
          <w:iCs/>
        </w:rPr>
        <w:t>this</w:t>
      </w:r>
      <w:r>
        <w:t xml:space="preserve"> person, </w:t>
      </w:r>
      <w:r>
        <w:rPr>
          <w:i/>
          <w:iCs/>
        </w:rPr>
        <w:t>those</w:t>
      </w:r>
      <w:r>
        <w:t xml:space="preserve"> mountains, </w:t>
      </w:r>
      <w:r>
        <w:rPr>
          <w:i/>
          <w:iCs/>
        </w:rPr>
        <w:t>that</w:t>
      </w:r>
      <w:r>
        <w:t xml:space="preserve"> guy). If the word is close to another word of the same gender, case, and number, it is likely and adjective. If it’s a pronoun, always identify the antecedent.</w:t>
      </w:r>
    </w:p>
    <w:p w14:paraId="22CBD651" w14:textId="28CA2DDA" w:rsidR="00624836" w:rsidRDefault="00624836">
      <w:pPr>
        <w:pStyle w:val="ListParagraph"/>
        <w:numPr>
          <w:ilvl w:val="0"/>
          <w:numId w:val="93"/>
        </w:numPr>
      </w:pPr>
      <w:r>
        <w:t xml:space="preserve">Antecedents typically come before the pronoun, but they do not have to. Compare the English sentence: We asked for </w:t>
      </w:r>
      <w:r w:rsidRPr="00624836">
        <w:rPr>
          <w:u w:val="single"/>
        </w:rPr>
        <w:t>her</w:t>
      </w:r>
      <w:r>
        <w:t xml:space="preserve">, but the </w:t>
      </w:r>
      <w:r w:rsidRPr="00624836">
        <w:rPr>
          <w:u w:val="single"/>
        </w:rPr>
        <w:t>manager</w:t>
      </w:r>
      <w:r>
        <w:t xml:space="preserve"> was out of </w:t>
      </w:r>
      <w:r w:rsidR="00D94102">
        <w:t>her</w:t>
      </w:r>
      <w:r>
        <w:t xml:space="preserve"> office.</w:t>
      </w:r>
    </w:p>
    <w:p w14:paraId="25CD6A0B" w14:textId="4F7E4532" w:rsidR="003C1FA0" w:rsidRDefault="003C1FA0" w:rsidP="00CD2394">
      <w:pPr>
        <w:pStyle w:val="SectionandVocabheader"/>
      </w:pPr>
      <w:r>
        <w:t xml:space="preserve">Chapter </w:t>
      </w:r>
      <w:r w:rsidR="004D626F">
        <w:t>7</w:t>
      </w:r>
      <w:r>
        <w:t xml:space="preserve"> Exercises</w:t>
      </w:r>
      <w:bookmarkEnd w:id="41"/>
    </w:p>
    <w:p w14:paraId="5469EBE1" w14:textId="77777777" w:rsidR="003C1FA0" w:rsidRDefault="003C1FA0" w:rsidP="00CD2394">
      <w:pPr>
        <w:pStyle w:val="NoSpacing"/>
        <w:keepLines/>
        <w:rPr>
          <w:rFonts w:cstheme="minorHAnsi"/>
        </w:rPr>
      </w:pPr>
    </w:p>
    <w:p w14:paraId="7E8B064E" w14:textId="77777777" w:rsidR="003C1FA0" w:rsidRDefault="003C1FA0" w:rsidP="00CD2394">
      <w:pPr>
        <w:pStyle w:val="NoSpacing"/>
        <w:keepLines/>
        <w:rPr>
          <w:rFonts w:cstheme="minorHAnsi"/>
        </w:rPr>
      </w:pPr>
      <w:r>
        <w:rPr>
          <w:rFonts w:cstheme="minorHAnsi"/>
        </w:rPr>
        <w:t>A) pronoun or adjective? Identify the underlined word as a pronoun or adjective. If it is an adjective, write the noun it modifies.</w:t>
      </w:r>
    </w:p>
    <w:p w14:paraId="367DC9EF" w14:textId="77777777" w:rsidR="003C1FA0" w:rsidRDefault="003C1FA0" w:rsidP="00CD2394">
      <w:pPr>
        <w:pStyle w:val="NoSpacing"/>
        <w:keepLines/>
        <w:rPr>
          <w:rFonts w:cstheme="minorHAnsi"/>
        </w:rPr>
      </w:pPr>
    </w:p>
    <w:p w14:paraId="12B8A95F" w14:textId="77777777" w:rsidR="003C1FA0" w:rsidRDefault="003C1FA0" w:rsidP="00CD2394">
      <w:pPr>
        <w:pStyle w:val="NoSpacing"/>
        <w:keepLines/>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t>(circle one)</w:t>
      </w:r>
    </w:p>
    <w:p w14:paraId="5146694B" w14:textId="77777777" w:rsidR="003C1FA0" w:rsidRDefault="003C1FA0" w:rsidP="00CD2394">
      <w:pPr>
        <w:pStyle w:val="NoSpacing"/>
        <w:keepLines/>
        <w:rPr>
          <w:rFonts w:cstheme="minorHAnsi"/>
        </w:rPr>
      </w:pPr>
      <w:r>
        <w:rPr>
          <w:rFonts w:cstheme="minorHAnsi"/>
        </w:rPr>
        <w:t xml:space="preserve">1. misera puella </w:t>
      </w:r>
      <w:r w:rsidRPr="00356F9A">
        <w:rPr>
          <w:rFonts w:cstheme="minorHAnsi"/>
          <w:u w:val="single"/>
        </w:rPr>
        <w:t>hanc</w:t>
      </w:r>
      <w:r>
        <w:rPr>
          <w:rFonts w:cstheme="minorHAnsi"/>
        </w:rPr>
        <w:t xml:space="preserve"> silvam servābat</w:t>
      </w:r>
      <w:r>
        <w:rPr>
          <w:rFonts w:cstheme="minorHAnsi"/>
        </w:rPr>
        <w:tab/>
        <w:t>pronouns / adjective</w:t>
      </w:r>
      <w:r>
        <w:rPr>
          <w:rFonts w:cstheme="minorHAnsi"/>
        </w:rPr>
        <w:tab/>
        <w:t>________________________________</w:t>
      </w:r>
    </w:p>
    <w:p w14:paraId="15423C8A" w14:textId="77777777" w:rsidR="003C1FA0" w:rsidRDefault="003C1FA0" w:rsidP="00CD2394">
      <w:pPr>
        <w:pStyle w:val="NoSpacing"/>
        <w:keepLines/>
        <w:rPr>
          <w:rFonts w:cstheme="minorHAnsi"/>
        </w:rPr>
      </w:pPr>
    </w:p>
    <w:p w14:paraId="291928E4" w14:textId="77777777" w:rsidR="003C1FA0" w:rsidRDefault="003C1FA0" w:rsidP="00CD2394">
      <w:pPr>
        <w:pStyle w:val="NoSpacing"/>
        <w:keepLines/>
        <w:rPr>
          <w:rFonts w:cstheme="minorHAnsi"/>
        </w:rPr>
      </w:pPr>
      <w:r>
        <w:rPr>
          <w:rFonts w:cstheme="minorHAnsi"/>
        </w:rPr>
        <w:t xml:space="preserve">2. </w:t>
      </w:r>
      <w:r w:rsidRPr="00356F9A">
        <w:rPr>
          <w:rFonts w:cstheme="minorHAnsi"/>
          <w:u w:val="single"/>
        </w:rPr>
        <w:t>illa</w:t>
      </w:r>
      <w:r>
        <w:rPr>
          <w:rFonts w:cstheme="minorHAnsi"/>
        </w:rPr>
        <w:t xml:space="preserve"> beneficia sunt bona </w:t>
      </w:r>
      <w:r>
        <w:rPr>
          <w:rFonts w:cstheme="minorHAnsi"/>
        </w:rPr>
        <w:tab/>
      </w:r>
      <w:r>
        <w:rPr>
          <w:rFonts w:cstheme="minorHAnsi"/>
        </w:rPr>
        <w:tab/>
        <w:t>pronouns / adjective</w:t>
      </w:r>
      <w:r>
        <w:rPr>
          <w:rFonts w:cstheme="minorHAnsi"/>
        </w:rPr>
        <w:tab/>
        <w:t>________________________________</w:t>
      </w:r>
    </w:p>
    <w:p w14:paraId="4542737E" w14:textId="77777777" w:rsidR="003C1FA0" w:rsidRDefault="003C1FA0" w:rsidP="00CD2394">
      <w:pPr>
        <w:pStyle w:val="NoSpacing"/>
        <w:keepLines/>
        <w:rPr>
          <w:rFonts w:cstheme="minorHAnsi"/>
        </w:rPr>
      </w:pPr>
    </w:p>
    <w:p w14:paraId="21557940" w14:textId="4AB46BDB" w:rsidR="003C1FA0" w:rsidRDefault="003C1FA0" w:rsidP="00CD2394">
      <w:pPr>
        <w:pStyle w:val="NoSpacing"/>
        <w:keepLines/>
        <w:rPr>
          <w:rFonts w:cstheme="minorHAnsi"/>
        </w:rPr>
      </w:pPr>
      <w:r>
        <w:rPr>
          <w:rFonts w:cstheme="minorHAnsi"/>
        </w:rPr>
        <w:t xml:space="preserve">3. in </w:t>
      </w:r>
      <w:r w:rsidRPr="00356F9A">
        <w:rPr>
          <w:rFonts w:cstheme="minorHAnsi"/>
          <w:u w:val="single"/>
        </w:rPr>
        <w:t>hōc</w:t>
      </w:r>
      <w:r>
        <w:rPr>
          <w:rFonts w:cstheme="minorHAnsi"/>
        </w:rPr>
        <w:t xml:space="preserve"> fortūnas v</w:t>
      </w:r>
      <w:r w:rsidR="00D41954">
        <w:rPr>
          <w:rFonts w:cstheme="minorHAnsi"/>
        </w:rPr>
        <w:t>ī</w:t>
      </w:r>
      <w:r>
        <w:rPr>
          <w:rFonts w:cstheme="minorHAnsi"/>
        </w:rPr>
        <w:t>dimus</w:t>
      </w:r>
      <w:r>
        <w:rPr>
          <w:rFonts w:cstheme="minorHAnsi"/>
        </w:rPr>
        <w:tab/>
      </w:r>
      <w:r>
        <w:rPr>
          <w:rFonts w:cstheme="minorHAnsi"/>
        </w:rPr>
        <w:tab/>
        <w:t>pronouns / adjective</w:t>
      </w:r>
      <w:r>
        <w:rPr>
          <w:rFonts w:cstheme="minorHAnsi"/>
        </w:rPr>
        <w:tab/>
        <w:t>________________________________</w:t>
      </w:r>
    </w:p>
    <w:p w14:paraId="671942DF" w14:textId="77777777" w:rsidR="003C1FA0" w:rsidRDefault="003C1FA0" w:rsidP="00CD2394">
      <w:pPr>
        <w:pStyle w:val="NoSpacing"/>
        <w:keepLines/>
        <w:rPr>
          <w:rFonts w:cstheme="minorHAnsi"/>
        </w:rPr>
      </w:pPr>
    </w:p>
    <w:p w14:paraId="4F274ECF" w14:textId="77777777" w:rsidR="003C1FA0" w:rsidRDefault="003C1FA0" w:rsidP="00CD2394">
      <w:pPr>
        <w:pStyle w:val="NoSpacing"/>
        <w:keepLines/>
        <w:rPr>
          <w:rFonts w:cstheme="minorHAnsi"/>
        </w:rPr>
      </w:pPr>
      <w:r>
        <w:rPr>
          <w:rFonts w:cstheme="minorHAnsi"/>
        </w:rPr>
        <w:lastRenderedPageBreak/>
        <w:t xml:space="preserve">4. </w:t>
      </w:r>
      <w:r w:rsidRPr="00356F9A">
        <w:rPr>
          <w:rFonts w:cstheme="minorHAnsi"/>
          <w:u w:val="single"/>
        </w:rPr>
        <w:t>haec</w:t>
      </w:r>
      <w:r>
        <w:rPr>
          <w:rFonts w:cstheme="minorHAnsi"/>
        </w:rPr>
        <w:t xml:space="preserve"> verba scripsīmus</w:t>
      </w:r>
      <w:r>
        <w:rPr>
          <w:rFonts w:cstheme="minorHAnsi"/>
        </w:rPr>
        <w:tab/>
      </w:r>
      <w:r>
        <w:rPr>
          <w:rFonts w:cstheme="minorHAnsi"/>
        </w:rPr>
        <w:tab/>
        <w:t>pronouns / adjective</w:t>
      </w:r>
      <w:r>
        <w:rPr>
          <w:rFonts w:cstheme="minorHAnsi"/>
        </w:rPr>
        <w:tab/>
        <w:t>________________________________</w:t>
      </w:r>
    </w:p>
    <w:p w14:paraId="32074752" w14:textId="77777777" w:rsidR="003C1FA0" w:rsidRDefault="003C1FA0" w:rsidP="00CD2394">
      <w:pPr>
        <w:pStyle w:val="NoSpacing"/>
        <w:keepLines/>
        <w:rPr>
          <w:rFonts w:cstheme="minorHAnsi"/>
        </w:rPr>
      </w:pPr>
    </w:p>
    <w:p w14:paraId="5C47F2BF" w14:textId="77777777" w:rsidR="003C1FA0" w:rsidRDefault="003C1FA0" w:rsidP="00CD2394">
      <w:pPr>
        <w:pStyle w:val="NoSpacing"/>
        <w:keepLines/>
        <w:rPr>
          <w:rFonts w:cstheme="minorHAnsi"/>
        </w:rPr>
      </w:pPr>
      <w:r>
        <w:rPr>
          <w:rFonts w:cstheme="minorHAnsi"/>
        </w:rPr>
        <w:t xml:space="preserve">5. </w:t>
      </w:r>
      <w:r w:rsidRPr="00BA3AFA">
        <w:rPr>
          <w:rFonts w:cstheme="minorHAnsi"/>
          <w:u w:val="single"/>
        </w:rPr>
        <w:t>hoc</w:t>
      </w:r>
      <w:r>
        <w:rPr>
          <w:rFonts w:cstheme="minorHAnsi"/>
        </w:rPr>
        <w:t xml:space="preserve"> scribēbant</w:t>
      </w:r>
      <w:r>
        <w:rPr>
          <w:rFonts w:cstheme="minorHAnsi"/>
        </w:rPr>
        <w:tab/>
      </w:r>
      <w:r>
        <w:rPr>
          <w:rFonts w:cstheme="minorHAnsi"/>
        </w:rPr>
        <w:tab/>
      </w:r>
      <w:r>
        <w:rPr>
          <w:rFonts w:cstheme="minorHAnsi"/>
        </w:rPr>
        <w:tab/>
        <w:t>pronouns / adjective</w:t>
      </w:r>
      <w:r>
        <w:rPr>
          <w:rFonts w:cstheme="minorHAnsi"/>
        </w:rPr>
        <w:tab/>
        <w:t>________________________________</w:t>
      </w:r>
    </w:p>
    <w:p w14:paraId="4F38810C" w14:textId="77777777" w:rsidR="003C1FA0" w:rsidRDefault="003C1FA0" w:rsidP="00CD2394">
      <w:pPr>
        <w:pStyle w:val="NoSpacing"/>
        <w:keepLines/>
        <w:rPr>
          <w:rFonts w:cstheme="minorHAnsi"/>
        </w:rPr>
      </w:pPr>
    </w:p>
    <w:p w14:paraId="45BB8645" w14:textId="27CABBF5" w:rsidR="003C1FA0" w:rsidRDefault="003C1FA0" w:rsidP="00CD2394">
      <w:pPr>
        <w:pStyle w:val="NoSpacing"/>
        <w:keepLines/>
        <w:rPr>
          <w:rFonts w:cstheme="minorHAnsi"/>
        </w:rPr>
      </w:pPr>
      <w:r>
        <w:rPr>
          <w:rFonts w:cstheme="minorHAnsi"/>
        </w:rPr>
        <w:t xml:space="preserve">6. ad </w:t>
      </w:r>
      <w:r w:rsidRPr="00BA3AFA">
        <w:rPr>
          <w:rFonts w:cstheme="minorHAnsi"/>
          <w:u w:val="single"/>
        </w:rPr>
        <w:t>illum</w:t>
      </w:r>
      <w:r>
        <w:rPr>
          <w:rFonts w:cstheme="minorHAnsi"/>
        </w:rPr>
        <w:t xml:space="preserve"> poētam ambulāmus</w:t>
      </w:r>
      <w:r>
        <w:rPr>
          <w:rFonts w:cstheme="minorHAnsi"/>
        </w:rPr>
        <w:tab/>
      </w:r>
      <w:r w:rsidR="00D71B86">
        <w:rPr>
          <w:rFonts w:cstheme="minorHAnsi"/>
        </w:rPr>
        <w:tab/>
      </w:r>
      <w:r>
        <w:rPr>
          <w:rFonts w:cstheme="minorHAnsi"/>
        </w:rPr>
        <w:t>pronouns / adjective</w:t>
      </w:r>
      <w:r>
        <w:rPr>
          <w:rFonts w:cstheme="minorHAnsi"/>
        </w:rPr>
        <w:tab/>
        <w:t>________________________________</w:t>
      </w:r>
    </w:p>
    <w:p w14:paraId="461AE7E6" w14:textId="77777777" w:rsidR="003C1FA0" w:rsidRDefault="003C1FA0" w:rsidP="00CD2394">
      <w:pPr>
        <w:pStyle w:val="NoSpacing"/>
        <w:keepLines/>
        <w:rPr>
          <w:rFonts w:cstheme="minorHAnsi"/>
        </w:rPr>
      </w:pPr>
    </w:p>
    <w:p w14:paraId="113F2C70" w14:textId="77777777" w:rsidR="003C1FA0" w:rsidRDefault="003C1FA0" w:rsidP="00CD2394">
      <w:pPr>
        <w:pStyle w:val="NoSpacing"/>
        <w:keepLines/>
        <w:rPr>
          <w:rFonts w:cstheme="minorHAnsi"/>
        </w:rPr>
      </w:pPr>
      <w:r>
        <w:rPr>
          <w:rFonts w:cstheme="minorHAnsi"/>
        </w:rPr>
        <w:t>B: Translate the sentences.</w:t>
      </w:r>
    </w:p>
    <w:p w14:paraId="3F987BE9" w14:textId="77777777" w:rsidR="003C1FA0" w:rsidRDefault="003C1FA0" w:rsidP="00CD2394">
      <w:pPr>
        <w:pStyle w:val="NoSpacing"/>
        <w:keepLines/>
        <w:rPr>
          <w:rFonts w:cstheme="minorHAnsi"/>
        </w:rPr>
      </w:pPr>
    </w:p>
    <w:p w14:paraId="57D66E76" w14:textId="77777777" w:rsidR="003C1FA0" w:rsidRDefault="003C1FA0" w:rsidP="00CD2394">
      <w:pPr>
        <w:pStyle w:val="NoSpacing"/>
        <w:keepLines/>
        <w:rPr>
          <w:rFonts w:cstheme="minorHAnsi"/>
        </w:rPr>
      </w:pPr>
      <w:r>
        <w:rPr>
          <w:rFonts w:cstheme="minorHAnsi"/>
        </w:rPr>
        <w:t xml:space="preserve">1. misera puella </w:t>
      </w:r>
      <w:r w:rsidRPr="00356F9A">
        <w:rPr>
          <w:rFonts w:cstheme="minorHAnsi"/>
          <w:u w:val="single"/>
        </w:rPr>
        <w:t>hanc</w:t>
      </w:r>
      <w:r>
        <w:rPr>
          <w:rFonts w:cstheme="minorHAnsi"/>
        </w:rPr>
        <w:t xml:space="preserve"> silvam servābat</w:t>
      </w:r>
      <w:r>
        <w:rPr>
          <w:rFonts w:cstheme="minorHAnsi"/>
        </w:rPr>
        <w:tab/>
        <w:t>____________________________________________________</w:t>
      </w:r>
    </w:p>
    <w:p w14:paraId="58589662" w14:textId="77777777" w:rsidR="003C1FA0" w:rsidRDefault="003C1FA0" w:rsidP="00CD2394">
      <w:pPr>
        <w:pStyle w:val="NoSpacing"/>
        <w:keepLines/>
        <w:rPr>
          <w:rFonts w:cstheme="minorHAnsi"/>
        </w:rPr>
      </w:pPr>
    </w:p>
    <w:p w14:paraId="598E0E8F" w14:textId="77777777" w:rsidR="003C1FA0" w:rsidRDefault="003C1FA0" w:rsidP="00CD2394">
      <w:pPr>
        <w:pStyle w:val="NoSpacing"/>
        <w:keepLines/>
        <w:rPr>
          <w:rFonts w:cstheme="minorHAnsi"/>
        </w:rPr>
      </w:pPr>
      <w:r>
        <w:rPr>
          <w:rFonts w:cstheme="minorHAnsi"/>
        </w:rPr>
        <w:t xml:space="preserve">2. </w:t>
      </w:r>
      <w:r w:rsidRPr="00356F9A">
        <w:rPr>
          <w:rFonts w:cstheme="minorHAnsi"/>
          <w:u w:val="single"/>
        </w:rPr>
        <w:t>illa</w:t>
      </w:r>
      <w:r>
        <w:rPr>
          <w:rFonts w:cstheme="minorHAnsi"/>
        </w:rPr>
        <w:t xml:space="preserve"> beneficia sunt bona </w:t>
      </w:r>
      <w:r>
        <w:rPr>
          <w:rFonts w:cstheme="minorHAnsi"/>
        </w:rPr>
        <w:tab/>
      </w:r>
      <w:r>
        <w:rPr>
          <w:rFonts w:cstheme="minorHAnsi"/>
        </w:rPr>
        <w:tab/>
        <w:t>____________________________________________________</w:t>
      </w:r>
    </w:p>
    <w:p w14:paraId="39D15F70" w14:textId="77777777" w:rsidR="003C1FA0" w:rsidRDefault="003C1FA0" w:rsidP="00CD2394">
      <w:pPr>
        <w:pStyle w:val="NoSpacing"/>
        <w:keepLines/>
        <w:rPr>
          <w:rFonts w:cstheme="minorHAnsi"/>
        </w:rPr>
      </w:pPr>
    </w:p>
    <w:p w14:paraId="30471D36" w14:textId="72FB4E5E" w:rsidR="003C1FA0" w:rsidRDefault="003C1FA0" w:rsidP="00CD2394">
      <w:pPr>
        <w:pStyle w:val="NoSpacing"/>
        <w:keepLines/>
        <w:rPr>
          <w:rFonts w:cstheme="minorHAnsi"/>
        </w:rPr>
      </w:pPr>
      <w:r>
        <w:rPr>
          <w:rFonts w:cstheme="minorHAnsi"/>
        </w:rPr>
        <w:t xml:space="preserve">3. in </w:t>
      </w:r>
      <w:r w:rsidRPr="00356F9A">
        <w:rPr>
          <w:rFonts w:cstheme="minorHAnsi"/>
          <w:u w:val="single"/>
        </w:rPr>
        <w:t>hōc</w:t>
      </w:r>
      <w:r>
        <w:rPr>
          <w:rFonts w:cstheme="minorHAnsi"/>
        </w:rPr>
        <w:t xml:space="preserve"> fortūnas v</w:t>
      </w:r>
      <w:r w:rsidR="00D41954">
        <w:rPr>
          <w:rFonts w:cstheme="minorHAnsi"/>
        </w:rPr>
        <w:t>ī</w:t>
      </w:r>
      <w:r>
        <w:rPr>
          <w:rFonts w:cstheme="minorHAnsi"/>
        </w:rPr>
        <w:t>dimus</w:t>
      </w:r>
      <w:r>
        <w:rPr>
          <w:rFonts w:cstheme="minorHAnsi"/>
        </w:rPr>
        <w:tab/>
      </w:r>
      <w:r>
        <w:rPr>
          <w:rFonts w:cstheme="minorHAnsi"/>
        </w:rPr>
        <w:tab/>
        <w:t>____________________________________________________</w:t>
      </w:r>
    </w:p>
    <w:p w14:paraId="33386C12" w14:textId="77777777" w:rsidR="003C1FA0" w:rsidRDefault="003C1FA0" w:rsidP="00CD2394">
      <w:pPr>
        <w:pStyle w:val="NoSpacing"/>
        <w:keepLines/>
        <w:rPr>
          <w:rFonts w:cstheme="minorHAnsi"/>
        </w:rPr>
      </w:pPr>
    </w:p>
    <w:p w14:paraId="1696C502" w14:textId="77777777" w:rsidR="003C1FA0" w:rsidRDefault="003C1FA0" w:rsidP="00CD2394">
      <w:pPr>
        <w:pStyle w:val="NoSpacing"/>
        <w:keepLines/>
        <w:rPr>
          <w:rFonts w:cstheme="minorHAnsi"/>
        </w:rPr>
      </w:pPr>
      <w:r>
        <w:rPr>
          <w:rFonts w:cstheme="minorHAnsi"/>
        </w:rPr>
        <w:t xml:space="preserve">4. </w:t>
      </w:r>
      <w:r w:rsidRPr="00356F9A">
        <w:rPr>
          <w:rFonts w:cstheme="minorHAnsi"/>
          <w:u w:val="single"/>
        </w:rPr>
        <w:t>haec</w:t>
      </w:r>
      <w:r>
        <w:rPr>
          <w:rFonts w:cstheme="minorHAnsi"/>
        </w:rPr>
        <w:t xml:space="preserve"> verba scripsīmus</w:t>
      </w:r>
      <w:r>
        <w:rPr>
          <w:rFonts w:cstheme="minorHAnsi"/>
        </w:rPr>
        <w:tab/>
      </w:r>
      <w:r>
        <w:rPr>
          <w:rFonts w:cstheme="minorHAnsi"/>
        </w:rPr>
        <w:tab/>
        <w:t>____________________________________________________</w:t>
      </w:r>
    </w:p>
    <w:p w14:paraId="3110A8BB" w14:textId="77777777" w:rsidR="003C1FA0" w:rsidRDefault="003C1FA0" w:rsidP="00CD2394">
      <w:pPr>
        <w:pStyle w:val="NoSpacing"/>
        <w:keepLines/>
        <w:rPr>
          <w:rFonts w:cstheme="minorHAnsi"/>
        </w:rPr>
      </w:pPr>
    </w:p>
    <w:p w14:paraId="6725E0F4" w14:textId="77777777" w:rsidR="003C1FA0" w:rsidRDefault="003C1FA0" w:rsidP="00CD2394">
      <w:pPr>
        <w:pStyle w:val="NoSpacing"/>
        <w:keepLines/>
        <w:rPr>
          <w:rFonts w:cstheme="minorHAnsi"/>
        </w:rPr>
      </w:pPr>
      <w:r>
        <w:rPr>
          <w:rFonts w:cstheme="minorHAnsi"/>
        </w:rPr>
        <w:t>5. hoc scribēbant</w:t>
      </w:r>
      <w:r>
        <w:rPr>
          <w:rFonts w:cstheme="minorHAnsi"/>
        </w:rPr>
        <w:tab/>
      </w:r>
      <w:r>
        <w:rPr>
          <w:rFonts w:cstheme="minorHAnsi"/>
        </w:rPr>
        <w:tab/>
      </w:r>
      <w:r>
        <w:rPr>
          <w:rFonts w:cstheme="minorHAnsi"/>
        </w:rPr>
        <w:tab/>
        <w:t>____________________________________________________</w:t>
      </w:r>
    </w:p>
    <w:p w14:paraId="3333D45F" w14:textId="77777777" w:rsidR="003C1FA0" w:rsidRDefault="003C1FA0" w:rsidP="00CD2394">
      <w:pPr>
        <w:pStyle w:val="NoSpacing"/>
        <w:keepLines/>
        <w:rPr>
          <w:rFonts w:cstheme="minorHAnsi"/>
        </w:rPr>
      </w:pPr>
    </w:p>
    <w:p w14:paraId="66671148" w14:textId="77777777" w:rsidR="003C1FA0" w:rsidRDefault="003C1FA0" w:rsidP="00CD2394">
      <w:pPr>
        <w:pStyle w:val="NoSpacing"/>
        <w:keepLines/>
        <w:rPr>
          <w:rFonts w:cstheme="minorHAnsi"/>
        </w:rPr>
      </w:pPr>
      <w:r>
        <w:rPr>
          <w:rFonts w:cstheme="minorHAnsi"/>
        </w:rPr>
        <w:t>6. ad illum poētam ambulāmus</w:t>
      </w:r>
      <w:r>
        <w:rPr>
          <w:rFonts w:cstheme="minorHAnsi"/>
        </w:rPr>
        <w:tab/>
        <w:t>____________________________________________________</w:t>
      </w:r>
    </w:p>
    <w:p w14:paraId="1B0EF005" w14:textId="77777777" w:rsidR="003C1FA0" w:rsidRDefault="003C1FA0" w:rsidP="00CD2394">
      <w:pPr>
        <w:pStyle w:val="NoSpacing"/>
        <w:keepLines/>
        <w:rPr>
          <w:rFonts w:cstheme="minorHAnsi"/>
        </w:rPr>
      </w:pPr>
    </w:p>
    <w:p w14:paraId="271AA2C5" w14:textId="77777777" w:rsidR="003C1FA0" w:rsidRDefault="003C1FA0" w:rsidP="00CD2394">
      <w:pPr>
        <w:pStyle w:val="NoSpacing"/>
        <w:keepLines/>
        <w:rPr>
          <w:rFonts w:cstheme="minorHAnsi"/>
        </w:rPr>
      </w:pPr>
      <w:r>
        <w:rPr>
          <w:rFonts w:cstheme="minorHAnsi"/>
        </w:rPr>
        <w:t>C: Fill in the blank to match the English translation.</w:t>
      </w:r>
    </w:p>
    <w:p w14:paraId="43E326D3" w14:textId="77777777" w:rsidR="003C1FA0" w:rsidRDefault="003C1FA0" w:rsidP="00CD2394">
      <w:pPr>
        <w:pStyle w:val="NoSpacing"/>
        <w:keepLines/>
        <w:rPr>
          <w:rFonts w:cstheme="minorHAnsi"/>
        </w:rPr>
      </w:pPr>
    </w:p>
    <w:p w14:paraId="7C553C86" w14:textId="36ED4BCE" w:rsidR="003C1FA0" w:rsidRDefault="003C1FA0" w:rsidP="00CD2394">
      <w:pPr>
        <w:pStyle w:val="NoSpacing"/>
        <w:keepLines/>
        <w:rPr>
          <w:rFonts w:cstheme="minorHAnsi"/>
        </w:rPr>
      </w:pPr>
      <w:r>
        <w:rPr>
          <w:rFonts w:cstheme="minorHAnsi"/>
        </w:rPr>
        <w:t>1. her story:</w:t>
      </w:r>
      <w:r>
        <w:rPr>
          <w:rFonts w:cstheme="minorHAnsi"/>
        </w:rPr>
        <w:tab/>
      </w:r>
      <w:r>
        <w:rPr>
          <w:rFonts w:cstheme="minorHAnsi"/>
        </w:rPr>
        <w:tab/>
        <w:t>e________ fabula</w:t>
      </w:r>
      <w:r>
        <w:rPr>
          <w:rFonts w:cstheme="minorHAnsi"/>
        </w:rPr>
        <w:tab/>
      </w:r>
      <w:r>
        <w:rPr>
          <w:rFonts w:cstheme="minorHAnsi"/>
        </w:rPr>
        <w:tab/>
        <w:t xml:space="preserve">2. </w:t>
      </w:r>
      <w:r w:rsidR="00F041F4">
        <w:rPr>
          <w:rFonts w:cstheme="minorHAnsi"/>
        </w:rPr>
        <w:t>for</w:t>
      </w:r>
      <w:r>
        <w:rPr>
          <w:rFonts w:cstheme="minorHAnsi"/>
        </w:rPr>
        <w:t xml:space="preserve"> him:</w:t>
      </w:r>
      <w:r>
        <w:rPr>
          <w:rFonts w:cstheme="minorHAnsi"/>
        </w:rPr>
        <w:tab/>
      </w:r>
      <w:r w:rsidR="00624836">
        <w:rPr>
          <w:rFonts w:cstheme="minorHAnsi"/>
        </w:rPr>
        <w:tab/>
      </w:r>
      <w:r>
        <w:rPr>
          <w:rFonts w:cstheme="minorHAnsi"/>
        </w:rPr>
        <w:t>h________</w:t>
      </w:r>
    </w:p>
    <w:p w14:paraId="6CFFD2A5" w14:textId="77777777" w:rsidR="003C1FA0" w:rsidRDefault="003C1FA0" w:rsidP="00CD2394">
      <w:pPr>
        <w:pStyle w:val="NoSpacing"/>
        <w:keepLines/>
        <w:rPr>
          <w:rFonts w:cstheme="minorHAnsi"/>
        </w:rPr>
      </w:pPr>
    </w:p>
    <w:p w14:paraId="2D40E86C" w14:textId="7410788A" w:rsidR="003C1FA0" w:rsidRDefault="003C1FA0" w:rsidP="00CD2394">
      <w:pPr>
        <w:pStyle w:val="NoSpacing"/>
        <w:keepLines/>
        <w:rPr>
          <w:rFonts w:cstheme="minorHAnsi"/>
        </w:rPr>
      </w:pPr>
      <w:r>
        <w:rPr>
          <w:rFonts w:cstheme="minorHAnsi"/>
        </w:rPr>
        <w:t xml:space="preserve">3. </w:t>
      </w:r>
      <w:r w:rsidR="00F041F4">
        <w:rPr>
          <w:rFonts w:cstheme="minorHAnsi"/>
        </w:rPr>
        <w:t>about</w:t>
      </w:r>
      <w:r>
        <w:rPr>
          <w:rFonts w:cstheme="minorHAnsi"/>
        </w:rPr>
        <w:t xml:space="preserve"> those names:</w:t>
      </w:r>
      <w:r>
        <w:rPr>
          <w:rFonts w:cstheme="minorHAnsi"/>
        </w:rPr>
        <w:tab/>
      </w:r>
      <w:r w:rsidR="00F041F4">
        <w:rPr>
          <w:rFonts w:cstheme="minorHAnsi"/>
        </w:rPr>
        <w:t>d</w:t>
      </w:r>
      <w:r w:rsidR="00131C11">
        <w:rPr>
          <w:rFonts w:cstheme="minorHAnsi"/>
        </w:rPr>
        <w:t>ē</w:t>
      </w:r>
      <w:r w:rsidR="00F041F4">
        <w:rPr>
          <w:rFonts w:cstheme="minorHAnsi"/>
        </w:rPr>
        <w:t xml:space="preserve"> </w:t>
      </w:r>
      <w:r>
        <w:rPr>
          <w:rFonts w:cstheme="minorHAnsi"/>
        </w:rPr>
        <w:t>ill________ nominibus</w:t>
      </w:r>
      <w:r>
        <w:rPr>
          <w:rFonts w:cstheme="minorHAnsi"/>
        </w:rPr>
        <w:tab/>
        <w:t>4. toward it:</w:t>
      </w:r>
      <w:r>
        <w:rPr>
          <w:rFonts w:cstheme="minorHAnsi"/>
        </w:rPr>
        <w:tab/>
      </w:r>
      <w:r w:rsidR="00624836">
        <w:rPr>
          <w:rFonts w:cstheme="minorHAnsi"/>
        </w:rPr>
        <w:tab/>
      </w:r>
      <w:r>
        <w:rPr>
          <w:rFonts w:cstheme="minorHAnsi"/>
        </w:rPr>
        <w:t>ad ill__________</w:t>
      </w:r>
    </w:p>
    <w:p w14:paraId="2E21410A" w14:textId="77777777" w:rsidR="003C1FA0" w:rsidRDefault="003C1FA0" w:rsidP="00CD2394">
      <w:pPr>
        <w:pStyle w:val="NoSpacing"/>
        <w:keepLines/>
        <w:rPr>
          <w:rFonts w:cstheme="minorHAnsi"/>
        </w:rPr>
      </w:pPr>
    </w:p>
    <w:p w14:paraId="4CC8F340" w14:textId="287D902B" w:rsidR="003C1FA0" w:rsidRDefault="003C1FA0" w:rsidP="00CD2394">
      <w:pPr>
        <w:pStyle w:val="NoSpacing"/>
        <w:keepLines/>
        <w:rPr>
          <w:rFonts w:cstheme="minorHAnsi"/>
        </w:rPr>
      </w:pPr>
      <w:r>
        <w:rPr>
          <w:rFonts w:cstheme="minorHAnsi"/>
        </w:rPr>
        <w:t>5. she sees:</w:t>
      </w:r>
      <w:r>
        <w:rPr>
          <w:rFonts w:cstheme="minorHAnsi"/>
        </w:rPr>
        <w:tab/>
      </w:r>
      <w:r>
        <w:rPr>
          <w:rFonts w:cstheme="minorHAnsi"/>
        </w:rPr>
        <w:tab/>
        <w:t>e________ videt</w:t>
      </w:r>
      <w:r>
        <w:rPr>
          <w:rFonts w:cstheme="minorHAnsi"/>
        </w:rPr>
        <w:tab/>
      </w:r>
      <w:r>
        <w:rPr>
          <w:rFonts w:cstheme="minorHAnsi"/>
        </w:rPr>
        <w:tab/>
        <w:t>6. they left:</w:t>
      </w:r>
      <w:r>
        <w:rPr>
          <w:rFonts w:cstheme="minorHAnsi"/>
        </w:rPr>
        <w:tab/>
      </w:r>
      <w:r w:rsidR="00624836">
        <w:rPr>
          <w:rFonts w:cstheme="minorHAnsi"/>
        </w:rPr>
        <w:tab/>
      </w:r>
      <w:r>
        <w:rPr>
          <w:rFonts w:cstheme="minorHAnsi"/>
        </w:rPr>
        <w:t>ist________ relīquērunt</w:t>
      </w:r>
    </w:p>
    <w:p w14:paraId="5428B730" w14:textId="77777777" w:rsidR="003C1FA0" w:rsidRDefault="003C1FA0" w:rsidP="00CD2394">
      <w:pPr>
        <w:pStyle w:val="NoSpacing"/>
        <w:keepLines/>
        <w:rPr>
          <w:rFonts w:cstheme="minorHAnsi"/>
        </w:rPr>
      </w:pPr>
    </w:p>
    <w:p w14:paraId="39089D94" w14:textId="31AF5822" w:rsidR="003C1FA0" w:rsidRDefault="003C1FA0" w:rsidP="00CD2394">
      <w:pPr>
        <w:pStyle w:val="NoSpacing"/>
        <w:keepLines/>
        <w:rPr>
          <w:rFonts w:cstheme="minorHAnsi"/>
        </w:rPr>
      </w:pPr>
      <w:r>
        <w:rPr>
          <w:rFonts w:cstheme="minorHAnsi"/>
        </w:rPr>
        <w:t>7. I hear her:</w:t>
      </w:r>
      <w:r>
        <w:rPr>
          <w:rFonts w:cstheme="minorHAnsi"/>
        </w:rPr>
        <w:tab/>
      </w:r>
      <w:r>
        <w:rPr>
          <w:rFonts w:cstheme="minorHAnsi"/>
        </w:rPr>
        <w:tab/>
        <w:t>audiō e__________</w:t>
      </w:r>
      <w:r>
        <w:rPr>
          <w:rFonts w:cstheme="minorHAnsi"/>
        </w:rPr>
        <w:tab/>
      </w:r>
      <w:r>
        <w:rPr>
          <w:rFonts w:cstheme="minorHAnsi"/>
        </w:rPr>
        <w:tab/>
        <w:t xml:space="preserve">8.  </w:t>
      </w:r>
      <w:r w:rsidR="00624836">
        <w:rPr>
          <w:rFonts w:cstheme="minorHAnsi"/>
        </w:rPr>
        <w:t xml:space="preserve">about </w:t>
      </w:r>
      <w:r>
        <w:rPr>
          <w:rFonts w:cstheme="minorHAnsi"/>
        </w:rPr>
        <w:t>his island:</w:t>
      </w:r>
      <w:r w:rsidR="00624836">
        <w:rPr>
          <w:rFonts w:cstheme="minorHAnsi"/>
        </w:rPr>
        <w:tab/>
        <w:t>d</w:t>
      </w:r>
      <w:r w:rsidR="00F43553">
        <w:rPr>
          <w:rFonts w:cstheme="minorHAnsi"/>
        </w:rPr>
        <w:t>ē</w:t>
      </w:r>
      <w:r w:rsidR="00624836">
        <w:rPr>
          <w:rFonts w:cstheme="minorHAnsi"/>
        </w:rPr>
        <w:t xml:space="preserve"> </w:t>
      </w:r>
      <w:r>
        <w:rPr>
          <w:rFonts w:cstheme="minorHAnsi"/>
        </w:rPr>
        <w:t>e_________ insul</w:t>
      </w:r>
      <w:r w:rsidR="00131C11">
        <w:rPr>
          <w:rFonts w:cstheme="minorHAnsi"/>
        </w:rPr>
        <w:t>ā</w:t>
      </w:r>
    </w:p>
    <w:p w14:paraId="1A921B3F" w14:textId="77777777" w:rsidR="003C1FA0" w:rsidRDefault="003C1FA0" w:rsidP="00CD2394">
      <w:pPr>
        <w:pStyle w:val="NoSpacing"/>
        <w:keepLines/>
        <w:rPr>
          <w:rFonts w:cstheme="minorHAnsi"/>
        </w:rPr>
      </w:pPr>
    </w:p>
    <w:p w14:paraId="722C099D" w14:textId="1CE92181" w:rsidR="003C1FA0" w:rsidRDefault="003C1FA0" w:rsidP="00CD2394">
      <w:pPr>
        <w:pStyle w:val="NoSpacing"/>
        <w:keepLines/>
        <w:rPr>
          <w:rFonts w:cstheme="minorHAnsi"/>
        </w:rPr>
      </w:pPr>
      <w:r>
        <w:rPr>
          <w:rFonts w:cstheme="minorHAnsi"/>
        </w:rPr>
        <w:t>9. a gift for them</w:t>
      </w:r>
      <w:r>
        <w:rPr>
          <w:rFonts w:cstheme="minorHAnsi"/>
        </w:rPr>
        <w:tab/>
        <w:t>ist__________ donum</w:t>
      </w:r>
      <w:r>
        <w:rPr>
          <w:rFonts w:cstheme="minorHAnsi"/>
        </w:rPr>
        <w:tab/>
      </w:r>
      <w:r>
        <w:rPr>
          <w:rFonts w:cstheme="minorHAnsi"/>
        </w:rPr>
        <w:tab/>
        <w:t>10. their gifts</w:t>
      </w:r>
      <w:r>
        <w:rPr>
          <w:rFonts w:cstheme="minorHAnsi"/>
        </w:rPr>
        <w:tab/>
      </w:r>
      <w:r w:rsidR="00624836">
        <w:rPr>
          <w:rFonts w:cstheme="minorHAnsi"/>
        </w:rPr>
        <w:tab/>
      </w:r>
      <w:r>
        <w:rPr>
          <w:rFonts w:cstheme="minorHAnsi"/>
        </w:rPr>
        <w:t>ist__________ dona</w:t>
      </w:r>
      <w:r w:rsidR="004F4CA6">
        <w:rPr>
          <w:rFonts w:cstheme="minorHAnsi"/>
        </w:rPr>
        <w:br/>
      </w:r>
    </w:p>
    <w:p w14:paraId="35E4DE6D" w14:textId="77777777" w:rsidR="004D626F" w:rsidRDefault="004D626F" w:rsidP="004F4CA6"/>
    <w:p w14:paraId="275DEDA0" w14:textId="77777777" w:rsidR="004D626F" w:rsidRDefault="004D626F" w:rsidP="004D626F">
      <w:pPr>
        <w:pStyle w:val="SectionandVocabheader"/>
      </w:pPr>
      <w:r>
        <w:t>Chapter 7 Translations</w:t>
      </w:r>
    </w:p>
    <w:p w14:paraId="69960547" w14:textId="40616F77" w:rsidR="004D626F" w:rsidRDefault="004D626F" w:rsidP="00DE1149">
      <w:r>
        <w:br/>
      </w:r>
      <w:r w:rsidR="004F4CA6" w:rsidRPr="004D626F">
        <w:t>Give the person, number, and tense of each verb. Identify the segment pattern, then translate. The second sentence has similar vocabulary and the same pattern. Translate the sentence into Latin</w:t>
      </w:r>
      <w:r w:rsidR="00F43553" w:rsidRPr="004D626F">
        <w:t xml:space="preserve"> (pay attention to your choice of is, hic, ille, or iste)</w:t>
      </w:r>
      <w:r w:rsidR="004F4CA6" w:rsidRPr="004D626F">
        <w:t>.</w:t>
      </w:r>
    </w:p>
    <w:p w14:paraId="4016237F" w14:textId="6A4893C2" w:rsidR="003C1FA0" w:rsidRPr="004F4CA6" w:rsidRDefault="003C1FA0">
      <w:pPr>
        <w:pStyle w:val="NoSpacing"/>
        <w:keepLines/>
        <w:numPr>
          <w:ilvl w:val="0"/>
          <w:numId w:val="18"/>
        </w:numPr>
        <w:rPr>
          <w:rFonts w:cstheme="minorHAnsi"/>
        </w:rPr>
      </w:pPr>
      <w:r w:rsidRPr="004F4CA6">
        <w:rPr>
          <w:rFonts w:cstheme="minorHAnsi"/>
        </w:rPr>
        <w:t xml:space="preserve">deae eius regnī fortūnam </w:t>
      </w:r>
      <w:r w:rsidR="00D41954" w:rsidRPr="004F4CA6">
        <w:rPr>
          <w:rFonts w:cstheme="minorHAnsi"/>
        </w:rPr>
        <w:t xml:space="preserve">servāvēre, sed ubi </w:t>
      </w:r>
      <w:r w:rsidR="000223B1">
        <w:rPr>
          <w:rFonts w:cstheme="minorHAnsi"/>
        </w:rPr>
        <w:t xml:space="preserve">bene </w:t>
      </w:r>
      <w:r w:rsidR="00D41954" w:rsidRPr="004F4CA6">
        <w:rPr>
          <w:rFonts w:cstheme="minorHAnsi"/>
        </w:rPr>
        <w:t>regēbāmus?</w:t>
      </w:r>
      <w:r w:rsidR="004F4CA6">
        <w:rPr>
          <w:rFonts w:cstheme="minorHAnsi"/>
        </w:rPr>
        <w:br/>
      </w:r>
      <w:r w:rsidR="004F4CA6">
        <w:rPr>
          <w:rFonts w:cstheme="minorHAnsi"/>
        </w:rPr>
        <w:br/>
        <w:t>Where were we ruling the habits of that kingdom?</w:t>
      </w:r>
    </w:p>
    <w:p w14:paraId="2C5C9083" w14:textId="77777777" w:rsidR="003C1FA0" w:rsidRPr="004F4CA6" w:rsidRDefault="003C1FA0" w:rsidP="00CD2394">
      <w:pPr>
        <w:pStyle w:val="NoSpacing"/>
        <w:keepLines/>
        <w:rPr>
          <w:rFonts w:cstheme="minorHAnsi"/>
        </w:rPr>
      </w:pPr>
    </w:p>
    <w:p w14:paraId="7620AF1A" w14:textId="78FEC0DC" w:rsidR="003C1FA0" w:rsidRPr="004F4CA6" w:rsidRDefault="003C1FA0">
      <w:pPr>
        <w:pStyle w:val="NoSpacing"/>
        <w:keepLines/>
        <w:numPr>
          <w:ilvl w:val="0"/>
          <w:numId w:val="18"/>
        </w:numPr>
        <w:rPr>
          <w:rFonts w:cstheme="minorHAnsi"/>
        </w:rPr>
      </w:pPr>
      <w:r w:rsidRPr="004F4CA6">
        <w:rPr>
          <w:rFonts w:cstheme="minorHAnsi"/>
        </w:rPr>
        <w:t>sub montibus puellae mentem aquae iuv</w:t>
      </w:r>
      <w:r w:rsidR="00585BE1" w:rsidRPr="004F4CA6">
        <w:rPr>
          <w:rFonts w:cstheme="minorHAnsi"/>
        </w:rPr>
        <w:t>ant</w:t>
      </w:r>
      <w:r w:rsidRPr="004F4CA6">
        <w:rPr>
          <w:rFonts w:cstheme="minorHAnsi"/>
        </w:rPr>
        <w:t xml:space="preserve"> sed ea in terrām ambulābat</w:t>
      </w:r>
      <w:r w:rsidR="004F4CA6">
        <w:rPr>
          <w:rFonts w:cstheme="minorHAnsi"/>
        </w:rPr>
        <w:br/>
      </w:r>
      <w:r w:rsidR="004F4CA6">
        <w:rPr>
          <w:rFonts w:cstheme="minorHAnsi"/>
        </w:rPr>
        <w:br/>
        <w:t xml:space="preserve">Friendship was helping the mind of this girl, for she walked </w:t>
      </w:r>
      <w:r w:rsidR="00334E33">
        <w:rPr>
          <w:rFonts w:cstheme="minorHAnsi"/>
        </w:rPr>
        <w:t>away from the wars</w:t>
      </w:r>
      <w:r w:rsidR="004F4CA6">
        <w:rPr>
          <w:rFonts w:cstheme="minorHAnsi"/>
        </w:rPr>
        <w:t>.</w:t>
      </w:r>
    </w:p>
    <w:p w14:paraId="5EEA7D84" w14:textId="77777777" w:rsidR="003C1FA0" w:rsidRPr="006616A9" w:rsidRDefault="003C1FA0" w:rsidP="00CD2394">
      <w:pPr>
        <w:pStyle w:val="NoSpacing"/>
        <w:keepLines/>
        <w:rPr>
          <w:rFonts w:cstheme="minorHAnsi"/>
        </w:rPr>
      </w:pPr>
    </w:p>
    <w:p w14:paraId="64DE2192" w14:textId="30A1D5CE" w:rsidR="003C1FA0" w:rsidRPr="006616A9" w:rsidRDefault="00585BE1">
      <w:pPr>
        <w:pStyle w:val="NoSpacing"/>
        <w:keepLines/>
        <w:numPr>
          <w:ilvl w:val="0"/>
          <w:numId w:val="18"/>
        </w:numPr>
        <w:rPr>
          <w:rFonts w:cstheme="minorHAnsi"/>
        </w:rPr>
      </w:pPr>
      <w:r>
        <w:rPr>
          <w:rFonts w:cstheme="minorHAnsi"/>
        </w:rPr>
        <w:lastRenderedPageBreak/>
        <w:t>verba carminis legēbāmus</w:t>
      </w:r>
      <w:r w:rsidR="003C1FA0" w:rsidRPr="006616A9">
        <w:rPr>
          <w:rFonts w:cstheme="minorHAnsi"/>
        </w:rPr>
        <w:t xml:space="preserve"> </w:t>
      </w:r>
      <w:r w:rsidR="003C1FA0">
        <w:rPr>
          <w:rFonts w:cstheme="minorHAnsi"/>
        </w:rPr>
        <w:t>atque</w:t>
      </w:r>
      <w:r w:rsidR="003C1FA0" w:rsidRPr="006616A9">
        <w:rPr>
          <w:rFonts w:cstheme="minorHAnsi"/>
        </w:rPr>
        <w:t xml:space="preserve"> i</w:t>
      </w:r>
      <w:r w:rsidR="003C1FA0">
        <w:rPr>
          <w:rFonts w:cstheme="minorHAnsi"/>
        </w:rPr>
        <w:t>llīs hominibus beneficium nunc damus</w:t>
      </w:r>
      <w:r w:rsidR="004F4CA6">
        <w:rPr>
          <w:rFonts w:cstheme="minorHAnsi"/>
        </w:rPr>
        <w:br/>
      </w:r>
      <w:r w:rsidR="004F4CA6">
        <w:rPr>
          <w:rFonts w:cstheme="minorHAnsi"/>
        </w:rPr>
        <w:br/>
      </w:r>
      <w:r w:rsidR="00F43553">
        <w:rPr>
          <w:rFonts w:cstheme="minorHAnsi"/>
        </w:rPr>
        <w:t>Either they were reading these words or they were giving those kindnesses.</w:t>
      </w:r>
    </w:p>
    <w:p w14:paraId="38BAB81B" w14:textId="77777777" w:rsidR="003C1FA0" w:rsidRPr="006616A9" w:rsidRDefault="003C1FA0" w:rsidP="00CD2394">
      <w:pPr>
        <w:pStyle w:val="NoSpacing"/>
        <w:keepLines/>
        <w:ind w:firstLine="60"/>
        <w:rPr>
          <w:rFonts w:cstheme="minorHAnsi"/>
        </w:rPr>
      </w:pPr>
    </w:p>
    <w:p w14:paraId="6E35A405" w14:textId="3A6358B7" w:rsidR="003C1FA0" w:rsidRPr="006616A9" w:rsidRDefault="003C1FA0">
      <w:pPr>
        <w:pStyle w:val="NoSpacing"/>
        <w:keepLines/>
        <w:numPr>
          <w:ilvl w:val="0"/>
          <w:numId w:val="18"/>
        </w:numPr>
        <w:rPr>
          <w:rFonts w:cstheme="minorHAnsi"/>
        </w:rPr>
      </w:pPr>
      <w:r w:rsidRPr="006616A9">
        <w:rPr>
          <w:rFonts w:cstheme="minorHAnsi"/>
        </w:rPr>
        <w:t>illae matrēs n</w:t>
      </w:r>
      <w:r w:rsidR="00D41954">
        <w:rPr>
          <w:rFonts w:cstheme="minorHAnsi"/>
        </w:rPr>
        <w:t>ō</w:t>
      </w:r>
      <w:r w:rsidRPr="006616A9">
        <w:rPr>
          <w:rFonts w:cstheme="minorHAnsi"/>
        </w:rPr>
        <w:t xml:space="preserve">mina </w:t>
      </w:r>
      <w:r>
        <w:rPr>
          <w:rFonts w:cstheme="minorHAnsi"/>
        </w:rPr>
        <w:t xml:space="preserve">hōrum </w:t>
      </w:r>
      <w:r w:rsidRPr="006616A9">
        <w:rPr>
          <w:rFonts w:cstheme="minorHAnsi"/>
        </w:rPr>
        <w:t>puerōrum vocā</w:t>
      </w:r>
      <w:r>
        <w:rPr>
          <w:rFonts w:cstheme="minorHAnsi"/>
        </w:rPr>
        <w:t>vērunt</w:t>
      </w:r>
      <w:r w:rsidR="00F43553">
        <w:rPr>
          <w:rFonts w:cstheme="minorHAnsi"/>
        </w:rPr>
        <w:br/>
      </w:r>
      <w:r w:rsidR="00F43553">
        <w:rPr>
          <w:rFonts w:cstheme="minorHAnsi"/>
        </w:rPr>
        <w:br/>
        <w:t>The gods called the name of this boy.</w:t>
      </w:r>
    </w:p>
    <w:p w14:paraId="1AE24735" w14:textId="77777777" w:rsidR="003C1FA0" w:rsidRDefault="003C1FA0" w:rsidP="00CD2394">
      <w:pPr>
        <w:pStyle w:val="NoSpacing"/>
        <w:keepLines/>
        <w:rPr>
          <w:rFonts w:cstheme="minorHAnsi"/>
        </w:rPr>
      </w:pPr>
    </w:p>
    <w:p w14:paraId="75D28B9A" w14:textId="20A48E2B" w:rsidR="003C1FA0" w:rsidRPr="006616A9" w:rsidRDefault="003C1FA0">
      <w:pPr>
        <w:pStyle w:val="NoSpacing"/>
        <w:keepLines/>
        <w:numPr>
          <w:ilvl w:val="0"/>
          <w:numId w:val="18"/>
        </w:numPr>
        <w:rPr>
          <w:rFonts w:cstheme="minorHAnsi"/>
        </w:rPr>
      </w:pPr>
      <w:r w:rsidRPr="006616A9">
        <w:rPr>
          <w:rFonts w:cstheme="minorHAnsi"/>
        </w:rPr>
        <w:t>fata* haec verba canēbant, sed n</w:t>
      </w:r>
      <w:r w:rsidR="00D41954">
        <w:rPr>
          <w:rFonts w:cstheme="minorHAnsi"/>
        </w:rPr>
        <w:t>ō</w:t>
      </w:r>
      <w:r w:rsidRPr="006616A9">
        <w:rPr>
          <w:rFonts w:cstheme="minorHAnsi"/>
        </w:rPr>
        <w:t>n h</w:t>
      </w:r>
      <w:r>
        <w:rPr>
          <w:rFonts w:cstheme="minorHAnsi"/>
        </w:rPr>
        <w:t>unc virum sub terram movēbant</w:t>
      </w:r>
      <w:r>
        <w:rPr>
          <w:rFonts w:cstheme="minorHAnsi"/>
        </w:rPr>
        <w:br/>
      </w:r>
      <w:r w:rsidRPr="006616A9">
        <w:rPr>
          <w:rFonts w:cstheme="minorHAnsi"/>
        </w:rPr>
        <w:t>*note: fatum, fati (n): can mean “fate,” as in destiny, or in the plural (as here) it can refer to “the fates,” who controlled everyone’s destiny</w:t>
      </w:r>
      <w:r w:rsidR="00F43553">
        <w:rPr>
          <w:rFonts w:cstheme="minorHAnsi"/>
        </w:rPr>
        <w:br/>
      </w:r>
      <w:r w:rsidR="00F43553">
        <w:rPr>
          <w:rFonts w:cstheme="minorHAnsi"/>
        </w:rPr>
        <w:br/>
        <w:t>The poems of the goddesses did not move those women</w:t>
      </w:r>
      <w:r w:rsidR="007B3A33">
        <w:rPr>
          <w:rFonts w:cstheme="minorHAnsi"/>
        </w:rPr>
        <w:t xml:space="preserve"> (use a demonstrative)</w:t>
      </w:r>
      <w:r w:rsidR="00F43553">
        <w:rPr>
          <w:rFonts w:cstheme="minorHAnsi"/>
        </w:rPr>
        <w:t xml:space="preserve"> out of the bounadaries of the land.</w:t>
      </w:r>
    </w:p>
    <w:p w14:paraId="29427A7F" w14:textId="77777777" w:rsidR="003C1FA0" w:rsidRDefault="003C1FA0" w:rsidP="00CD2394">
      <w:pPr>
        <w:pStyle w:val="NoSpacing"/>
        <w:keepLines/>
        <w:rPr>
          <w:rFonts w:cstheme="minorHAnsi"/>
        </w:rPr>
      </w:pPr>
    </w:p>
    <w:p w14:paraId="309ECD6D" w14:textId="17066742" w:rsidR="003C1FA0" w:rsidRPr="004F4CA6" w:rsidRDefault="003C1FA0">
      <w:pPr>
        <w:pStyle w:val="NoSpacing"/>
        <w:keepLines/>
        <w:numPr>
          <w:ilvl w:val="0"/>
          <w:numId w:val="18"/>
        </w:numPr>
        <w:rPr>
          <w:rFonts w:cstheme="minorHAnsi"/>
        </w:rPr>
      </w:pPr>
      <w:r w:rsidRPr="006616A9">
        <w:rPr>
          <w:rFonts w:cstheme="minorHAnsi"/>
        </w:rPr>
        <w:t>illius fortūna era</w:t>
      </w:r>
      <w:r>
        <w:rPr>
          <w:rFonts w:cstheme="minorHAnsi"/>
        </w:rPr>
        <w:t xml:space="preserve">t misera nam istī </w:t>
      </w:r>
      <w:r w:rsidR="007B3A33">
        <w:rPr>
          <w:rFonts w:cstheme="minorHAnsi"/>
        </w:rPr>
        <w:t>equōs</w:t>
      </w:r>
      <w:r>
        <w:rPr>
          <w:rFonts w:cstheme="minorHAnsi"/>
        </w:rPr>
        <w:t xml:space="preserve"> ad </w:t>
      </w:r>
      <w:r w:rsidR="007B3A33">
        <w:rPr>
          <w:rFonts w:cstheme="minorHAnsi"/>
        </w:rPr>
        <w:t>insulā</w:t>
      </w:r>
      <w:r>
        <w:rPr>
          <w:rFonts w:cstheme="minorHAnsi"/>
        </w:rPr>
        <w:t>s nōn egērunt</w:t>
      </w:r>
      <w:r w:rsidR="00F43553">
        <w:rPr>
          <w:rFonts w:cstheme="minorHAnsi"/>
        </w:rPr>
        <w:br/>
      </w:r>
      <w:r w:rsidR="00F43553">
        <w:rPr>
          <w:rFonts w:cstheme="minorHAnsi"/>
        </w:rPr>
        <w:br/>
      </w:r>
      <w:r w:rsidR="00D5790E">
        <w:rPr>
          <w:rFonts w:cstheme="minorHAnsi"/>
        </w:rPr>
        <w:t>His sister was noble and she drove those horses from the trees.</w:t>
      </w:r>
      <w:r w:rsidR="004F4CA6">
        <w:rPr>
          <w:rFonts w:cstheme="minorHAnsi"/>
        </w:rPr>
        <w:br/>
      </w:r>
    </w:p>
    <w:p w14:paraId="573B8C90" w14:textId="0E4FCCB1" w:rsidR="003C1FA0" w:rsidRPr="006616A9" w:rsidRDefault="003C1FA0">
      <w:pPr>
        <w:pStyle w:val="NoSpacing"/>
        <w:keepLines/>
        <w:numPr>
          <w:ilvl w:val="0"/>
          <w:numId w:val="18"/>
        </w:numPr>
        <w:rPr>
          <w:rFonts w:cstheme="minorHAnsi"/>
        </w:rPr>
      </w:pPr>
      <w:r>
        <w:rPr>
          <w:rFonts w:cstheme="minorHAnsi"/>
        </w:rPr>
        <w:t>multa carmina de magn</w:t>
      </w:r>
      <w:r w:rsidR="00334E33">
        <w:rPr>
          <w:rFonts w:cstheme="minorHAnsi"/>
        </w:rPr>
        <w:t>ō</w:t>
      </w:r>
      <w:r>
        <w:rPr>
          <w:rFonts w:cstheme="minorHAnsi"/>
        </w:rPr>
        <w:t xml:space="preserve"> </w:t>
      </w:r>
      <w:r w:rsidR="00334E33">
        <w:rPr>
          <w:rFonts w:cstheme="minorHAnsi"/>
        </w:rPr>
        <w:t>bellō</w:t>
      </w:r>
      <w:r w:rsidRPr="006616A9">
        <w:rPr>
          <w:rFonts w:cstheme="minorHAnsi"/>
        </w:rPr>
        <w:t xml:space="preserve"> cecinērun</w:t>
      </w:r>
      <w:r w:rsidR="00585BE1">
        <w:rPr>
          <w:rFonts w:cstheme="minorHAnsi"/>
        </w:rPr>
        <w:t>t</w:t>
      </w:r>
      <w:r>
        <w:rPr>
          <w:rFonts w:cstheme="minorHAnsi"/>
        </w:rPr>
        <w:t xml:space="preserve"> nec iuvenēs eās ibi vidērunt</w:t>
      </w:r>
      <w:r w:rsidR="00D5790E">
        <w:rPr>
          <w:rFonts w:cstheme="minorHAnsi"/>
        </w:rPr>
        <w:br/>
      </w:r>
      <w:r w:rsidR="00D5790E">
        <w:rPr>
          <w:rFonts w:cstheme="minorHAnsi"/>
        </w:rPr>
        <w:br/>
        <w:t>That man (use a demonstrative) heard words about their devotion.</w:t>
      </w:r>
    </w:p>
    <w:p w14:paraId="228C5278" w14:textId="77777777" w:rsidR="003C1FA0" w:rsidRDefault="003C1FA0" w:rsidP="00CD2394">
      <w:pPr>
        <w:pStyle w:val="NoSpacing"/>
        <w:keepLines/>
        <w:rPr>
          <w:rFonts w:cstheme="minorHAnsi"/>
        </w:rPr>
      </w:pPr>
    </w:p>
    <w:p w14:paraId="7C449D7B" w14:textId="0A397262" w:rsidR="003C1FA0" w:rsidRDefault="003C1FA0">
      <w:pPr>
        <w:pStyle w:val="NoSpacing"/>
        <w:keepLines/>
        <w:numPr>
          <w:ilvl w:val="0"/>
          <w:numId w:val="18"/>
        </w:numPr>
        <w:rPr>
          <w:rFonts w:cstheme="minorHAnsi"/>
        </w:rPr>
      </w:pPr>
      <w:r>
        <w:rPr>
          <w:rFonts w:cstheme="minorHAnsi"/>
        </w:rPr>
        <w:t>fēminae</w:t>
      </w:r>
      <w:r w:rsidRPr="006616A9">
        <w:rPr>
          <w:rFonts w:cstheme="minorHAnsi"/>
        </w:rPr>
        <w:t xml:space="preserve"> ben</w:t>
      </w:r>
      <w:r>
        <w:rPr>
          <w:rFonts w:cstheme="minorHAnsi"/>
        </w:rPr>
        <w:t>e</w:t>
      </w:r>
      <w:r w:rsidR="00585BE1">
        <w:rPr>
          <w:rFonts w:cstheme="minorHAnsi"/>
        </w:rPr>
        <w:t xml:space="preserve">ficia </w:t>
      </w:r>
      <w:r w:rsidR="00AF6372" w:rsidRPr="006616A9">
        <w:rPr>
          <w:rFonts w:cstheme="minorHAnsi"/>
        </w:rPr>
        <w:t xml:space="preserve">deae </w:t>
      </w:r>
      <w:r w:rsidR="00585BE1">
        <w:rPr>
          <w:rFonts w:cstheme="minorHAnsi"/>
        </w:rPr>
        <w:t>n</w:t>
      </w:r>
      <w:r w:rsidR="006519DE">
        <w:rPr>
          <w:rFonts w:cstheme="minorHAnsi"/>
        </w:rPr>
        <w:t>ō</w:t>
      </w:r>
      <w:r w:rsidR="00585BE1">
        <w:rPr>
          <w:rFonts w:cstheme="minorHAnsi"/>
        </w:rPr>
        <w:t>n dedīmus</w:t>
      </w:r>
      <w:r w:rsidRPr="006616A9">
        <w:rPr>
          <w:rFonts w:cstheme="minorHAnsi"/>
        </w:rPr>
        <w:t xml:space="preserve"> sed </w:t>
      </w:r>
      <w:r w:rsidR="006519DE">
        <w:rPr>
          <w:rFonts w:cstheme="minorHAnsi"/>
        </w:rPr>
        <w:t xml:space="preserve">istārum terrārum amicitiam </w:t>
      </w:r>
      <w:r w:rsidR="00AF6372">
        <w:rPr>
          <w:rFonts w:cstheme="minorHAnsi"/>
        </w:rPr>
        <w:t>mult</w:t>
      </w:r>
      <w:r w:rsidR="006519DE">
        <w:rPr>
          <w:rFonts w:cstheme="minorHAnsi"/>
        </w:rPr>
        <w:t>ī</w:t>
      </w:r>
      <w:r w:rsidRPr="006616A9">
        <w:rPr>
          <w:rFonts w:cstheme="minorHAnsi"/>
        </w:rPr>
        <w:t xml:space="preserve"> </w:t>
      </w:r>
      <w:r w:rsidR="006519DE">
        <w:rPr>
          <w:rFonts w:cstheme="minorHAnsi"/>
        </w:rPr>
        <w:t>vīdēre</w:t>
      </w:r>
      <w:r>
        <w:rPr>
          <w:rFonts w:cstheme="minorHAnsi"/>
        </w:rPr>
        <w:br/>
        <w:t>*note: the first person plural can be named as a subject (e.g., “we the people … do ordain”)</w:t>
      </w:r>
      <w:r w:rsidR="00D5790E">
        <w:rPr>
          <w:rFonts w:cstheme="minorHAnsi"/>
        </w:rPr>
        <w:br/>
      </w:r>
      <w:r w:rsidR="00D5790E">
        <w:rPr>
          <w:rFonts w:cstheme="minorHAnsi"/>
        </w:rPr>
        <w:br/>
        <w:t xml:space="preserve">The gods </w:t>
      </w:r>
      <w:r w:rsidR="00AF6372">
        <w:rPr>
          <w:rFonts w:cstheme="minorHAnsi"/>
        </w:rPr>
        <w:t>gave the name of the island, but the good women prepared the fields.</w:t>
      </w:r>
      <w:r>
        <w:rPr>
          <w:rFonts w:cstheme="minorHAnsi"/>
        </w:rPr>
        <w:br/>
      </w:r>
    </w:p>
    <w:p w14:paraId="6F5A7A5B" w14:textId="66A38DF0" w:rsidR="003C1FA0" w:rsidRDefault="003C1FA0">
      <w:pPr>
        <w:pStyle w:val="NoSpacing"/>
        <w:keepLines/>
        <w:numPr>
          <w:ilvl w:val="0"/>
          <w:numId w:val="18"/>
        </w:numPr>
        <w:rPr>
          <w:rFonts w:cstheme="minorHAnsi"/>
        </w:rPr>
      </w:pPr>
      <w:r>
        <w:rPr>
          <w:rFonts w:cstheme="minorHAnsi"/>
        </w:rPr>
        <w:t>illud n</w:t>
      </w:r>
      <w:r w:rsidR="00D41954">
        <w:rPr>
          <w:rFonts w:cstheme="minorHAnsi"/>
        </w:rPr>
        <w:t>ō</w:t>
      </w:r>
      <w:r>
        <w:rPr>
          <w:rFonts w:cstheme="minorHAnsi"/>
        </w:rPr>
        <w:t xml:space="preserve">men </w:t>
      </w:r>
      <w:r w:rsidR="00131C11">
        <w:rPr>
          <w:rFonts w:cstheme="minorHAnsi"/>
        </w:rPr>
        <w:t>ē</w:t>
      </w:r>
      <w:r>
        <w:rPr>
          <w:rFonts w:cstheme="minorHAnsi"/>
        </w:rPr>
        <w:t xml:space="preserve"> gentis finibus iacēbat nam virī fēminae</w:t>
      </w:r>
      <w:r w:rsidR="006519DE">
        <w:rPr>
          <w:rFonts w:cstheme="minorHAnsi"/>
        </w:rPr>
        <w:t>que</w:t>
      </w:r>
      <w:r>
        <w:rPr>
          <w:rFonts w:cstheme="minorHAnsi"/>
        </w:rPr>
        <w:t xml:space="preserve"> in hīs terrīs nōn </w:t>
      </w:r>
      <w:r w:rsidR="006519DE">
        <w:rPr>
          <w:rFonts w:cstheme="minorHAnsi"/>
        </w:rPr>
        <w:t>ambul</w:t>
      </w:r>
      <w:r w:rsidR="00334E33">
        <w:rPr>
          <w:rFonts w:cstheme="minorHAnsi"/>
        </w:rPr>
        <w:t>ā</w:t>
      </w:r>
      <w:r w:rsidR="006519DE">
        <w:rPr>
          <w:rFonts w:cstheme="minorHAnsi"/>
        </w:rPr>
        <w:t>v</w:t>
      </w:r>
      <w:r w:rsidR="00334E33">
        <w:rPr>
          <w:rFonts w:cstheme="minorHAnsi"/>
        </w:rPr>
        <w:t>ē</w:t>
      </w:r>
      <w:r w:rsidR="006519DE">
        <w:rPr>
          <w:rFonts w:cstheme="minorHAnsi"/>
        </w:rPr>
        <w:t>runt</w:t>
      </w:r>
      <w:r w:rsidR="006519DE">
        <w:rPr>
          <w:rFonts w:cstheme="minorHAnsi"/>
        </w:rPr>
        <w:br/>
      </w:r>
      <w:r w:rsidR="006519DE">
        <w:rPr>
          <w:rFonts w:cstheme="minorHAnsi"/>
        </w:rPr>
        <w:br/>
        <w:t>They sing about her character, for</w:t>
      </w:r>
      <w:r w:rsidR="00523987">
        <w:rPr>
          <w:rFonts w:cstheme="minorHAnsi"/>
        </w:rPr>
        <w:t xml:space="preserve"> the poets write about her in those (far away) shores.</w:t>
      </w:r>
      <w:r>
        <w:rPr>
          <w:rFonts w:cstheme="minorHAnsi"/>
        </w:rPr>
        <w:br/>
      </w:r>
    </w:p>
    <w:p w14:paraId="7D14ECDE" w14:textId="0040F795" w:rsidR="003C1FA0" w:rsidRPr="00927D8E" w:rsidRDefault="003C1FA0">
      <w:pPr>
        <w:pStyle w:val="NoSpacing"/>
        <w:keepLines/>
        <w:numPr>
          <w:ilvl w:val="0"/>
          <w:numId w:val="18"/>
        </w:numPr>
        <w:rPr>
          <w:rFonts w:cstheme="minorHAnsi"/>
        </w:rPr>
      </w:pPr>
      <w:r>
        <w:rPr>
          <w:rFonts w:cstheme="minorHAnsi"/>
        </w:rPr>
        <w:t>deōs deāsque iuvāmus et eōrum mōrēs semper servāmus</w:t>
      </w:r>
      <w:r w:rsidR="00523987">
        <w:rPr>
          <w:rFonts w:cstheme="minorHAnsi"/>
        </w:rPr>
        <w:br/>
      </w:r>
      <w:r w:rsidR="00523987">
        <w:rPr>
          <w:rFonts w:cstheme="minorHAnsi"/>
        </w:rPr>
        <w:br/>
        <w:t>We aid the sons and daughters and drive them to good habits.</w:t>
      </w:r>
      <w:r>
        <w:rPr>
          <w:rFonts w:cstheme="minorHAnsi"/>
        </w:rPr>
        <w:br/>
      </w:r>
    </w:p>
    <w:p w14:paraId="26CFEB93" w14:textId="77777777" w:rsidR="003C1FA0" w:rsidRPr="00927D8E" w:rsidRDefault="003C1FA0" w:rsidP="00CD2394">
      <w:pPr>
        <w:pStyle w:val="NoSpacing"/>
        <w:keepLines/>
        <w:rPr>
          <w:rFonts w:cstheme="minorHAnsi"/>
          <w:color w:val="000000"/>
          <w:szCs w:val="24"/>
        </w:rPr>
      </w:pPr>
    </w:p>
    <w:p w14:paraId="118D21AC" w14:textId="4E3DCE3F" w:rsidR="003C1FA0" w:rsidRPr="00927D8E" w:rsidRDefault="003C1FA0" w:rsidP="00CD2394">
      <w:pPr>
        <w:pStyle w:val="Heading2"/>
      </w:pPr>
      <w:bookmarkStart w:id="42" w:name="_Toc158984980"/>
      <w:r>
        <w:t xml:space="preserve">Chapter </w:t>
      </w:r>
      <w:r w:rsidR="00DE1149">
        <w:t>7</w:t>
      </w:r>
      <w:r w:rsidRPr="00927D8E">
        <w:t xml:space="preserve"> vocabulary</w:t>
      </w:r>
      <w:bookmarkEnd w:id="42"/>
    </w:p>
    <w:p w14:paraId="6E5190F5" w14:textId="77777777" w:rsidR="003C1FA0" w:rsidRPr="00927D8E" w:rsidRDefault="003C1FA0" w:rsidP="00CD2394">
      <w:pPr>
        <w:pStyle w:val="NoSpacing"/>
        <w:keepLines/>
        <w:rPr>
          <w:rFonts w:cstheme="minorHAnsi"/>
          <w:color w:val="00000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01"/>
        <w:gridCol w:w="4305"/>
      </w:tblGrid>
      <w:tr w:rsidR="003C1FA0" w:rsidRPr="00927D8E" w14:paraId="2FEA54A3" w14:textId="77777777" w:rsidTr="008758E5">
        <w:trPr>
          <w:trHeight w:val="432"/>
        </w:trPr>
        <w:tc>
          <w:tcPr>
            <w:tcW w:w="3701" w:type="dxa"/>
            <w:tcMar>
              <w:top w:w="0" w:type="dxa"/>
              <w:left w:w="0" w:type="dxa"/>
              <w:bottom w:w="0" w:type="dxa"/>
              <w:right w:w="0" w:type="dxa"/>
            </w:tcMar>
          </w:tcPr>
          <w:p w14:paraId="4A33002A" w14:textId="77777777" w:rsidR="003C1FA0" w:rsidRPr="004C0F67" w:rsidRDefault="003C1FA0" w:rsidP="00CD2394">
            <w:pPr>
              <w:pStyle w:val="NoSpacing"/>
              <w:keepLines/>
              <w:rPr>
                <w:rFonts w:cstheme="minorHAnsi"/>
                <w:b/>
                <w:color w:val="000000"/>
                <w:szCs w:val="24"/>
              </w:rPr>
            </w:pPr>
            <w:r>
              <w:rPr>
                <w:rFonts w:cstheme="minorHAnsi"/>
                <w:b/>
                <w:color w:val="000000"/>
                <w:szCs w:val="24"/>
              </w:rPr>
              <w:t>Nouns</w:t>
            </w:r>
          </w:p>
        </w:tc>
        <w:tc>
          <w:tcPr>
            <w:tcW w:w="4305" w:type="dxa"/>
            <w:tcMar>
              <w:top w:w="0" w:type="dxa"/>
              <w:left w:w="0" w:type="dxa"/>
              <w:bottom w:w="0" w:type="dxa"/>
              <w:right w:w="0" w:type="dxa"/>
            </w:tcMar>
          </w:tcPr>
          <w:p w14:paraId="219A1A29" w14:textId="77777777" w:rsidR="003C1FA0" w:rsidRPr="00927D8E" w:rsidRDefault="003C1FA0" w:rsidP="00CD2394">
            <w:pPr>
              <w:pStyle w:val="NoSpacing"/>
              <w:keepLines/>
              <w:rPr>
                <w:rFonts w:cstheme="minorHAnsi"/>
                <w:color w:val="000000"/>
                <w:szCs w:val="24"/>
              </w:rPr>
            </w:pPr>
          </w:p>
        </w:tc>
      </w:tr>
      <w:tr w:rsidR="003C1FA0" w:rsidRPr="00927D8E" w14:paraId="53FED33C" w14:textId="77777777" w:rsidTr="008758E5">
        <w:trPr>
          <w:trHeight w:val="432"/>
        </w:trPr>
        <w:tc>
          <w:tcPr>
            <w:tcW w:w="3701" w:type="dxa"/>
            <w:tcMar>
              <w:top w:w="0" w:type="dxa"/>
              <w:left w:w="0" w:type="dxa"/>
              <w:bottom w:w="0" w:type="dxa"/>
              <w:right w:w="0" w:type="dxa"/>
            </w:tcMar>
          </w:tcPr>
          <w:p w14:paraId="4BBDBE77" w14:textId="620F98E2" w:rsidR="003C1FA0" w:rsidRPr="00927D8E" w:rsidRDefault="003C1FA0" w:rsidP="00CD2394">
            <w:pPr>
              <w:pStyle w:val="NoSpacing"/>
              <w:keepLines/>
              <w:rPr>
                <w:rFonts w:cstheme="minorHAnsi"/>
                <w:color w:val="000000"/>
                <w:szCs w:val="24"/>
              </w:rPr>
            </w:pPr>
            <w:r w:rsidRPr="00927D8E">
              <w:rPr>
                <w:rFonts w:cstheme="minorHAnsi"/>
                <w:color w:val="000000"/>
                <w:szCs w:val="24"/>
              </w:rPr>
              <w:t>deus</w:t>
            </w:r>
            <w:r>
              <w:rPr>
                <w:rFonts w:cstheme="minorHAnsi"/>
                <w:color w:val="000000"/>
                <w:szCs w:val="24"/>
              </w:rPr>
              <w:t>,</w:t>
            </w:r>
            <w:r w:rsidRPr="00927D8E">
              <w:rPr>
                <w:rFonts w:cstheme="minorHAnsi"/>
                <w:color w:val="000000"/>
                <w:szCs w:val="24"/>
              </w:rPr>
              <w:t xml:space="preserve"> deī </w:t>
            </w:r>
            <w:r w:rsidR="00D71B86">
              <w:rPr>
                <w:rFonts w:cstheme="minorHAnsi"/>
                <w:color w:val="000000"/>
                <w:szCs w:val="24"/>
              </w:rPr>
              <w:t>(</w:t>
            </w:r>
            <w:r w:rsidRPr="00927D8E">
              <w:rPr>
                <w:rFonts w:cstheme="minorHAnsi"/>
                <w:color w:val="000000"/>
                <w:szCs w:val="24"/>
              </w:rPr>
              <w:t>m.</w:t>
            </w:r>
            <w:r w:rsidR="00D71B86">
              <w:rPr>
                <w:rFonts w:cstheme="minorHAnsi"/>
                <w:color w:val="000000"/>
                <w:szCs w:val="24"/>
              </w:rPr>
              <w:t>)</w:t>
            </w:r>
            <w:r w:rsidRPr="00927D8E">
              <w:rPr>
                <w:rFonts w:cstheme="minorHAnsi"/>
                <w:color w:val="000000"/>
                <w:szCs w:val="24"/>
              </w:rPr>
              <w:t>; dea</w:t>
            </w:r>
            <w:r>
              <w:rPr>
                <w:rFonts w:cstheme="minorHAnsi"/>
                <w:color w:val="000000"/>
                <w:szCs w:val="24"/>
              </w:rPr>
              <w:t>,</w:t>
            </w:r>
            <w:r w:rsidRPr="00927D8E">
              <w:rPr>
                <w:rFonts w:cstheme="minorHAnsi"/>
                <w:color w:val="000000"/>
                <w:szCs w:val="24"/>
              </w:rPr>
              <w:t xml:space="preserve"> deae </w:t>
            </w:r>
            <w:r w:rsidR="00D71B86">
              <w:rPr>
                <w:rFonts w:cstheme="minorHAnsi"/>
                <w:color w:val="000000"/>
                <w:szCs w:val="24"/>
              </w:rPr>
              <w:t>(</w:t>
            </w:r>
            <w:r w:rsidRPr="00927D8E">
              <w:rPr>
                <w:rFonts w:cstheme="minorHAnsi"/>
                <w:color w:val="000000"/>
                <w:szCs w:val="24"/>
              </w:rPr>
              <w:t>f.</w:t>
            </w:r>
            <w:r w:rsidR="00D71B86">
              <w:rPr>
                <w:rFonts w:cstheme="minorHAnsi"/>
                <w:color w:val="000000"/>
                <w:szCs w:val="24"/>
              </w:rPr>
              <w:t>)*</w:t>
            </w:r>
          </w:p>
        </w:tc>
        <w:tc>
          <w:tcPr>
            <w:tcW w:w="4305" w:type="dxa"/>
            <w:tcMar>
              <w:top w:w="0" w:type="dxa"/>
              <w:left w:w="0" w:type="dxa"/>
              <w:bottom w:w="0" w:type="dxa"/>
              <w:right w:w="0" w:type="dxa"/>
            </w:tcMar>
          </w:tcPr>
          <w:p w14:paraId="4940BF7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god; goddess</w:t>
            </w:r>
          </w:p>
        </w:tc>
      </w:tr>
      <w:tr w:rsidR="003C1FA0" w:rsidRPr="00927D8E" w14:paraId="6B9750C2" w14:textId="77777777" w:rsidTr="008758E5">
        <w:trPr>
          <w:trHeight w:val="432"/>
        </w:trPr>
        <w:tc>
          <w:tcPr>
            <w:tcW w:w="3701" w:type="dxa"/>
            <w:tcMar>
              <w:top w:w="0" w:type="dxa"/>
              <w:left w:w="0" w:type="dxa"/>
              <w:bottom w:w="0" w:type="dxa"/>
              <w:right w:w="0" w:type="dxa"/>
            </w:tcMar>
          </w:tcPr>
          <w:p w14:paraId="71FA80CE" w14:textId="57F4323E" w:rsidR="003C1FA0" w:rsidRPr="00927D8E" w:rsidRDefault="003C1FA0" w:rsidP="00CD2394">
            <w:pPr>
              <w:pStyle w:val="NoSpacing"/>
              <w:keepLines/>
              <w:rPr>
                <w:rFonts w:cstheme="minorHAnsi"/>
                <w:color w:val="000000"/>
                <w:szCs w:val="24"/>
              </w:rPr>
            </w:pPr>
            <w:r w:rsidRPr="00927D8E">
              <w:rPr>
                <w:rFonts w:cstheme="minorHAnsi"/>
                <w:color w:val="000000"/>
                <w:szCs w:val="24"/>
              </w:rPr>
              <w:t>nōmen</w:t>
            </w:r>
            <w:r>
              <w:rPr>
                <w:rFonts w:cstheme="minorHAnsi"/>
                <w:color w:val="000000"/>
                <w:szCs w:val="24"/>
              </w:rPr>
              <w:t>,</w:t>
            </w:r>
            <w:r w:rsidRPr="00927D8E">
              <w:rPr>
                <w:rFonts w:cstheme="minorHAnsi"/>
                <w:color w:val="000000"/>
                <w:szCs w:val="24"/>
              </w:rPr>
              <w:t xml:space="preserve"> nominis </w:t>
            </w:r>
            <w:r w:rsidR="00D71B86">
              <w:rPr>
                <w:rFonts w:cstheme="minorHAnsi"/>
                <w:color w:val="000000"/>
                <w:szCs w:val="24"/>
              </w:rPr>
              <w:t>(</w:t>
            </w:r>
            <w:r w:rsidRPr="00927D8E">
              <w:rPr>
                <w:rFonts w:cstheme="minorHAnsi"/>
                <w:color w:val="000000"/>
                <w:szCs w:val="24"/>
              </w:rPr>
              <w:t>n.</w:t>
            </w:r>
            <w:r w:rsidR="00D71B86">
              <w:rPr>
                <w:rFonts w:cstheme="minorHAnsi"/>
                <w:color w:val="000000"/>
                <w:szCs w:val="24"/>
              </w:rPr>
              <w:t>)</w:t>
            </w:r>
          </w:p>
        </w:tc>
        <w:tc>
          <w:tcPr>
            <w:tcW w:w="4305" w:type="dxa"/>
            <w:tcMar>
              <w:top w:w="0" w:type="dxa"/>
              <w:left w:w="0" w:type="dxa"/>
              <w:bottom w:w="0" w:type="dxa"/>
              <w:right w:w="0" w:type="dxa"/>
            </w:tcMar>
          </w:tcPr>
          <w:p w14:paraId="322C612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name</w:t>
            </w:r>
          </w:p>
        </w:tc>
      </w:tr>
      <w:tr w:rsidR="003C1FA0" w:rsidRPr="00927D8E" w14:paraId="03F48A24" w14:textId="77777777" w:rsidTr="008758E5">
        <w:trPr>
          <w:trHeight w:val="432"/>
        </w:trPr>
        <w:tc>
          <w:tcPr>
            <w:tcW w:w="3701" w:type="dxa"/>
            <w:tcMar>
              <w:top w:w="0" w:type="dxa"/>
              <w:left w:w="0" w:type="dxa"/>
              <w:bottom w:w="0" w:type="dxa"/>
              <w:right w:w="0" w:type="dxa"/>
            </w:tcMar>
          </w:tcPr>
          <w:p w14:paraId="27020289" w14:textId="61E96E88" w:rsidR="003C1FA0" w:rsidRPr="00927D8E" w:rsidRDefault="003C1FA0" w:rsidP="00CD2394">
            <w:pPr>
              <w:pStyle w:val="NoSpacing"/>
              <w:keepLines/>
              <w:rPr>
                <w:rFonts w:cstheme="minorHAnsi"/>
                <w:color w:val="000000"/>
                <w:szCs w:val="24"/>
              </w:rPr>
            </w:pPr>
            <w:r w:rsidRPr="00927D8E">
              <w:rPr>
                <w:rFonts w:cstheme="minorHAnsi"/>
                <w:color w:val="000000"/>
                <w:szCs w:val="24"/>
              </w:rPr>
              <w:t>fortūna</w:t>
            </w:r>
            <w:r>
              <w:rPr>
                <w:rFonts w:cstheme="minorHAnsi"/>
                <w:color w:val="000000"/>
                <w:szCs w:val="24"/>
              </w:rPr>
              <w:t>,</w:t>
            </w:r>
            <w:r w:rsidRPr="00927D8E">
              <w:rPr>
                <w:rFonts w:cstheme="minorHAnsi"/>
                <w:color w:val="000000"/>
                <w:szCs w:val="24"/>
              </w:rPr>
              <w:t xml:space="preserve"> fort</w:t>
            </w:r>
            <w:r>
              <w:rPr>
                <w:rFonts w:cstheme="minorHAnsi"/>
                <w:color w:val="000000"/>
                <w:szCs w:val="24"/>
              </w:rPr>
              <w:t>ū</w:t>
            </w:r>
            <w:r w:rsidRPr="00927D8E">
              <w:rPr>
                <w:rFonts w:cstheme="minorHAnsi"/>
                <w:color w:val="000000"/>
                <w:szCs w:val="24"/>
              </w:rPr>
              <w:t xml:space="preserve">nae </w:t>
            </w:r>
            <w:r w:rsidR="00D71B86">
              <w:rPr>
                <w:rFonts w:cstheme="minorHAnsi"/>
                <w:color w:val="000000"/>
                <w:szCs w:val="24"/>
              </w:rPr>
              <w:t>(</w:t>
            </w:r>
            <w:r w:rsidRPr="00927D8E">
              <w:rPr>
                <w:rFonts w:cstheme="minorHAnsi"/>
                <w:color w:val="000000"/>
                <w:szCs w:val="24"/>
              </w:rPr>
              <w:t>f.</w:t>
            </w:r>
            <w:r w:rsidR="00D71B86">
              <w:rPr>
                <w:rFonts w:cstheme="minorHAnsi"/>
                <w:color w:val="000000"/>
                <w:szCs w:val="24"/>
              </w:rPr>
              <w:t>)</w:t>
            </w:r>
          </w:p>
        </w:tc>
        <w:tc>
          <w:tcPr>
            <w:tcW w:w="4305" w:type="dxa"/>
            <w:tcMar>
              <w:top w:w="0" w:type="dxa"/>
              <w:left w:w="0" w:type="dxa"/>
              <w:bottom w:w="0" w:type="dxa"/>
              <w:right w:w="0" w:type="dxa"/>
            </w:tcMar>
          </w:tcPr>
          <w:p w14:paraId="1328168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fortune</w:t>
            </w:r>
          </w:p>
        </w:tc>
      </w:tr>
      <w:tr w:rsidR="003C1FA0" w:rsidRPr="00927D8E" w14:paraId="05F567F8" w14:textId="77777777" w:rsidTr="008758E5">
        <w:trPr>
          <w:trHeight w:val="432"/>
        </w:trPr>
        <w:tc>
          <w:tcPr>
            <w:tcW w:w="3701" w:type="dxa"/>
            <w:tcMar>
              <w:top w:w="0" w:type="dxa"/>
              <w:left w:w="0" w:type="dxa"/>
              <w:bottom w:w="0" w:type="dxa"/>
              <w:right w:w="0" w:type="dxa"/>
            </w:tcMar>
          </w:tcPr>
          <w:p w14:paraId="576445CB" w14:textId="30B80969" w:rsidR="003C1FA0" w:rsidRPr="00927D8E" w:rsidRDefault="003C1FA0" w:rsidP="00CD2394">
            <w:pPr>
              <w:pStyle w:val="NoSpacing"/>
              <w:keepLines/>
              <w:rPr>
                <w:rFonts w:cstheme="minorHAnsi"/>
                <w:color w:val="000000"/>
                <w:szCs w:val="24"/>
              </w:rPr>
            </w:pPr>
            <w:r w:rsidRPr="00927D8E">
              <w:rPr>
                <w:rFonts w:cstheme="minorHAnsi"/>
                <w:color w:val="000000"/>
                <w:szCs w:val="24"/>
              </w:rPr>
              <w:t>fātum</w:t>
            </w:r>
            <w:r>
              <w:rPr>
                <w:rFonts w:cstheme="minorHAnsi"/>
                <w:color w:val="000000"/>
                <w:szCs w:val="24"/>
              </w:rPr>
              <w:t>,</w:t>
            </w:r>
            <w:r w:rsidRPr="00927D8E">
              <w:rPr>
                <w:rFonts w:cstheme="minorHAnsi"/>
                <w:color w:val="000000"/>
                <w:szCs w:val="24"/>
              </w:rPr>
              <w:t xml:space="preserve"> fatī </w:t>
            </w:r>
            <w:r w:rsidR="00D71B86">
              <w:rPr>
                <w:rFonts w:cstheme="minorHAnsi"/>
                <w:color w:val="000000"/>
                <w:szCs w:val="24"/>
              </w:rPr>
              <w:t>(</w:t>
            </w:r>
            <w:r w:rsidRPr="00927D8E">
              <w:rPr>
                <w:rFonts w:cstheme="minorHAnsi"/>
                <w:color w:val="000000"/>
                <w:szCs w:val="24"/>
              </w:rPr>
              <w:t>n.</w:t>
            </w:r>
            <w:r w:rsidR="00D71B86">
              <w:rPr>
                <w:rFonts w:cstheme="minorHAnsi"/>
                <w:color w:val="000000"/>
                <w:szCs w:val="24"/>
              </w:rPr>
              <w:t>)</w:t>
            </w:r>
          </w:p>
        </w:tc>
        <w:tc>
          <w:tcPr>
            <w:tcW w:w="4305" w:type="dxa"/>
            <w:tcMar>
              <w:top w:w="0" w:type="dxa"/>
              <w:left w:w="0" w:type="dxa"/>
              <w:bottom w:w="0" w:type="dxa"/>
              <w:right w:w="0" w:type="dxa"/>
            </w:tcMar>
          </w:tcPr>
          <w:p w14:paraId="3CD657D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fate; death</w:t>
            </w:r>
          </w:p>
        </w:tc>
      </w:tr>
      <w:tr w:rsidR="003C1FA0" w:rsidRPr="00927D8E" w14:paraId="2695A66F" w14:textId="77777777" w:rsidTr="008758E5">
        <w:trPr>
          <w:trHeight w:val="432"/>
        </w:trPr>
        <w:tc>
          <w:tcPr>
            <w:tcW w:w="3701" w:type="dxa"/>
            <w:tcMar>
              <w:top w:w="0" w:type="dxa"/>
              <w:left w:w="0" w:type="dxa"/>
              <w:bottom w:w="0" w:type="dxa"/>
              <w:right w:w="0" w:type="dxa"/>
            </w:tcMar>
          </w:tcPr>
          <w:p w14:paraId="32A24ECA" w14:textId="04CED5A7" w:rsidR="003C1FA0" w:rsidRPr="00927D8E" w:rsidRDefault="003C1FA0" w:rsidP="00CD2394">
            <w:pPr>
              <w:pStyle w:val="NoSpacing"/>
              <w:keepLines/>
              <w:rPr>
                <w:rFonts w:cstheme="minorHAnsi"/>
                <w:color w:val="000000"/>
                <w:szCs w:val="24"/>
              </w:rPr>
            </w:pPr>
            <w:r w:rsidRPr="00927D8E">
              <w:rPr>
                <w:rFonts w:cstheme="minorHAnsi"/>
                <w:color w:val="000000"/>
                <w:szCs w:val="24"/>
              </w:rPr>
              <w:lastRenderedPageBreak/>
              <w:t>mōs</w:t>
            </w:r>
            <w:r>
              <w:rPr>
                <w:rFonts w:cstheme="minorHAnsi"/>
                <w:color w:val="000000"/>
                <w:szCs w:val="24"/>
              </w:rPr>
              <w:t>,</w:t>
            </w:r>
            <w:r w:rsidRPr="00927D8E">
              <w:rPr>
                <w:rFonts w:cstheme="minorHAnsi"/>
                <w:color w:val="000000"/>
                <w:szCs w:val="24"/>
              </w:rPr>
              <w:t xml:space="preserve"> mōris </w:t>
            </w:r>
            <w:r w:rsidR="00D71B86">
              <w:rPr>
                <w:rFonts w:cstheme="minorHAnsi"/>
                <w:color w:val="000000"/>
                <w:szCs w:val="24"/>
              </w:rPr>
              <w:t>(</w:t>
            </w:r>
            <w:r w:rsidRPr="00927D8E">
              <w:rPr>
                <w:rFonts w:cstheme="minorHAnsi"/>
                <w:color w:val="000000"/>
                <w:szCs w:val="24"/>
              </w:rPr>
              <w:t>m.</w:t>
            </w:r>
            <w:r w:rsidR="00D71B86">
              <w:rPr>
                <w:rFonts w:cstheme="minorHAnsi"/>
                <w:color w:val="000000"/>
                <w:szCs w:val="24"/>
              </w:rPr>
              <w:t>)</w:t>
            </w:r>
          </w:p>
        </w:tc>
        <w:tc>
          <w:tcPr>
            <w:tcW w:w="4305" w:type="dxa"/>
            <w:tcMar>
              <w:top w:w="0" w:type="dxa"/>
              <w:left w:w="0" w:type="dxa"/>
              <w:bottom w:w="0" w:type="dxa"/>
              <w:right w:w="0" w:type="dxa"/>
            </w:tcMar>
          </w:tcPr>
          <w:p w14:paraId="17B56FFB" w14:textId="31F67B79" w:rsidR="003C1FA0" w:rsidRPr="00927D8E" w:rsidRDefault="004F4CA6" w:rsidP="00CD2394">
            <w:pPr>
              <w:pStyle w:val="NoSpacing"/>
              <w:keepLines/>
              <w:rPr>
                <w:rFonts w:cstheme="minorHAnsi"/>
                <w:color w:val="000000"/>
                <w:szCs w:val="24"/>
              </w:rPr>
            </w:pPr>
            <w:r>
              <w:rPr>
                <w:rFonts w:cstheme="minorHAnsi"/>
                <w:color w:val="000000"/>
                <w:szCs w:val="24"/>
              </w:rPr>
              <w:t>custom</w:t>
            </w:r>
            <w:r w:rsidR="003C1FA0" w:rsidRPr="00927D8E">
              <w:rPr>
                <w:rFonts w:cstheme="minorHAnsi"/>
                <w:color w:val="000000"/>
                <w:szCs w:val="24"/>
              </w:rPr>
              <w:t>, habit; (pl.) character</w:t>
            </w:r>
          </w:p>
        </w:tc>
      </w:tr>
      <w:tr w:rsidR="003C1FA0" w:rsidRPr="00927D8E" w14:paraId="49480D67" w14:textId="77777777" w:rsidTr="008758E5">
        <w:trPr>
          <w:trHeight w:val="432"/>
        </w:trPr>
        <w:tc>
          <w:tcPr>
            <w:tcW w:w="3701" w:type="dxa"/>
            <w:tcMar>
              <w:top w:w="0" w:type="dxa"/>
              <w:left w:w="0" w:type="dxa"/>
              <w:bottom w:w="0" w:type="dxa"/>
              <w:right w:w="0" w:type="dxa"/>
            </w:tcMar>
          </w:tcPr>
          <w:p w14:paraId="561EB748" w14:textId="7376E9BA" w:rsidR="003C1FA0" w:rsidRPr="00927D8E" w:rsidRDefault="003C1FA0" w:rsidP="00CD2394">
            <w:pPr>
              <w:pStyle w:val="NoSpacing"/>
              <w:keepLines/>
              <w:rPr>
                <w:rFonts w:cstheme="minorHAnsi"/>
                <w:color w:val="000000"/>
                <w:szCs w:val="24"/>
              </w:rPr>
            </w:pPr>
            <w:r w:rsidRPr="00927D8E">
              <w:rPr>
                <w:rFonts w:cstheme="minorHAnsi"/>
                <w:color w:val="000000"/>
                <w:szCs w:val="24"/>
              </w:rPr>
              <w:t>beneficium</w:t>
            </w:r>
            <w:r>
              <w:rPr>
                <w:rFonts w:cstheme="minorHAnsi"/>
                <w:color w:val="000000"/>
                <w:szCs w:val="24"/>
              </w:rPr>
              <w:t>,</w:t>
            </w:r>
            <w:r w:rsidRPr="00927D8E">
              <w:rPr>
                <w:rFonts w:cstheme="minorHAnsi"/>
                <w:color w:val="000000"/>
                <w:szCs w:val="24"/>
              </w:rPr>
              <w:t xml:space="preserve"> </w:t>
            </w:r>
            <w:r>
              <w:rPr>
                <w:rFonts w:cstheme="minorHAnsi"/>
                <w:color w:val="000000"/>
                <w:szCs w:val="24"/>
              </w:rPr>
              <w:t>benefici</w:t>
            </w:r>
            <w:r w:rsidRPr="00927D8E">
              <w:rPr>
                <w:rFonts w:cstheme="minorHAnsi"/>
                <w:color w:val="000000"/>
                <w:szCs w:val="24"/>
              </w:rPr>
              <w:t xml:space="preserve">ī </w:t>
            </w:r>
            <w:r w:rsidR="00D71B86">
              <w:rPr>
                <w:rFonts w:cstheme="minorHAnsi"/>
                <w:color w:val="000000"/>
                <w:szCs w:val="24"/>
              </w:rPr>
              <w:t>(</w:t>
            </w:r>
            <w:r w:rsidRPr="00927D8E">
              <w:rPr>
                <w:rFonts w:cstheme="minorHAnsi"/>
                <w:color w:val="000000"/>
                <w:szCs w:val="24"/>
              </w:rPr>
              <w:t>n.</w:t>
            </w:r>
            <w:r w:rsidR="00D71B86">
              <w:rPr>
                <w:rFonts w:cstheme="minorHAnsi"/>
                <w:color w:val="000000"/>
                <w:szCs w:val="24"/>
              </w:rPr>
              <w:t>)</w:t>
            </w:r>
          </w:p>
        </w:tc>
        <w:tc>
          <w:tcPr>
            <w:tcW w:w="4305" w:type="dxa"/>
            <w:tcMar>
              <w:top w:w="0" w:type="dxa"/>
              <w:left w:w="0" w:type="dxa"/>
              <w:bottom w:w="0" w:type="dxa"/>
              <w:right w:w="0" w:type="dxa"/>
            </w:tcMar>
          </w:tcPr>
          <w:p w14:paraId="736A1F84" w14:textId="7FD38D6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service, </w:t>
            </w:r>
            <w:r w:rsidR="00F43553">
              <w:rPr>
                <w:rFonts w:cstheme="minorHAnsi"/>
                <w:color w:val="000000"/>
                <w:szCs w:val="24"/>
              </w:rPr>
              <w:t xml:space="preserve">kind act, </w:t>
            </w:r>
            <w:r w:rsidRPr="00927D8E">
              <w:rPr>
                <w:rFonts w:cstheme="minorHAnsi"/>
                <w:color w:val="000000"/>
                <w:szCs w:val="24"/>
              </w:rPr>
              <w:t>kindness</w:t>
            </w:r>
          </w:p>
        </w:tc>
      </w:tr>
      <w:tr w:rsidR="003C1FA0" w:rsidRPr="00927D8E" w14:paraId="707C835A" w14:textId="77777777" w:rsidTr="008758E5">
        <w:trPr>
          <w:trHeight w:val="432"/>
        </w:trPr>
        <w:tc>
          <w:tcPr>
            <w:tcW w:w="3701" w:type="dxa"/>
            <w:tcMar>
              <w:top w:w="0" w:type="dxa"/>
              <w:left w:w="0" w:type="dxa"/>
              <w:bottom w:w="0" w:type="dxa"/>
              <w:right w:w="0" w:type="dxa"/>
            </w:tcMar>
          </w:tcPr>
          <w:p w14:paraId="6C370B65" w14:textId="5120ECE3" w:rsidR="003C1FA0" w:rsidRPr="00927D8E" w:rsidRDefault="003C1FA0" w:rsidP="00CD2394">
            <w:pPr>
              <w:pStyle w:val="NoSpacing"/>
              <w:keepLines/>
              <w:rPr>
                <w:rFonts w:cstheme="minorHAnsi"/>
                <w:color w:val="000000"/>
                <w:szCs w:val="24"/>
              </w:rPr>
            </w:pPr>
            <w:r>
              <w:rPr>
                <w:rFonts w:cstheme="minorHAnsi"/>
                <w:color w:val="000000"/>
                <w:szCs w:val="24"/>
              </w:rPr>
              <w:t xml:space="preserve">insula, insulae </w:t>
            </w:r>
            <w:r w:rsidR="00D71B86">
              <w:rPr>
                <w:rFonts w:cstheme="minorHAnsi"/>
                <w:color w:val="000000"/>
                <w:szCs w:val="24"/>
              </w:rPr>
              <w:t>(</w:t>
            </w:r>
            <w:r>
              <w:rPr>
                <w:rFonts w:cstheme="minorHAnsi"/>
                <w:color w:val="000000"/>
                <w:szCs w:val="24"/>
              </w:rPr>
              <w:t>f.</w:t>
            </w:r>
            <w:r w:rsidR="00D71B86">
              <w:rPr>
                <w:rFonts w:cstheme="minorHAnsi"/>
                <w:color w:val="000000"/>
                <w:szCs w:val="24"/>
              </w:rPr>
              <w:t>)</w:t>
            </w:r>
          </w:p>
        </w:tc>
        <w:tc>
          <w:tcPr>
            <w:tcW w:w="4305" w:type="dxa"/>
            <w:tcMar>
              <w:top w:w="0" w:type="dxa"/>
              <w:left w:w="0" w:type="dxa"/>
              <w:bottom w:w="0" w:type="dxa"/>
              <w:right w:w="0" w:type="dxa"/>
            </w:tcMar>
          </w:tcPr>
          <w:p w14:paraId="16BD1FE0" w14:textId="77777777" w:rsidR="003C1FA0" w:rsidRPr="00927D8E" w:rsidRDefault="003C1FA0" w:rsidP="00CD2394">
            <w:pPr>
              <w:pStyle w:val="NoSpacing"/>
              <w:keepLines/>
              <w:rPr>
                <w:rFonts w:cstheme="minorHAnsi"/>
                <w:color w:val="000000"/>
                <w:szCs w:val="24"/>
              </w:rPr>
            </w:pPr>
            <w:r>
              <w:rPr>
                <w:rFonts w:cstheme="minorHAnsi"/>
                <w:color w:val="000000"/>
                <w:szCs w:val="24"/>
              </w:rPr>
              <w:t>island (plural: apartments)</w:t>
            </w:r>
          </w:p>
        </w:tc>
      </w:tr>
      <w:tr w:rsidR="003C1FA0" w:rsidRPr="00927D8E" w14:paraId="3D8F2682" w14:textId="77777777" w:rsidTr="008758E5">
        <w:trPr>
          <w:trHeight w:val="432"/>
        </w:trPr>
        <w:tc>
          <w:tcPr>
            <w:tcW w:w="3701" w:type="dxa"/>
            <w:tcMar>
              <w:top w:w="0" w:type="dxa"/>
              <w:left w:w="0" w:type="dxa"/>
              <w:bottom w:w="0" w:type="dxa"/>
              <w:right w:w="0" w:type="dxa"/>
            </w:tcMar>
          </w:tcPr>
          <w:p w14:paraId="73C80FA0" w14:textId="08EB68B0" w:rsidR="003C1FA0" w:rsidRPr="00927D8E" w:rsidRDefault="003C1FA0" w:rsidP="00CD2394">
            <w:pPr>
              <w:pStyle w:val="NoSpacing"/>
              <w:keepLines/>
              <w:rPr>
                <w:rFonts w:cstheme="minorHAnsi"/>
                <w:color w:val="000000"/>
                <w:szCs w:val="24"/>
              </w:rPr>
            </w:pPr>
            <w:r>
              <w:rPr>
                <w:rFonts w:cstheme="minorHAnsi"/>
                <w:color w:val="000000"/>
                <w:szCs w:val="24"/>
              </w:rPr>
              <w:t xml:space="preserve">finis, finis </w:t>
            </w:r>
            <w:r w:rsidR="00D71B86">
              <w:rPr>
                <w:rFonts w:cstheme="minorHAnsi"/>
                <w:color w:val="000000"/>
                <w:szCs w:val="24"/>
              </w:rPr>
              <w:t>(</w:t>
            </w:r>
            <w:r>
              <w:rPr>
                <w:rFonts w:cstheme="minorHAnsi"/>
                <w:color w:val="000000"/>
                <w:szCs w:val="24"/>
              </w:rPr>
              <w:t>m.</w:t>
            </w:r>
            <w:r w:rsidR="00D71B86">
              <w:rPr>
                <w:rFonts w:cstheme="minorHAnsi"/>
                <w:color w:val="000000"/>
                <w:szCs w:val="24"/>
              </w:rPr>
              <w:t>)</w:t>
            </w:r>
          </w:p>
        </w:tc>
        <w:tc>
          <w:tcPr>
            <w:tcW w:w="4305" w:type="dxa"/>
            <w:tcMar>
              <w:top w:w="0" w:type="dxa"/>
              <w:left w:w="0" w:type="dxa"/>
              <w:bottom w:w="0" w:type="dxa"/>
              <w:right w:w="0" w:type="dxa"/>
            </w:tcMar>
          </w:tcPr>
          <w:p w14:paraId="5D0C57BF" w14:textId="77777777" w:rsidR="003C1FA0" w:rsidRPr="00927D8E" w:rsidRDefault="003C1FA0" w:rsidP="00CD2394">
            <w:pPr>
              <w:pStyle w:val="NoSpacing"/>
              <w:keepLines/>
              <w:rPr>
                <w:rFonts w:cstheme="minorHAnsi"/>
                <w:color w:val="000000"/>
                <w:szCs w:val="24"/>
              </w:rPr>
            </w:pPr>
            <w:r>
              <w:rPr>
                <w:rFonts w:cstheme="minorHAnsi"/>
                <w:color w:val="000000"/>
                <w:szCs w:val="24"/>
              </w:rPr>
              <w:t>end, (pl.) boundary</w:t>
            </w:r>
          </w:p>
        </w:tc>
      </w:tr>
      <w:tr w:rsidR="00B31BE7" w:rsidRPr="00927D8E" w14:paraId="15B87D33" w14:textId="77777777" w:rsidTr="008758E5">
        <w:trPr>
          <w:trHeight w:val="432"/>
        </w:trPr>
        <w:tc>
          <w:tcPr>
            <w:tcW w:w="3701" w:type="dxa"/>
            <w:tcMar>
              <w:top w:w="0" w:type="dxa"/>
              <w:left w:w="0" w:type="dxa"/>
              <w:bottom w:w="0" w:type="dxa"/>
              <w:right w:w="0" w:type="dxa"/>
            </w:tcMar>
          </w:tcPr>
          <w:p w14:paraId="15A96768" w14:textId="5D84289A" w:rsidR="00B31BE7" w:rsidRDefault="00B31BE7" w:rsidP="00CD2394">
            <w:pPr>
              <w:pStyle w:val="NoSpacing"/>
              <w:keepLines/>
              <w:rPr>
                <w:rFonts w:cstheme="minorHAnsi"/>
                <w:color w:val="000000"/>
                <w:szCs w:val="24"/>
              </w:rPr>
            </w:pPr>
            <w:r>
              <w:rPr>
                <w:rFonts w:cstheme="minorHAnsi"/>
                <w:color w:val="000000"/>
                <w:szCs w:val="24"/>
              </w:rPr>
              <w:t>amicitia, amicitiae (f.)</w:t>
            </w:r>
          </w:p>
        </w:tc>
        <w:tc>
          <w:tcPr>
            <w:tcW w:w="4305" w:type="dxa"/>
            <w:tcMar>
              <w:top w:w="0" w:type="dxa"/>
              <w:left w:w="0" w:type="dxa"/>
              <w:bottom w:w="0" w:type="dxa"/>
              <w:right w:w="0" w:type="dxa"/>
            </w:tcMar>
          </w:tcPr>
          <w:p w14:paraId="1EF0C4BE" w14:textId="1245B2D6" w:rsidR="00B31BE7" w:rsidRDefault="00B31BE7" w:rsidP="00CD2394">
            <w:pPr>
              <w:pStyle w:val="NoSpacing"/>
              <w:keepLines/>
              <w:rPr>
                <w:rFonts w:cstheme="minorHAnsi"/>
                <w:color w:val="000000"/>
                <w:szCs w:val="24"/>
              </w:rPr>
            </w:pPr>
            <w:r>
              <w:rPr>
                <w:rFonts w:cstheme="minorHAnsi"/>
                <w:color w:val="000000"/>
                <w:szCs w:val="24"/>
              </w:rPr>
              <w:t>friendship, partnership</w:t>
            </w:r>
          </w:p>
        </w:tc>
      </w:tr>
      <w:tr w:rsidR="00334E33" w:rsidRPr="00927D8E" w14:paraId="7ECA9B33" w14:textId="77777777" w:rsidTr="008758E5">
        <w:trPr>
          <w:trHeight w:val="432"/>
        </w:trPr>
        <w:tc>
          <w:tcPr>
            <w:tcW w:w="3701" w:type="dxa"/>
            <w:tcMar>
              <w:top w:w="0" w:type="dxa"/>
              <w:left w:w="0" w:type="dxa"/>
              <w:bottom w:w="0" w:type="dxa"/>
              <w:right w:w="0" w:type="dxa"/>
            </w:tcMar>
          </w:tcPr>
          <w:p w14:paraId="4E3499A8" w14:textId="60EB49DB" w:rsidR="00334E33" w:rsidRDefault="00334E33" w:rsidP="00CD2394">
            <w:pPr>
              <w:pStyle w:val="NoSpacing"/>
              <w:keepLines/>
              <w:rPr>
                <w:rFonts w:cstheme="minorHAnsi"/>
                <w:color w:val="000000"/>
                <w:szCs w:val="24"/>
              </w:rPr>
            </w:pPr>
            <w:r>
              <w:rPr>
                <w:rFonts w:cstheme="minorHAnsi"/>
                <w:color w:val="000000"/>
                <w:szCs w:val="24"/>
              </w:rPr>
              <w:t>bellum, bellī (n.)</w:t>
            </w:r>
          </w:p>
        </w:tc>
        <w:tc>
          <w:tcPr>
            <w:tcW w:w="4305" w:type="dxa"/>
            <w:tcMar>
              <w:top w:w="0" w:type="dxa"/>
              <w:left w:w="0" w:type="dxa"/>
              <w:bottom w:w="0" w:type="dxa"/>
              <w:right w:w="0" w:type="dxa"/>
            </w:tcMar>
          </w:tcPr>
          <w:p w14:paraId="52F792E1" w14:textId="7E5A3A82" w:rsidR="00334E33" w:rsidRDefault="00334E33" w:rsidP="00CD2394">
            <w:pPr>
              <w:pStyle w:val="NoSpacing"/>
              <w:keepLines/>
              <w:rPr>
                <w:rFonts w:cstheme="minorHAnsi"/>
                <w:color w:val="000000"/>
                <w:szCs w:val="24"/>
              </w:rPr>
            </w:pPr>
            <w:r>
              <w:rPr>
                <w:rFonts w:cstheme="minorHAnsi"/>
                <w:color w:val="000000"/>
                <w:szCs w:val="24"/>
              </w:rPr>
              <w:t>war</w:t>
            </w:r>
          </w:p>
        </w:tc>
      </w:tr>
      <w:tr w:rsidR="003C1FA0" w:rsidRPr="00927D8E" w14:paraId="5A506235" w14:textId="77777777" w:rsidTr="008758E5">
        <w:trPr>
          <w:trHeight w:val="432"/>
        </w:trPr>
        <w:tc>
          <w:tcPr>
            <w:tcW w:w="3701" w:type="dxa"/>
            <w:tcMar>
              <w:top w:w="0" w:type="dxa"/>
              <w:left w:w="0" w:type="dxa"/>
              <w:bottom w:w="0" w:type="dxa"/>
              <w:right w:w="0" w:type="dxa"/>
            </w:tcMar>
          </w:tcPr>
          <w:p w14:paraId="37C52730" w14:textId="77777777" w:rsidR="003C1FA0" w:rsidRPr="00927D8E" w:rsidRDefault="003C1FA0" w:rsidP="00CD2394">
            <w:pPr>
              <w:pStyle w:val="NoSpacing"/>
              <w:keepLines/>
              <w:rPr>
                <w:rFonts w:cstheme="minorHAnsi"/>
                <w:color w:val="000000"/>
                <w:szCs w:val="24"/>
              </w:rPr>
            </w:pPr>
            <w:r w:rsidRPr="00927D8E">
              <w:rPr>
                <w:rFonts w:cstheme="minorHAnsi"/>
                <w:b/>
                <w:bCs/>
                <w:color w:val="000000"/>
                <w:szCs w:val="24"/>
              </w:rPr>
              <w:t>Verbs</w:t>
            </w:r>
          </w:p>
        </w:tc>
        <w:tc>
          <w:tcPr>
            <w:tcW w:w="4305" w:type="dxa"/>
            <w:tcMar>
              <w:top w:w="0" w:type="dxa"/>
              <w:left w:w="0" w:type="dxa"/>
              <w:bottom w:w="0" w:type="dxa"/>
              <w:right w:w="0" w:type="dxa"/>
            </w:tcMar>
          </w:tcPr>
          <w:p w14:paraId="217D2DBD" w14:textId="77777777" w:rsidR="003C1FA0" w:rsidRPr="00927D8E" w:rsidRDefault="003C1FA0" w:rsidP="00CD2394">
            <w:pPr>
              <w:pStyle w:val="NoSpacing"/>
              <w:keepLines/>
              <w:rPr>
                <w:rFonts w:cstheme="minorHAnsi"/>
                <w:szCs w:val="24"/>
              </w:rPr>
            </w:pPr>
          </w:p>
        </w:tc>
      </w:tr>
      <w:tr w:rsidR="003C1FA0" w:rsidRPr="00927D8E" w14:paraId="79244798" w14:textId="77777777" w:rsidTr="008758E5">
        <w:trPr>
          <w:trHeight w:val="432"/>
        </w:trPr>
        <w:tc>
          <w:tcPr>
            <w:tcW w:w="3701" w:type="dxa"/>
            <w:tcMar>
              <w:top w:w="0" w:type="dxa"/>
              <w:left w:w="0" w:type="dxa"/>
              <w:bottom w:w="0" w:type="dxa"/>
              <w:right w:w="0" w:type="dxa"/>
            </w:tcMar>
          </w:tcPr>
          <w:p w14:paraId="58D46E15" w14:textId="3953E8E2" w:rsidR="003C1FA0" w:rsidRPr="00927D8E" w:rsidRDefault="003C1FA0" w:rsidP="00CD2394">
            <w:pPr>
              <w:pStyle w:val="NoSpacing"/>
              <w:keepLines/>
              <w:rPr>
                <w:rFonts w:cstheme="minorHAnsi"/>
                <w:color w:val="000000"/>
                <w:szCs w:val="24"/>
              </w:rPr>
            </w:pPr>
            <w:r>
              <w:rPr>
                <w:rFonts w:cstheme="minorHAnsi"/>
                <w:color w:val="000000"/>
                <w:szCs w:val="24"/>
              </w:rPr>
              <w:t>canō</w:t>
            </w:r>
            <w:r w:rsidR="00D71B86">
              <w:rPr>
                <w:rFonts w:cstheme="minorHAnsi"/>
                <w:color w:val="000000"/>
                <w:szCs w:val="24"/>
              </w:rPr>
              <w:t>,</w:t>
            </w:r>
            <w:r>
              <w:rPr>
                <w:rFonts w:cstheme="minorHAnsi"/>
                <w:color w:val="000000"/>
                <w:szCs w:val="24"/>
              </w:rPr>
              <w:t xml:space="preserve"> canere</w:t>
            </w:r>
            <w:r w:rsidR="00D71B86">
              <w:rPr>
                <w:rFonts w:cstheme="minorHAnsi"/>
                <w:color w:val="000000"/>
                <w:szCs w:val="24"/>
              </w:rPr>
              <w:t>,</w:t>
            </w:r>
            <w:r>
              <w:rPr>
                <w:rFonts w:cstheme="minorHAnsi"/>
                <w:color w:val="000000"/>
                <w:szCs w:val="24"/>
              </w:rPr>
              <w:t xml:space="preserve"> cecinī</w:t>
            </w:r>
            <w:r w:rsidR="00D71B86">
              <w:rPr>
                <w:rFonts w:cstheme="minorHAnsi"/>
                <w:color w:val="000000"/>
                <w:szCs w:val="24"/>
              </w:rPr>
              <w:t>,</w:t>
            </w:r>
            <w:r>
              <w:rPr>
                <w:rFonts w:cstheme="minorHAnsi"/>
                <w:color w:val="000000"/>
                <w:szCs w:val="24"/>
              </w:rPr>
              <w:t xml:space="preserve"> cantus</w:t>
            </w:r>
          </w:p>
        </w:tc>
        <w:tc>
          <w:tcPr>
            <w:tcW w:w="4305" w:type="dxa"/>
            <w:tcMar>
              <w:top w:w="0" w:type="dxa"/>
              <w:left w:w="0" w:type="dxa"/>
              <w:bottom w:w="0" w:type="dxa"/>
              <w:right w:w="0" w:type="dxa"/>
            </w:tcMar>
          </w:tcPr>
          <w:p w14:paraId="68900BDF" w14:textId="77777777" w:rsidR="003C1FA0" w:rsidRPr="00927D8E" w:rsidRDefault="003C1FA0" w:rsidP="00CD2394">
            <w:pPr>
              <w:pStyle w:val="NoSpacing"/>
              <w:keepLines/>
              <w:rPr>
                <w:rFonts w:cstheme="minorHAnsi"/>
                <w:szCs w:val="24"/>
              </w:rPr>
            </w:pPr>
            <w:r w:rsidRPr="00927D8E">
              <w:rPr>
                <w:rFonts w:cstheme="minorHAnsi"/>
                <w:color w:val="000000"/>
                <w:szCs w:val="24"/>
              </w:rPr>
              <w:t>to sing, chant</w:t>
            </w:r>
          </w:p>
        </w:tc>
      </w:tr>
      <w:tr w:rsidR="003C1FA0" w:rsidRPr="00927D8E" w14:paraId="527A8912" w14:textId="77777777" w:rsidTr="008758E5">
        <w:trPr>
          <w:trHeight w:val="432"/>
        </w:trPr>
        <w:tc>
          <w:tcPr>
            <w:tcW w:w="3701" w:type="dxa"/>
            <w:tcMar>
              <w:top w:w="0" w:type="dxa"/>
              <w:left w:w="0" w:type="dxa"/>
              <w:bottom w:w="0" w:type="dxa"/>
              <w:right w:w="0" w:type="dxa"/>
            </w:tcMar>
          </w:tcPr>
          <w:p w14:paraId="7FDB8D66" w14:textId="0B2073F4" w:rsidR="003C1FA0" w:rsidRDefault="003C1FA0" w:rsidP="00CD2394">
            <w:pPr>
              <w:pStyle w:val="NoSpacing"/>
              <w:keepLines/>
              <w:rPr>
                <w:rFonts w:cstheme="minorHAnsi"/>
                <w:color w:val="000000"/>
                <w:szCs w:val="24"/>
              </w:rPr>
            </w:pPr>
            <w:r>
              <w:rPr>
                <w:rFonts w:cstheme="minorHAnsi"/>
                <w:color w:val="000000"/>
                <w:szCs w:val="24"/>
              </w:rPr>
              <w:t>dō</w:t>
            </w:r>
            <w:r w:rsidR="00D71B86">
              <w:rPr>
                <w:rFonts w:cstheme="minorHAnsi"/>
                <w:color w:val="000000"/>
                <w:szCs w:val="24"/>
              </w:rPr>
              <w:t>,</w:t>
            </w:r>
            <w:r>
              <w:rPr>
                <w:rFonts w:cstheme="minorHAnsi"/>
                <w:color w:val="000000"/>
                <w:szCs w:val="24"/>
              </w:rPr>
              <w:t xml:space="preserve"> dare</w:t>
            </w:r>
            <w:r w:rsidR="00D71B86">
              <w:rPr>
                <w:rFonts w:cstheme="minorHAnsi"/>
                <w:color w:val="000000"/>
                <w:szCs w:val="24"/>
              </w:rPr>
              <w:t>,</w:t>
            </w:r>
            <w:r>
              <w:rPr>
                <w:rFonts w:cstheme="minorHAnsi"/>
                <w:color w:val="000000"/>
                <w:szCs w:val="24"/>
              </w:rPr>
              <w:t xml:space="preserve"> dedī</w:t>
            </w:r>
            <w:r w:rsidR="00D71B86">
              <w:rPr>
                <w:rFonts w:cstheme="minorHAnsi"/>
                <w:color w:val="000000"/>
                <w:szCs w:val="24"/>
              </w:rPr>
              <w:t>,</w:t>
            </w:r>
            <w:r>
              <w:rPr>
                <w:rFonts w:cstheme="minorHAnsi"/>
                <w:color w:val="000000"/>
                <w:szCs w:val="24"/>
              </w:rPr>
              <w:t xml:space="preserve"> dātus</w:t>
            </w:r>
          </w:p>
        </w:tc>
        <w:tc>
          <w:tcPr>
            <w:tcW w:w="4305" w:type="dxa"/>
            <w:tcMar>
              <w:top w:w="0" w:type="dxa"/>
              <w:left w:w="0" w:type="dxa"/>
              <w:bottom w:w="0" w:type="dxa"/>
              <w:right w:w="0" w:type="dxa"/>
            </w:tcMar>
          </w:tcPr>
          <w:p w14:paraId="24CC7393" w14:textId="77777777" w:rsidR="003C1FA0" w:rsidRPr="00927D8E" w:rsidRDefault="003C1FA0" w:rsidP="00CD2394">
            <w:pPr>
              <w:pStyle w:val="NoSpacing"/>
              <w:keepLines/>
              <w:rPr>
                <w:rFonts w:cstheme="minorHAnsi"/>
                <w:color w:val="000000"/>
                <w:szCs w:val="24"/>
              </w:rPr>
            </w:pPr>
            <w:r>
              <w:rPr>
                <w:rFonts w:cstheme="minorHAnsi"/>
                <w:color w:val="000000"/>
                <w:szCs w:val="24"/>
              </w:rPr>
              <w:t>to give</w:t>
            </w:r>
          </w:p>
        </w:tc>
      </w:tr>
      <w:tr w:rsidR="003C1FA0" w:rsidRPr="00927D8E" w14:paraId="7D1AA075" w14:textId="77777777" w:rsidTr="008758E5">
        <w:trPr>
          <w:trHeight w:val="432"/>
        </w:trPr>
        <w:tc>
          <w:tcPr>
            <w:tcW w:w="3701" w:type="dxa"/>
            <w:tcMar>
              <w:top w:w="0" w:type="dxa"/>
              <w:left w:w="0" w:type="dxa"/>
              <w:bottom w:w="0" w:type="dxa"/>
              <w:right w:w="0" w:type="dxa"/>
            </w:tcMar>
          </w:tcPr>
          <w:p w14:paraId="41E959FF" w14:textId="5944FDD5" w:rsidR="003C1FA0" w:rsidRPr="00927D8E" w:rsidRDefault="003C1FA0" w:rsidP="00CD2394">
            <w:pPr>
              <w:pStyle w:val="NoSpacing"/>
              <w:keepLines/>
              <w:rPr>
                <w:rFonts w:cstheme="minorHAnsi"/>
                <w:color w:val="000000"/>
                <w:szCs w:val="24"/>
              </w:rPr>
            </w:pPr>
            <w:r>
              <w:rPr>
                <w:rFonts w:cstheme="minorHAnsi"/>
                <w:color w:val="000000"/>
                <w:szCs w:val="24"/>
              </w:rPr>
              <w:t>iuvō</w:t>
            </w:r>
            <w:r w:rsidR="00D71B86">
              <w:rPr>
                <w:rFonts w:cstheme="minorHAnsi"/>
                <w:color w:val="000000"/>
                <w:szCs w:val="24"/>
              </w:rPr>
              <w:t>,</w:t>
            </w:r>
            <w:r>
              <w:rPr>
                <w:rFonts w:cstheme="minorHAnsi"/>
                <w:color w:val="000000"/>
                <w:szCs w:val="24"/>
              </w:rPr>
              <w:t xml:space="preserve"> iuvāre</w:t>
            </w:r>
            <w:r w:rsidR="00D71B86">
              <w:rPr>
                <w:rFonts w:cstheme="minorHAnsi"/>
                <w:color w:val="000000"/>
                <w:szCs w:val="24"/>
              </w:rPr>
              <w:t>,</w:t>
            </w:r>
            <w:r>
              <w:rPr>
                <w:rFonts w:cstheme="minorHAnsi"/>
                <w:color w:val="000000"/>
                <w:szCs w:val="24"/>
              </w:rPr>
              <w:t xml:space="preserve"> iūvī</w:t>
            </w:r>
            <w:r w:rsidR="00D71B86">
              <w:rPr>
                <w:rFonts w:cstheme="minorHAnsi"/>
                <w:color w:val="000000"/>
                <w:szCs w:val="24"/>
              </w:rPr>
              <w:t>,</w:t>
            </w:r>
            <w:r>
              <w:rPr>
                <w:rFonts w:cstheme="minorHAnsi"/>
                <w:color w:val="000000"/>
                <w:szCs w:val="24"/>
              </w:rPr>
              <w:t xml:space="preserve"> iūtus</w:t>
            </w:r>
          </w:p>
        </w:tc>
        <w:tc>
          <w:tcPr>
            <w:tcW w:w="4305" w:type="dxa"/>
            <w:tcMar>
              <w:top w:w="0" w:type="dxa"/>
              <w:left w:w="0" w:type="dxa"/>
              <w:bottom w:w="0" w:type="dxa"/>
              <w:right w:w="0" w:type="dxa"/>
            </w:tcMar>
          </w:tcPr>
          <w:p w14:paraId="302E590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help, assist; please, delight</w:t>
            </w:r>
          </w:p>
        </w:tc>
      </w:tr>
      <w:tr w:rsidR="003C1FA0" w:rsidRPr="00927D8E" w14:paraId="310075EB" w14:textId="77777777" w:rsidTr="008758E5">
        <w:trPr>
          <w:trHeight w:val="432"/>
        </w:trPr>
        <w:tc>
          <w:tcPr>
            <w:tcW w:w="3701" w:type="dxa"/>
            <w:tcMar>
              <w:top w:w="0" w:type="dxa"/>
              <w:left w:w="0" w:type="dxa"/>
              <w:bottom w:w="0" w:type="dxa"/>
              <w:right w:w="0" w:type="dxa"/>
            </w:tcMar>
          </w:tcPr>
          <w:p w14:paraId="018AA1D1" w14:textId="151B8AB7" w:rsidR="003C1FA0" w:rsidRPr="00927D8E" w:rsidRDefault="003C1FA0" w:rsidP="00CD2394">
            <w:pPr>
              <w:pStyle w:val="NoSpacing"/>
              <w:keepLines/>
              <w:rPr>
                <w:rFonts w:cstheme="minorHAnsi"/>
                <w:color w:val="000000"/>
                <w:szCs w:val="24"/>
              </w:rPr>
            </w:pPr>
            <w:r>
              <w:rPr>
                <w:rFonts w:cstheme="minorHAnsi"/>
                <w:color w:val="000000"/>
                <w:szCs w:val="24"/>
              </w:rPr>
              <w:t>legō</w:t>
            </w:r>
            <w:r w:rsidR="00D71B86">
              <w:rPr>
                <w:rFonts w:cstheme="minorHAnsi"/>
                <w:color w:val="000000"/>
                <w:szCs w:val="24"/>
              </w:rPr>
              <w:t>,</w:t>
            </w:r>
            <w:r>
              <w:rPr>
                <w:rFonts w:cstheme="minorHAnsi"/>
                <w:color w:val="000000"/>
                <w:szCs w:val="24"/>
              </w:rPr>
              <w:t xml:space="preserve"> legere</w:t>
            </w:r>
            <w:r w:rsidR="00D71B86">
              <w:rPr>
                <w:rFonts w:cstheme="minorHAnsi"/>
                <w:color w:val="000000"/>
                <w:szCs w:val="24"/>
              </w:rPr>
              <w:t>,</w:t>
            </w:r>
            <w:r>
              <w:rPr>
                <w:rFonts w:cstheme="minorHAnsi"/>
                <w:color w:val="000000"/>
                <w:szCs w:val="24"/>
              </w:rPr>
              <w:t xml:space="preserve"> lēgī</w:t>
            </w:r>
            <w:r w:rsidR="00D71B86">
              <w:rPr>
                <w:rFonts w:cstheme="minorHAnsi"/>
                <w:color w:val="000000"/>
                <w:szCs w:val="24"/>
              </w:rPr>
              <w:t>,</w:t>
            </w:r>
            <w:r>
              <w:rPr>
                <w:rFonts w:cstheme="minorHAnsi"/>
                <w:color w:val="000000"/>
                <w:szCs w:val="24"/>
              </w:rPr>
              <w:t xml:space="preserve"> lēctus</w:t>
            </w:r>
          </w:p>
        </w:tc>
        <w:tc>
          <w:tcPr>
            <w:tcW w:w="4305" w:type="dxa"/>
            <w:tcMar>
              <w:top w:w="0" w:type="dxa"/>
              <w:left w:w="0" w:type="dxa"/>
              <w:bottom w:w="0" w:type="dxa"/>
              <w:right w:w="0" w:type="dxa"/>
            </w:tcMar>
          </w:tcPr>
          <w:p w14:paraId="3E6E8566" w14:textId="6CC07EC9"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gather, choose, </w:t>
            </w:r>
            <w:r w:rsidR="006519DE">
              <w:rPr>
                <w:rFonts w:cstheme="minorHAnsi"/>
                <w:color w:val="000000"/>
                <w:szCs w:val="24"/>
              </w:rPr>
              <w:t>read</w:t>
            </w:r>
          </w:p>
        </w:tc>
      </w:tr>
      <w:tr w:rsidR="003C1FA0" w:rsidRPr="00927D8E" w14:paraId="289B25E5" w14:textId="77777777" w:rsidTr="008758E5">
        <w:trPr>
          <w:trHeight w:val="432"/>
        </w:trPr>
        <w:tc>
          <w:tcPr>
            <w:tcW w:w="3701" w:type="dxa"/>
            <w:tcMar>
              <w:top w:w="0" w:type="dxa"/>
              <w:left w:w="0" w:type="dxa"/>
              <w:bottom w:w="0" w:type="dxa"/>
              <w:right w:w="0" w:type="dxa"/>
            </w:tcMar>
          </w:tcPr>
          <w:p w14:paraId="79B891D5" w14:textId="77777777" w:rsidR="003C1FA0" w:rsidRPr="00927D8E" w:rsidRDefault="003C1FA0" w:rsidP="00CD2394">
            <w:pPr>
              <w:pStyle w:val="NoSpacing"/>
              <w:keepLines/>
              <w:rPr>
                <w:rFonts w:cstheme="minorHAnsi"/>
                <w:color w:val="000000"/>
                <w:szCs w:val="24"/>
              </w:rPr>
            </w:pPr>
            <w:r w:rsidRPr="00927D8E">
              <w:rPr>
                <w:rFonts w:cstheme="minorHAnsi"/>
                <w:b/>
                <w:bCs/>
                <w:color w:val="000000"/>
                <w:szCs w:val="24"/>
              </w:rPr>
              <w:t>Pronouns</w:t>
            </w:r>
          </w:p>
        </w:tc>
        <w:tc>
          <w:tcPr>
            <w:tcW w:w="4305" w:type="dxa"/>
            <w:tcMar>
              <w:top w:w="0" w:type="dxa"/>
              <w:left w:w="0" w:type="dxa"/>
              <w:bottom w:w="0" w:type="dxa"/>
              <w:right w:w="0" w:type="dxa"/>
            </w:tcMar>
          </w:tcPr>
          <w:p w14:paraId="38BF93F0" w14:textId="77777777" w:rsidR="003C1FA0" w:rsidRPr="00927D8E" w:rsidRDefault="003C1FA0" w:rsidP="00CD2394">
            <w:pPr>
              <w:pStyle w:val="NoSpacing"/>
              <w:keepLines/>
              <w:rPr>
                <w:rFonts w:cstheme="minorHAnsi"/>
                <w:color w:val="000000"/>
                <w:szCs w:val="24"/>
              </w:rPr>
            </w:pPr>
          </w:p>
        </w:tc>
      </w:tr>
      <w:tr w:rsidR="003C1FA0" w:rsidRPr="00927D8E" w14:paraId="489BFAAB" w14:textId="77777777" w:rsidTr="008758E5">
        <w:trPr>
          <w:trHeight w:val="432"/>
        </w:trPr>
        <w:tc>
          <w:tcPr>
            <w:tcW w:w="3701" w:type="dxa"/>
            <w:tcMar>
              <w:top w:w="0" w:type="dxa"/>
              <w:left w:w="0" w:type="dxa"/>
              <w:bottom w:w="0" w:type="dxa"/>
              <w:right w:w="0" w:type="dxa"/>
            </w:tcMar>
          </w:tcPr>
          <w:p w14:paraId="6309958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is, ea, id</w:t>
            </w:r>
          </w:p>
        </w:tc>
        <w:tc>
          <w:tcPr>
            <w:tcW w:w="4305" w:type="dxa"/>
            <w:tcMar>
              <w:top w:w="0" w:type="dxa"/>
              <w:left w:w="0" w:type="dxa"/>
              <w:bottom w:w="0" w:type="dxa"/>
              <w:right w:w="0" w:type="dxa"/>
            </w:tcMar>
          </w:tcPr>
          <w:p w14:paraId="01B99BD5" w14:textId="77777777" w:rsidR="003C1FA0" w:rsidRPr="00927D8E" w:rsidRDefault="003C1FA0" w:rsidP="00CD2394">
            <w:pPr>
              <w:pStyle w:val="NoSpacing"/>
              <w:keepLines/>
              <w:rPr>
                <w:rFonts w:cstheme="minorHAnsi"/>
                <w:szCs w:val="24"/>
              </w:rPr>
            </w:pPr>
            <w:r w:rsidRPr="00927D8E">
              <w:rPr>
                <w:rFonts w:cstheme="minorHAnsi"/>
                <w:color w:val="000000"/>
                <w:szCs w:val="24"/>
              </w:rPr>
              <w:t>he, she, it</w:t>
            </w:r>
          </w:p>
        </w:tc>
      </w:tr>
      <w:tr w:rsidR="003C1FA0" w:rsidRPr="00927D8E" w14:paraId="19F903DA" w14:textId="77777777" w:rsidTr="008758E5">
        <w:trPr>
          <w:trHeight w:val="432"/>
        </w:trPr>
        <w:tc>
          <w:tcPr>
            <w:tcW w:w="3701" w:type="dxa"/>
            <w:tcMar>
              <w:top w:w="0" w:type="dxa"/>
              <w:left w:w="0" w:type="dxa"/>
              <w:bottom w:w="0" w:type="dxa"/>
              <w:right w:w="0" w:type="dxa"/>
            </w:tcMar>
          </w:tcPr>
          <w:p w14:paraId="22EC461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hic, haec, hoc</w:t>
            </w:r>
          </w:p>
        </w:tc>
        <w:tc>
          <w:tcPr>
            <w:tcW w:w="4305" w:type="dxa"/>
            <w:tcMar>
              <w:top w:w="0" w:type="dxa"/>
              <w:left w:w="0" w:type="dxa"/>
              <w:bottom w:w="0" w:type="dxa"/>
              <w:right w:w="0" w:type="dxa"/>
            </w:tcMar>
          </w:tcPr>
          <w:p w14:paraId="5D4ACF2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this, these/he, she it</w:t>
            </w:r>
          </w:p>
        </w:tc>
      </w:tr>
      <w:tr w:rsidR="003C1FA0" w:rsidRPr="00927D8E" w14:paraId="34D4D354" w14:textId="77777777" w:rsidTr="008758E5">
        <w:trPr>
          <w:trHeight w:val="432"/>
        </w:trPr>
        <w:tc>
          <w:tcPr>
            <w:tcW w:w="3701" w:type="dxa"/>
            <w:tcMar>
              <w:top w:w="0" w:type="dxa"/>
              <w:left w:w="0" w:type="dxa"/>
              <w:bottom w:w="0" w:type="dxa"/>
              <w:right w:w="0" w:type="dxa"/>
            </w:tcMar>
          </w:tcPr>
          <w:p w14:paraId="0115740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ille, illa, illud</w:t>
            </w:r>
          </w:p>
        </w:tc>
        <w:tc>
          <w:tcPr>
            <w:tcW w:w="4305" w:type="dxa"/>
            <w:tcMar>
              <w:top w:w="0" w:type="dxa"/>
              <w:left w:w="0" w:type="dxa"/>
              <w:bottom w:w="0" w:type="dxa"/>
              <w:right w:w="0" w:type="dxa"/>
            </w:tcMar>
          </w:tcPr>
          <w:p w14:paraId="2F10DC0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that, those/he, she it</w:t>
            </w:r>
          </w:p>
        </w:tc>
      </w:tr>
      <w:tr w:rsidR="003C1FA0" w:rsidRPr="00927D8E" w14:paraId="2DFAF38E" w14:textId="77777777" w:rsidTr="008758E5">
        <w:trPr>
          <w:trHeight w:val="432"/>
        </w:trPr>
        <w:tc>
          <w:tcPr>
            <w:tcW w:w="3701" w:type="dxa"/>
            <w:tcMar>
              <w:top w:w="0" w:type="dxa"/>
              <w:left w:w="0" w:type="dxa"/>
              <w:bottom w:w="0" w:type="dxa"/>
              <w:right w:w="0" w:type="dxa"/>
            </w:tcMar>
          </w:tcPr>
          <w:p w14:paraId="63BC0F0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iste, ista, istud</w:t>
            </w:r>
          </w:p>
        </w:tc>
        <w:tc>
          <w:tcPr>
            <w:tcW w:w="4305" w:type="dxa"/>
            <w:tcMar>
              <w:top w:w="0" w:type="dxa"/>
              <w:left w:w="0" w:type="dxa"/>
              <w:bottom w:w="0" w:type="dxa"/>
              <w:right w:w="0" w:type="dxa"/>
            </w:tcMar>
          </w:tcPr>
          <w:p w14:paraId="40984E2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that, those/he, she, it</w:t>
            </w:r>
          </w:p>
        </w:tc>
      </w:tr>
      <w:tr w:rsidR="003C1FA0" w:rsidRPr="00927D8E" w14:paraId="079A6C4A" w14:textId="77777777" w:rsidTr="008758E5">
        <w:trPr>
          <w:trHeight w:val="432"/>
        </w:trPr>
        <w:tc>
          <w:tcPr>
            <w:tcW w:w="3701" w:type="dxa"/>
            <w:tcMar>
              <w:top w:w="0" w:type="dxa"/>
              <w:left w:w="0" w:type="dxa"/>
              <w:bottom w:w="0" w:type="dxa"/>
              <w:right w:w="0" w:type="dxa"/>
            </w:tcMar>
          </w:tcPr>
          <w:p w14:paraId="0F5E49B5" w14:textId="77777777" w:rsidR="003C1FA0" w:rsidRPr="00927D8E" w:rsidRDefault="003C1FA0" w:rsidP="00CD2394">
            <w:pPr>
              <w:pStyle w:val="NoSpacing"/>
              <w:keepLines/>
              <w:rPr>
                <w:rFonts w:cstheme="minorHAnsi"/>
                <w:color w:val="000000"/>
                <w:szCs w:val="24"/>
              </w:rPr>
            </w:pPr>
            <w:r w:rsidRPr="00927D8E">
              <w:rPr>
                <w:rFonts w:cstheme="minorHAnsi"/>
                <w:b/>
                <w:bCs/>
                <w:color w:val="000000"/>
                <w:szCs w:val="24"/>
              </w:rPr>
              <w:t>Prepositions</w:t>
            </w:r>
          </w:p>
        </w:tc>
        <w:tc>
          <w:tcPr>
            <w:tcW w:w="4305" w:type="dxa"/>
            <w:tcMar>
              <w:top w:w="0" w:type="dxa"/>
              <w:left w:w="0" w:type="dxa"/>
              <w:bottom w:w="0" w:type="dxa"/>
              <w:right w:w="0" w:type="dxa"/>
            </w:tcMar>
          </w:tcPr>
          <w:p w14:paraId="2F3E644B" w14:textId="77777777" w:rsidR="003C1FA0" w:rsidRPr="00927D8E" w:rsidRDefault="003C1FA0" w:rsidP="00CD2394">
            <w:pPr>
              <w:pStyle w:val="NoSpacing"/>
              <w:keepLines/>
              <w:rPr>
                <w:rFonts w:cstheme="minorHAnsi"/>
                <w:color w:val="000000"/>
                <w:szCs w:val="24"/>
              </w:rPr>
            </w:pPr>
          </w:p>
        </w:tc>
      </w:tr>
      <w:tr w:rsidR="003C1FA0" w:rsidRPr="00927D8E" w14:paraId="1FC18647" w14:textId="77777777" w:rsidTr="008758E5">
        <w:trPr>
          <w:trHeight w:val="432"/>
        </w:trPr>
        <w:tc>
          <w:tcPr>
            <w:tcW w:w="3701" w:type="dxa"/>
            <w:tcMar>
              <w:top w:w="0" w:type="dxa"/>
              <w:left w:w="0" w:type="dxa"/>
              <w:bottom w:w="0" w:type="dxa"/>
              <w:right w:w="0" w:type="dxa"/>
            </w:tcMar>
          </w:tcPr>
          <w:p w14:paraId="4A38FA98" w14:textId="5CA54327" w:rsidR="003C1FA0" w:rsidRPr="00927D8E" w:rsidRDefault="003C1FA0" w:rsidP="00CD2394">
            <w:pPr>
              <w:pStyle w:val="NoSpacing"/>
              <w:keepLines/>
              <w:rPr>
                <w:rFonts w:cstheme="minorHAnsi"/>
                <w:szCs w:val="24"/>
              </w:rPr>
            </w:pPr>
            <w:r w:rsidRPr="00927D8E">
              <w:rPr>
                <w:rFonts w:cstheme="minorHAnsi"/>
                <w:color w:val="000000"/>
                <w:szCs w:val="24"/>
              </w:rPr>
              <w:t>in</w:t>
            </w:r>
            <w:r>
              <w:rPr>
                <w:rFonts w:cstheme="minorHAnsi"/>
                <w:color w:val="000000"/>
                <w:szCs w:val="24"/>
              </w:rPr>
              <w:t xml:space="preserve"> (+acc</w:t>
            </w:r>
            <w:r w:rsidR="00D71B86">
              <w:rPr>
                <w:rFonts w:cstheme="minorHAnsi"/>
                <w:color w:val="000000"/>
                <w:szCs w:val="24"/>
              </w:rPr>
              <w:t>.</w:t>
            </w:r>
            <w:r>
              <w:rPr>
                <w:rFonts w:cstheme="minorHAnsi"/>
                <w:color w:val="000000"/>
                <w:szCs w:val="24"/>
              </w:rPr>
              <w:t>)</w:t>
            </w:r>
          </w:p>
        </w:tc>
        <w:tc>
          <w:tcPr>
            <w:tcW w:w="4305" w:type="dxa"/>
            <w:tcMar>
              <w:top w:w="0" w:type="dxa"/>
              <w:left w:w="0" w:type="dxa"/>
              <w:bottom w:w="0" w:type="dxa"/>
              <w:right w:w="0" w:type="dxa"/>
            </w:tcMar>
          </w:tcPr>
          <w:p w14:paraId="06F27D67" w14:textId="77777777" w:rsidR="003C1FA0" w:rsidRPr="00927D8E" w:rsidRDefault="003C1FA0" w:rsidP="00CD2394">
            <w:pPr>
              <w:pStyle w:val="NoSpacing"/>
              <w:keepLines/>
              <w:rPr>
                <w:rFonts w:cstheme="minorHAnsi"/>
                <w:szCs w:val="24"/>
              </w:rPr>
            </w:pPr>
            <w:r>
              <w:rPr>
                <w:rFonts w:cstheme="minorHAnsi"/>
                <w:color w:val="000000"/>
                <w:szCs w:val="24"/>
              </w:rPr>
              <w:t xml:space="preserve">into, onto </w:t>
            </w:r>
          </w:p>
        </w:tc>
      </w:tr>
      <w:tr w:rsidR="003C1FA0" w:rsidRPr="00927D8E" w14:paraId="3CA35FDE" w14:textId="77777777" w:rsidTr="008758E5">
        <w:trPr>
          <w:trHeight w:val="432"/>
        </w:trPr>
        <w:tc>
          <w:tcPr>
            <w:tcW w:w="3701" w:type="dxa"/>
            <w:tcMar>
              <w:top w:w="0" w:type="dxa"/>
              <w:left w:w="0" w:type="dxa"/>
              <w:bottom w:w="0" w:type="dxa"/>
              <w:right w:w="0" w:type="dxa"/>
            </w:tcMar>
          </w:tcPr>
          <w:p w14:paraId="5E490B90" w14:textId="4B0E239B" w:rsidR="003C1FA0" w:rsidRPr="00927D8E" w:rsidRDefault="003C1FA0" w:rsidP="00CD2394">
            <w:pPr>
              <w:pStyle w:val="NoSpacing"/>
              <w:keepLines/>
              <w:rPr>
                <w:rFonts w:cstheme="minorHAnsi"/>
                <w:color w:val="000000"/>
                <w:szCs w:val="24"/>
              </w:rPr>
            </w:pPr>
            <w:r w:rsidRPr="00927D8E">
              <w:rPr>
                <w:rFonts w:cstheme="minorHAnsi"/>
                <w:color w:val="000000"/>
                <w:szCs w:val="24"/>
              </w:rPr>
              <w:t>sub</w:t>
            </w:r>
            <w:r>
              <w:rPr>
                <w:rFonts w:cstheme="minorHAnsi"/>
                <w:color w:val="000000"/>
                <w:szCs w:val="24"/>
              </w:rPr>
              <w:t xml:space="preserve"> (+acc</w:t>
            </w:r>
            <w:r w:rsidR="00D71B86">
              <w:rPr>
                <w:rFonts w:cstheme="minorHAnsi"/>
                <w:color w:val="000000"/>
                <w:szCs w:val="24"/>
              </w:rPr>
              <w:t>.</w:t>
            </w:r>
            <w:r>
              <w:rPr>
                <w:rFonts w:cstheme="minorHAnsi"/>
                <w:color w:val="000000"/>
                <w:szCs w:val="24"/>
              </w:rPr>
              <w:t>)</w:t>
            </w:r>
          </w:p>
        </w:tc>
        <w:tc>
          <w:tcPr>
            <w:tcW w:w="4305" w:type="dxa"/>
            <w:tcMar>
              <w:top w:w="0" w:type="dxa"/>
              <w:left w:w="0" w:type="dxa"/>
              <w:bottom w:w="0" w:type="dxa"/>
              <w:right w:w="0" w:type="dxa"/>
            </w:tcMar>
          </w:tcPr>
          <w:p w14:paraId="334D6EE0" w14:textId="77777777" w:rsidR="003C1FA0" w:rsidRPr="00927D8E" w:rsidRDefault="003C1FA0" w:rsidP="00CD2394">
            <w:pPr>
              <w:pStyle w:val="NoSpacing"/>
              <w:keepLines/>
              <w:rPr>
                <w:rFonts w:cstheme="minorHAnsi"/>
                <w:szCs w:val="24"/>
              </w:rPr>
            </w:pPr>
            <w:r>
              <w:rPr>
                <w:rFonts w:cstheme="minorHAnsi"/>
                <w:color w:val="000000"/>
                <w:szCs w:val="24"/>
              </w:rPr>
              <w:t>under</w:t>
            </w:r>
          </w:p>
        </w:tc>
      </w:tr>
      <w:tr w:rsidR="003C1FA0" w:rsidRPr="00927D8E" w14:paraId="22487607" w14:textId="77777777" w:rsidTr="008758E5">
        <w:trPr>
          <w:trHeight w:val="432"/>
        </w:trPr>
        <w:tc>
          <w:tcPr>
            <w:tcW w:w="3701" w:type="dxa"/>
            <w:tcMar>
              <w:top w:w="0" w:type="dxa"/>
              <w:left w:w="0" w:type="dxa"/>
              <w:bottom w:w="0" w:type="dxa"/>
              <w:right w:w="0" w:type="dxa"/>
            </w:tcMar>
          </w:tcPr>
          <w:p w14:paraId="62A18EFA" w14:textId="7878D57C" w:rsidR="003C1FA0" w:rsidRPr="00927D8E" w:rsidRDefault="003C1FA0" w:rsidP="00CD2394">
            <w:pPr>
              <w:pStyle w:val="NoSpacing"/>
              <w:keepLines/>
              <w:rPr>
                <w:rFonts w:cstheme="minorHAnsi"/>
                <w:color w:val="000000"/>
                <w:szCs w:val="24"/>
              </w:rPr>
            </w:pPr>
            <w:r w:rsidRPr="00927D8E">
              <w:rPr>
                <w:rFonts w:cstheme="minorHAnsi"/>
                <w:color w:val="000000"/>
                <w:szCs w:val="24"/>
              </w:rPr>
              <w:t>ad</w:t>
            </w:r>
            <w:r>
              <w:rPr>
                <w:rFonts w:cstheme="minorHAnsi"/>
                <w:color w:val="000000"/>
                <w:szCs w:val="24"/>
              </w:rPr>
              <w:t xml:space="preserve"> (+acc</w:t>
            </w:r>
            <w:r w:rsidR="00D71B86">
              <w:rPr>
                <w:rFonts w:cstheme="minorHAnsi"/>
                <w:color w:val="000000"/>
                <w:szCs w:val="24"/>
              </w:rPr>
              <w:t>.</w:t>
            </w:r>
            <w:r>
              <w:rPr>
                <w:rFonts w:cstheme="minorHAnsi"/>
                <w:color w:val="000000"/>
                <w:szCs w:val="24"/>
              </w:rPr>
              <w:t>)</w:t>
            </w:r>
          </w:p>
        </w:tc>
        <w:tc>
          <w:tcPr>
            <w:tcW w:w="4305" w:type="dxa"/>
            <w:tcMar>
              <w:top w:w="0" w:type="dxa"/>
              <w:left w:w="0" w:type="dxa"/>
              <w:bottom w:w="0" w:type="dxa"/>
              <w:right w:w="0" w:type="dxa"/>
            </w:tcMar>
          </w:tcPr>
          <w:p w14:paraId="6AF70A06" w14:textId="77777777" w:rsidR="003C1FA0" w:rsidRPr="00927D8E" w:rsidRDefault="003C1FA0" w:rsidP="00CD2394">
            <w:pPr>
              <w:pStyle w:val="NoSpacing"/>
              <w:keepLines/>
              <w:rPr>
                <w:rFonts w:cstheme="minorHAnsi"/>
                <w:color w:val="000000"/>
                <w:szCs w:val="24"/>
              </w:rPr>
            </w:pPr>
            <w:r>
              <w:rPr>
                <w:rFonts w:cstheme="minorHAnsi"/>
                <w:color w:val="000000"/>
                <w:szCs w:val="24"/>
              </w:rPr>
              <w:t>to, toward, near, at</w:t>
            </w:r>
          </w:p>
        </w:tc>
      </w:tr>
    </w:tbl>
    <w:p w14:paraId="50E4A91B" w14:textId="76EE2371" w:rsidR="003C1FA0" w:rsidRDefault="003C1FA0" w:rsidP="00CD2394">
      <w:pPr>
        <w:pStyle w:val="NoSpacing"/>
        <w:keepLines/>
        <w:rPr>
          <w:rFonts w:cstheme="minorHAnsi"/>
          <w:color w:val="000000"/>
          <w:szCs w:val="24"/>
        </w:rPr>
      </w:pPr>
      <w:r>
        <w:rPr>
          <w:rFonts w:cstheme="minorHAnsi"/>
          <w:color w:val="000000"/>
          <w:szCs w:val="24"/>
        </w:rPr>
        <w:t>*</w:t>
      </w:r>
      <w:r>
        <w:rPr>
          <w:rFonts w:cstheme="minorHAnsi"/>
          <w:i/>
          <w:color w:val="000000"/>
          <w:szCs w:val="24"/>
        </w:rPr>
        <w:t>Deus</w:t>
      </w:r>
      <w:r>
        <w:rPr>
          <w:rFonts w:cstheme="minorHAnsi"/>
          <w:color w:val="000000"/>
          <w:szCs w:val="24"/>
        </w:rPr>
        <w:t xml:space="preserve"> is slightly irregular; the nominative plural is </w:t>
      </w:r>
      <w:r>
        <w:rPr>
          <w:rFonts w:cstheme="minorHAnsi"/>
          <w:i/>
          <w:color w:val="000000"/>
          <w:szCs w:val="24"/>
        </w:rPr>
        <w:t>dī</w:t>
      </w:r>
      <w:r>
        <w:rPr>
          <w:rFonts w:cstheme="minorHAnsi"/>
          <w:color w:val="000000"/>
          <w:szCs w:val="24"/>
        </w:rPr>
        <w:t xml:space="preserve">; the dative and ablative plurals are </w:t>
      </w:r>
      <w:r>
        <w:rPr>
          <w:rFonts w:cstheme="minorHAnsi"/>
          <w:i/>
          <w:color w:val="000000"/>
          <w:szCs w:val="24"/>
        </w:rPr>
        <w:t>dīs</w:t>
      </w:r>
      <w:r>
        <w:rPr>
          <w:rFonts w:cstheme="minorHAnsi"/>
          <w:color w:val="000000"/>
          <w:szCs w:val="24"/>
        </w:rPr>
        <w:t>.</w:t>
      </w:r>
    </w:p>
    <w:p w14:paraId="28D2994B" w14:textId="324F93CF" w:rsidR="008758E5" w:rsidRDefault="008758E5" w:rsidP="00CD2394">
      <w:pPr>
        <w:pStyle w:val="NoSpacing"/>
        <w:keepLines/>
        <w:rPr>
          <w:rFonts w:cstheme="minorHAnsi"/>
          <w:color w:val="000000"/>
          <w:szCs w:val="24"/>
        </w:rPr>
      </w:pPr>
    </w:p>
    <w:p w14:paraId="31E64391" w14:textId="64D2246A" w:rsidR="008758E5" w:rsidRDefault="008758E5" w:rsidP="00CD2394">
      <w:pPr>
        <w:pStyle w:val="Heading1"/>
        <w:numPr>
          <w:ilvl w:val="0"/>
          <w:numId w:val="0"/>
        </w:numPr>
        <w:rPr>
          <w:rStyle w:val="BookTitle"/>
        </w:rPr>
      </w:pPr>
      <w:bookmarkStart w:id="43" w:name="_Toc158984981"/>
      <w:r w:rsidRPr="000F601F">
        <w:rPr>
          <w:rStyle w:val="BookTitle"/>
        </w:rPr>
        <w:t>Reading Chapter</w:t>
      </w:r>
      <w:r w:rsidR="005839F6">
        <w:rPr>
          <w:rStyle w:val="BookTitle"/>
        </w:rPr>
        <w:t xml:space="preserve"> </w:t>
      </w:r>
      <w:r w:rsidR="00DE1149">
        <w:rPr>
          <w:rStyle w:val="BookTitle"/>
        </w:rPr>
        <w:t>III</w:t>
      </w:r>
      <w:r w:rsidRPr="000F601F">
        <w:rPr>
          <w:rStyle w:val="BookTitle"/>
        </w:rPr>
        <w:t>: Cornelius Nepos</w:t>
      </w:r>
      <w:bookmarkEnd w:id="43"/>
      <w:r w:rsidR="003E0EC8">
        <w:rPr>
          <w:rStyle w:val="BookTitle"/>
        </w:rPr>
        <w:t>, Life of Hannibal</w:t>
      </w:r>
      <w:r w:rsidR="004B67A9">
        <w:rPr>
          <w:rStyle w:val="BookTitle"/>
        </w:rPr>
        <w:t xml:space="preserve"> (adapted)</w:t>
      </w:r>
    </w:p>
    <w:p w14:paraId="1FC54CF3" w14:textId="2C65CB35" w:rsidR="004B67A9" w:rsidRDefault="004C2083" w:rsidP="003E0EC8">
      <w:r>
        <w:t>Hannibal is speaking to King Antiochus III of the Seleucids. The king doubts Hannibal’s loyalty, and the Romans have sent some messengers to convince him that Hannibal has changed sides. Hannibal assures the king that that could never happen:</w:t>
      </w:r>
    </w:p>
    <w:p w14:paraId="6A25C238" w14:textId="1772496B" w:rsidR="003E0EC8" w:rsidRDefault="00B27DE9" w:rsidP="003E0EC8">
      <w:r>
        <w:t>Cum Hannibal puer erat, p</w:t>
      </w:r>
      <w:r w:rsidR="00CA6951">
        <w:t xml:space="preserve">ater </w:t>
      </w:r>
      <w:r>
        <w:t>Hasdrubal eum</w:t>
      </w:r>
      <w:r w:rsidR="004B67A9" w:rsidRPr="004B67A9">
        <w:t xml:space="preserve"> ad aram </w:t>
      </w:r>
      <w:r w:rsidR="00C6162A" w:rsidRPr="00334E33">
        <w:rPr>
          <w:u w:val="single"/>
        </w:rPr>
        <w:t>ad</w:t>
      </w:r>
      <w:r w:rsidR="004B67A9" w:rsidRPr="00334E33">
        <w:rPr>
          <w:u w:val="single"/>
        </w:rPr>
        <w:t>d</w:t>
      </w:r>
      <w:r w:rsidR="00CF5391" w:rsidRPr="00334E33">
        <w:rPr>
          <w:u w:val="single"/>
        </w:rPr>
        <w:t>ū</w:t>
      </w:r>
      <w:r w:rsidR="004B67A9" w:rsidRPr="00334E33">
        <w:rPr>
          <w:u w:val="single"/>
        </w:rPr>
        <w:t>xit</w:t>
      </w:r>
      <w:r w:rsidR="004B67A9" w:rsidRPr="004B67A9">
        <w:t xml:space="preserve">, </w:t>
      </w:r>
      <w:r w:rsidR="00CA6951">
        <w:t>ad</w:t>
      </w:r>
      <w:r w:rsidR="004B67A9" w:rsidRPr="004B67A9">
        <w:t xml:space="preserve"> </w:t>
      </w:r>
      <w:r w:rsidR="00C6162A">
        <w:t>illam aram</w:t>
      </w:r>
      <w:r w:rsidR="004B67A9" w:rsidRPr="004B67A9">
        <w:t xml:space="preserve"> </w:t>
      </w:r>
      <w:r w:rsidR="004B67A9" w:rsidRPr="00334E33">
        <w:rPr>
          <w:u w:val="single"/>
        </w:rPr>
        <w:t>sacrific</w:t>
      </w:r>
      <w:r w:rsidR="00927D94" w:rsidRPr="00334E33">
        <w:rPr>
          <w:u w:val="single"/>
        </w:rPr>
        <w:t>ium</w:t>
      </w:r>
      <w:r w:rsidR="00927D94">
        <w:t xml:space="preserve"> </w:t>
      </w:r>
      <w:r w:rsidR="00CF5391">
        <w:t>ē</w:t>
      </w:r>
      <w:r w:rsidR="00927D94">
        <w:t xml:space="preserve">git. </w:t>
      </w:r>
      <w:r>
        <w:t xml:space="preserve">Hannibal </w:t>
      </w:r>
      <w:r w:rsidR="00927D94">
        <w:t>eam</w:t>
      </w:r>
      <w:r w:rsidR="004B67A9" w:rsidRPr="004B67A9">
        <w:t xml:space="preserve"> </w:t>
      </w:r>
      <w:r w:rsidR="00B44EED">
        <w:t xml:space="preserve">aram </w:t>
      </w:r>
      <w:r w:rsidR="00927D94">
        <w:t>tenu</w:t>
      </w:r>
      <w:r>
        <w:t>it</w:t>
      </w:r>
      <w:r w:rsidR="00927D94">
        <w:t xml:space="preserve"> </w:t>
      </w:r>
      <w:r w:rsidR="00B44EED">
        <w:t xml:space="preserve">et </w:t>
      </w:r>
      <w:r w:rsidR="00B44EED" w:rsidRPr="00B27DE9">
        <w:rPr>
          <w:u w:val="single"/>
        </w:rPr>
        <w:t>aeternam</w:t>
      </w:r>
      <w:r w:rsidR="00B44EED">
        <w:t xml:space="preserve"> </w:t>
      </w:r>
      <w:r w:rsidR="00B44EED" w:rsidRPr="00334E33">
        <w:rPr>
          <w:u w:val="single"/>
        </w:rPr>
        <w:t>inimicitiam</w:t>
      </w:r>
      <w:r w:rsidR="00B44EED">
        <w:t xml:space="preserve"> cum </w:t>
      </w:r>
      <w:r w:rsidR="00B44EED" w:rsidRPr="00334E33">
        <w:rPr>
          <w:u w:val="single"/>
        </w:rPr>
        <w:t>Roman</w:t>
      </w:r>
      <w:r w:rsidR="00CF5391" w:rsidRPr="00334E33">
        <w:rPr>
          <w:u w:val="single"/>
        </w:rPr>
        <w:t>ī</w:t>
      </w:r>
      <w:r w:rsidR="00B44EED" w:rsidRPr="00334E33">
        <w:rPr>
          <w:u w:val="single"/>
        </w:rPr>
        <w:t>s</w:t>
      </w:r>
      <w:r w:rsidR="004B67A9" w:rsidRPr="004B67A9">
        <w:t xml:space="preserve"> </w:t>
      </w:r>
      <w:r w:rsidR="00B44EED">
        <w:t>iur</w:t>
      </w:r>
      <w:r w:rsidR="00CF5391">
        <w:t>ā</w:t>
      </w:r>
      <w:r w:rsidR="00B44EED">
        <w:t>v</w:t>
      </w:r>
      <w:r>
        <w:t>it</w:t>
      </w:r>
      <w:r w:rsidR="00B44EED">
        <w:t xml:space="preserve">. </w:t>
      </w:r>
      <w:r>
        <w:t>“</w:t>
      </w:r>
      <w:r w:rsidR="004B67A9" w:rsidRPr="004B67A9">
        <w:t>Id ego</w:t>
      </w:r>
      <w:r>
        <w:t>,” inquit,</w:t>
      </w:r>
      <w:r w:rsidR="004B67A9" w:rsidRPr="004B67A9">
        <w:t xml:space="preserve"> </w:t>
      </w:r>
      <w:r>
        <w:t>“</w:t>
      </w:r>
      <w:r w:rsidR="004B67A9" w:rsidRPr="004B67A9">
        <w:t xml:space="preserve">ius iurandum patri </w:t>
      </w:r>
      <w:r w:rsidR="00B44EED">
        <w:t>ded</w:t>
      </w:r>
      <w:r w:rsidR="00CF5391">
        <w:t>ī</w:t>
      </w:r>
      <w:r w:rsidR="00B44EED">
        <w:t xml:space="preserve"> et</w:t>
      </w:r>
      <w:r w:rsidR="004B67A9" w:rsidRPr="004B67A9">
        <w:t xml:space="preserve"> usque ad hanc aet</w:t>
      </w:r>
      <w:r w:rsidR="00CF5391">
        <w:t>ā</w:t>
      </w:r>
      <w:r w:rsidR="004B67A9" w:rsidRPr="004B67A9">
        <w:t>tem serv</w:t>
      </w:r>
      <w:r w:rsidR="00CF5391">
        <w:t>ā</w:t>
      </w:r>
      <w:r w:rsidR="004B67A9" w:rsidRPr="004B67A9">
        <w:t>v</w:t>
      </w:r>
      <w:r w:rsidR="00CF5391">
        <w:t>ī</w:t>
      </w:r>
      <w:r w:rsidR="004B67A9" w:rsidRPr="004B67A9">
        <w:t xml:space="preserve">, </w:t>
      </w:r>
      <w:r w:rsidR="00D536E4">
        <w:t>atque nunc omn</w:t>
      </w:r>
      <w:r w:rsidR="00C6162A">
        <w:t>ē</w:t>
      </w:r>
      <w:r w:rsidR="00D536E4">
        <w:t>s audiunt scribuntque d</w:t>
      </w:r>
      <w:r w:rsidR="00CF5391">
        <w:t>ē</w:t>
      </w:r>
      <w:r w:rsidR="00D536E4">
        <w:t xml:space="preserve"> me</w:t>
      </w:r>
      <w:r w:rsidR="00CF5391">
        <w:t>ō</w:t>
      </w:r>
      <w:r w:rsidR="00D536E4">
        <w:t xml:space="preserve"> odi</w:t>
      </w:r>
      <w:r w:rsidR="00CF5391">
        <w:t>ō</w:t>
      </w:r>
      <w:r w:rsidR="00D536E4">
        <w:t xml:space="preserve"> in populum R</w:t>
      </w:r>
      <w:r w:rsidR="00CF5391">
        <w:t>ō</w:t>
      </w:r>
      <w:r w:rsidR="00D536E4">
        <w:t>manum</w:t>
      </w:r>
      <w:r w:rsidR="00CF5391">
        <w:t>.</w:t>
      </w:r>
      <w:r>
        <w:t>”</w:t>
      </w:r>
      <w:r w:rsidR="00CF5391">
        <w:t xml:space="preserve"> </w:t>
      </w:r>
      <w:r>
        <w:br/>
      </w:r>
      <w:r>
        <w:br/>
      </w:r>
      <w:r>
        <w:lastRenderedPageBreak/>
        <w:t>“</w:t>
      </w:r>
      <w:r w:rsidR="00CF5391">
        <w:t>ad vitae meae finem eandem mentem habēbō.</w:t>
      </w:r>
      <w:r w:rsidR="004B67A9" w:rsidRPr="004B67A9">
        <w:t xml:space="preserve"> Quare, si de Romanis </w:t>
      </w:r>
      <w:r w:rsidR="00923579">
        <w:t xml:space="preserve">amice </w:t>
      </w:r>
      <w:r w:rsidR="004B67A9" w:rsidRPr="004B67A9">
        <w:t>cogit</w:t>
      </w:r>
      <w:r w:rsidR="0095375B">
        <w:t>ā</w:t>
      </w:r>
      <w:r w:rsidR="004B67A9" w:rsidRPr="004B67A9">
        <w:t xml:space="preserve">s, </w:t>
      </w:r>
      <w:r w:rsidR="00923579">
        <w:t>im</w:t>
      </w:r>
      <w:r w:rsidR="004B67A9" w:rsidRPr="004B67A9">
        <w:t xml:space="preserve">prudenter </w:t>
      </w:r>
      <w:r w:rsidR="00923579">
        <w:t>cogit</w:t>
      </w:r>
      <w:r w:rsidR="0095375B">
        <w:t>ā</w:t>
      </w:r>
      <w:r w:rsidR="00923579">
        <w:t>s.</w:t>
      </w:r>
      <w:r w:rsidR="004B67A9" w:rsidRPr="004B67A9">
        <w:t xml:space="preserve"> </w:t>
      </w:r>
      <w:r w:rsidR="004B67A9" w:rsidRPr="00595D74">
        <w:t>m</w:t>
      </w:r>
      <w:r w:rsidR="0095375B" w:rsidRPr="00595D74">
        <w:t>ē</w:t>
      </w:r>
      <w:r w:rsidR="004B67A9" w:rsidRPr="00595D74">
        <w:t xml:space="preserve"> cel</w:t>
      </w:r>
      <w:r w:rsidR="0095375B" w:rsidRPr="00595D74">
        <w:t>ā</w:t>
      </w:r>
      <w:r w:rsidR="004B67A9" w:rsidRPr="00595D74">
        <w:t>r</w:t>
      </w:r>
      <w:r w:rsidR="00923579" w:rsidRPr="00595D74">
        <w:t>e deb</w:t>
      </w:r>
      <w:r w:rsidR="0095375B" w:rsidRPr="00595D74">
        <w:t>ē</w:t>
      </w:r>
      <w:r w:rsidR="00923579" w:rsidRPr="00595D74">
        <w:t>s</w:t>
      </w:r>
      <w:r w:rsidR="00595D74">
        <w:t>,</w:t>
      </w:r>
      <w:r w:rsidR="004B67A9" w:rsidRPr="00595D74">
        <w:t xml:space="preserve"> cum bellum parabis</w:t>
      </w:r>
      <w:r w:rsidR="00595D74">
        <w:t>.</w:t>
      </w:r>
      <w:r w:rsidR="004B67A9" w:rsidRPr="00595D74">
        <w:t xml:space="preserve"> t</w:t>
      </w:r>
      <w:r w:rsidR="00334E33">
        <w:t>ē</w:t>
      </w:r>
      <w:r w:rsidR="004B67A9" w:rsidRPr="00595D74">
        <w:t xml:space="preserve"> frustr</w:t>
      </w:r>
      <w:r w:rsidR="00334E33">
        <w:t>ā</w:t>
      </w:r>
      <w:r w:rsidR="004B67A9" w:rsidRPr="00595D74">
        <w:t>beris, s</w:t>
      </w:r>
      <w:r w:rsidR="00334E33">
        <w:t>ī</w:t>
      </w:r>
      <w:r w:rsidR="004B67A9" w:rsidRPr="00595D74">
        <w:t xml:space="preserve"> n</w:t>
      </w:r>
      <w:r w:rsidR="00334E33">
        <w:t>ō</w:t>
      </w:r>
      <w:r w:rsidR="004B67A9" w:rsidRPr="00595D74">
        <w:t>n m</w:t>
      </w:r>
      <w:r w:rsidR="00334E33">
        <w:t>ē</w:t>
      </w:r>
      <w:r w:rsidR="001758E0" w:rsidRPr="00595D74">
        <w:t xml:space="preserve"> principem</w:t>
      </w:r>
      <w:r w:rsidR="004B67A9" w:rsidRPr="00595D74">
        <w:t xml:space="preserve"> in e</w:t>
      </w:r>
      <w:r w:rsidR="00334E33">
        <w:t>ō</w:t>
      </w:r>
      <w:r w:rsidR="004B67A9" w:rsidRPr="00595D74">
        <w:t xml:space="preserve"> </w:t>
      </w:r>
      <w:r w:rsidR="001758E0" w:rsidRPr="00595D74">
        <w:t>bell</w:t>
      </w:r>
      <w:r w:rsidR="005E3AD7" w:rsidRPr="00595D74">
        <w:t>ō</w:t>
      </w:r>
      <w:r w:rsidR="001758E0" w:rsidRPr="00595D74">
        <w:t xml:space="preserve"> </w:t>
      </w:r>
      <w:r w:rsidR="004B67A9" w:rsidRPr="00595D74">
        <w:t>pos</w:t>
      </w:r>
      <w:r w:rsidR="00334E33">
        <w:t>ueris</w:t>
      </w:r>
      <w:r w:rsidR="004B67A9" w:rsidRPr="00595D74">
        <w:t>.</w:t>
      </w:r>
      <w:r w:rsidR="00334E33">
        <w:t>”</w:t>
      </w:r>
    </w:p>
    <w:p w14:paraId="3A71CB61" w14:textId="635E1653" w:rsidR="00C6162A" w:rsidRDefault="00C6162A" w:rsidP="003E0EC8">
      <w:r>
        <w:t xml:space="preserve">Some of the vocabulary </w:t>
      </w:r>
      <w:r w:rsidR="00B27DE9">
        <w:t>(</w:t>
      </w:r>
      <w:r w:rsidR="00B27DE9" w:rsidRPr="00B27DE9">
        <w:rPr>
          <w:u w:val="single"/>
        </w:rPr>
        <w:t>underlined</w:t>
      </w:r>
      <w:r w:rsidR="00B27DE9">
        <w:t xml:space="preserve">) </w:t>
      </w:r>
      <w:r>
        <w:t>has not been included; you should try a best guess before looking them up. Here are some guidelines:</w:t>
      </w:r>
    </w:p>
    <w:p w14:paraId="3E909FAB" w14:textId="5535A11C" w:rsidR="00C6162A" w:rsidRPr="00C6162A" w:rsidRDefault="00C6162A">
      <w:pPr>
        <w:pStyle w:val="ListParagraph"/>
        <w:numPr>
          <w:ilvl w:val="0"/>
          <w:numId w:val="78"/>
        </w:numPr>
        <w:spacing w:after="0" w:line="240" w:lineRule="auto"/>
      </w:pPr>
      <w:r>
        <w:t xml:space="preserve">Often dipthongs (like </w:t>
      </w:r>
      <w:r>
        <w:rPr>
          <w:i/>
          <w:iCs/>
        </w:rPr>
        <w:t>ae</w:t>
      </w:r>
      <w:r>
        <w:t xml:space="preserve">) lose the first letter when they change to modern languages. So words like </w:t>
      </w:r>
      <w:r>
        <w:rPr>
          <w:i/>
          <w:iCs/>
        </w:rPr>
        <w:t>aeternas</w:t>
      </w:r>
      <w:r>
        <w:t xml:space="preserve"> may be more easily translated if you see </w:t>
      </w:r>
      <w:r>
        <w:rPr>
          <w:i/>
          <w:iCs/>
        </w:rPr>
        <w:t>eternas</w:t>
      </w:r>
    </w:p>
    <w:p w14:paraId="1208681D" w14:textId="1AF18539" w:rsidR="00C6162A" w:rsidRDefault="00C6162A">
      <w:pPr>
        <w:pStyle w:val="ListParagraph"/>
        <w:numPr>
          <w:ilvl w:val="0"/>
          <w:numId w:val="78"/>
        </w:numPr>
        <w:spacing w:after="0" w:line="240" w:lineRule="auto"/>
      </w:pPr>
      <w:r>
        <w:rPr>
          <w:i/>
          <w:iCs/>
        </w:rPr>
        <w:t>ad</w:t>
      </w:r>
      <w:r>
        <w:t xml:space="preserve"> as a prefix means the same thing as </w:t>
      </w:r>
      <w:r>
        <w:rPr>
          <w:i/>
          <w:iCs/>
        </w:rPr>
        <w:t>ad</w:t>
      </w:r>
      <w:r>
        <w:t xml:space="preserve"> the preposition (to, toward)</w:t>
      </w:r>
    </w:p>
    <w:p w14:paraId="11F263F6" w14:textId="41D6FBC3" w:rsidR="00C6162A" w:rsidRDefault="00C6162A">
      <w:pPr>
        <w:pStyle w:val="ListParagraph"/>
        <w:numPr>
          <w:ilvl w:val="0"/>
          <w:numId w:val="78"/>
        </w:numPr>
        <w:spacing w:after="0" w:line="240" w:lineRule="auto"/>
      </w:pPr>
      <w:r>
        <w:rPr>
          <w:i/>
          <w:iCs/>
        </w:rPr>
        <w:t>in</w:t>
      </w:r>
      <w:r w:rsidR="00923579">
        <w:rPr>
          <w:i/>
          <w:iCs/>
        </w:rPr>
        <w:t>/im</w:t>
      </w:r>
      <w:r>
        <w:t xml:space="preserve"> as a prefix means either </w:t>
      </w:r>
      <w:r>
        <w:rPr>
          <w:i/>
          <w:iCs/>
        </w:rPr>
        <w:t>into</w:t>
      </w:r>
      <w:r>
        <w:t xml:space="preserve"> or </w:t>
      </w:r>
      <w:r>
        <w:rPr>
          <w:i/>
          <w:iCs/>
        </w:rPr>
        <w:t>not</w:t>
      </w:r>
    </w:p>
    <w:p w14:paraId="61F05BAA" w14:textId="119C894F" w:rsidR="00B31BE7" w:rsidRPr="003E0EC8" w:rsidRDefault="00B31BE7">
      <w:pPr>
        <w:pStyle w:val="ListParagraph"/>
        <w:numPr>
          <w:ilvl w:val="0"/>
          <w:numId w:val="78"/>
        </w:numPr>
        <w:spacing w:after="0" w:line="240" w:lineRule="auto"/>
      </w:pPr>
      <w:r>
        <w:t xml:space="preserve">words ending in </w:t>
      </w:r>
      <w:r>
        <w:rPr>
          <w:i/>
          <w:iCs/>
        </w:rPr>
        <w:t xml:space="preserve">-bo, -bis, </w:t>
      </w:r>
      <w:r>
        <w:t xml:space="preserve">and </w:t>
      </w:r>
      <w:r>
        <w:rPr>
          <w:i/>
          <w:iCs/>
        </w:rPr>
        <w:t>-beris</w:t>
      </w:r>
      <w:r>
        <w:t xml:space="preserve"> are future tense (“will ______”)</w:t>
      </w:r>
    </w:p>
    <w:p w14:paraId="5242AF5F" w14:textId="77777777" w:rsidR="00131C11" w:rsidRDefault="00131C11" w:rsidP="00CD2394"/>
    <w:p w14:paraId="5CC387DB" w14:textId="3ABD9747" w:rsidR="00131C11" w:rsidRPr="00131C11" w:rsidRDefault="00131C11" w:rsidP="00CD2394">
      <w:pPr>
        <w:rPr>
          <w:i/>
          <w:iCs/>
        </w:rPr>
      </w:pPr>
      <w:r>
        <w:t xml:space="preserve">**From this point forward, helping vocabulary will be given in an abbreviated form. e.g., </w:t>
      </w:r>
      <w:r>
        <w:rPr>
          <w:i/>
          <w:iCs/>
        </w:rPr>
        <w:t>familia, -ae</w:t>
      </w:r>
      <w:r>
        <w:t xml:space="preserve"> or </w:t>
      </w:r>
      <w:r>
        <w:rPr>
          <w:i/>
          <w:iCs/>
        </w:rPr>
        <w:t>videō, -ēre</w:t>
      </w:r>
    </w:p>
    <w:p w14:paraId="2F228BA5" w14:textId="20C9A477" w:rsidR="00131C11" w:rsidRDefault="00C6162A" w:rsidP="00CD2394">
      <w:r>
        <w:t>Vocabulary:</w:t>
      </w:r>
      <w:r w:rsidR="00B27DE9">
        <w:t xml:space="preserve"> </w:t>
      </w:r>
      <w:r w:rsidR="00B27DE9">
        <w:rPr>
          <w:i/>
          <w:iCs/>
        </w:rPr>
        <w:t>cum</w:t>
      </w:r>
      <w:r w:rsidR="00B27DE9">
        <w:t xml:space="preserve"> (here): “when;”</w:t>
      </w:r>
      <w:r w:rsidR="001F1294">
        <w:t xml:space="preserve"> </w:t>
      </w:r>
      <w:r w:rsidR="001F1294">
        <w:rPr>
          <w:i/>
          <w:iCs/>
        </w:rPr>
        <w:t>meus, -a, -um</w:t>
      </w:r>
      <w:r w:rsidR="001F1294">
        <w:t>: my, mine;</w:t>
      </w:r>
      <w:r>
        <w:t xml:space="preserve"> </w:t>
      </w:r>
      <w:r>
        <w:rPr>
          <w:i/>
          <w:iCs/>
        </w:rPr>
        <w:t xml:space="preserve">ara, </w:t>
      </w:r>
      <w:r w:rsidR="00131C11">
        <w:rPr>
          <w:i/>
          <w:iCs/>
        </w:rPr>
        <w:t>-</w:t>
      </w:r>
      <w:r>
        <w:rPr>
          <w:i/>
          <w:iCs/>
        </w:rPr>
        <w:t>ae</w:t>
      </w:r>
      <w:r>
        <w:t xml:space="preserve"> (f</w:t>
      </w:r>
      <w:r w:rsidR="00B31BE7">
        <w:t>.</w:t>
      </w:r>
      <w:r>
        <w:t xml:space="preserve">): altar; </w:t>
      </w:r>
      <w:r w:rsidR="00B31BE7">
        <w:rPr>
          <w:i/>
          <w:iCs/>
        </w:rPr>
        <w:t>tene</w:t>
      </w:r>
      <w:r w:rsidR="0095375B">
        <w:rPr>
          <w:i/>
          <w:iCs/>
        </w:rPr>
        <w:t>ō</w:t>
      </w:r>
      <w:r w:rsidR="00B31BE7">
        <w:rPr>
          <w:i/>
          <w:iCs/>
        </w:rPr>
        <w:t xml:space="preserve">, </w:t>
      </w:r>
      <w:r w:rsidR="00131C11">
        <w:rPr>
          <w:i/>
          <w:iCs/>
        </w:rPr>
        <w:t>-</w:t>
      </w:r>
      <w:r w:rsidR="0095375B">
        <w:rPr>
          <w:i/>
          <w:iCs/>
        </w:rPr>
        <w:t>ē</w:t>
      </w:r>
      <w:r w:rsidR="00B31BE7">
        <w:rPr>
          <w:i/>
          <w:iCs/>
        </w:rPr>
        <w:t xml:space="preserve">re, </w:t>
      </w:r>
      <w:r w:rsidR="00131C11">
        <w:rPr>
          <w:i/>
          <w:iCs/>
        </w:rPr>
        <w:t>-</w:t>
      </w:r>
      <w:r w:rsidR="00B31BE7">
        <w:rPr>
          <w:i/>
          <w:iCs/>
        </w:rPr>
        <w:t>u</w:t>
      </w:r>
      <w:r w:rsidR="0095375B">
        <w:rPr>
          <w:i/>
          <w:iCs/>
        </w:rPr>
        <w:t>ī</w:t>
      </w:r>
      <w:r w:rsidR="00B31BE7">
        <w:rPr>
          <w:i/>
          <w:iCs/>
        </w:rPr>
        <w:t>, tentus</w:t>
      </w:r>
      <w:r w:rsidR="00B31BE7">
        <w:t xml:space="preserve">: to hold; </w:t>
      </w:r>
      <w:r w:rsidR="00B27DE9" w:rsidRPr="00B27DE9">
        <w:rPr>
          <w:i/>
          <w:iCs/>
        </w:rPr>
        <w:t>cum</w:t>
      </w:r>
      <w:r w:rsidR="00B27DE9">
        <w:t xml:space="preserve"> (here): “with;” </w:t>
      </w:r>
      <w:r w:rsidR="00B31BE7" w:rsidRPr="00B27DE9">
        <w:t>iur</w:t>
      </w:r>
      <w:r w:rsidR="0095375B" w:rsidRPr="00B27DE9">
        <w:t>ō</w:t>
      </w:r>
      <w:r w:rsidR="00B31BE7">
        <w:t xml:space="preserve"> (1): to swear;</w:t>
      </w:r>
      <w:r w:rsidR="00B27DE9">
        <w:t xml:space="preserve"> </w:t>
      </w:r>
      <w:r w:rsidR="00B27DE9">
        <w:rPr>
          <w:i/>
          <w:iCs/>
        </w:rPr>
        <w:t>inquit: “</w:t>
      </w:r>
      <w:r w:rsidR="00B27DE9">
        <w:t>he says;”</w:t>
      </w:r>
      <w:r w:rsidR="00B31BE7">
        <w:t xml:space="preserve"> </w:t>
      </w:r>
      <w:r w:rsidR="00B31BE7">
        <w:rPr>
          <w:i/>
          <w:iCs/>
        </w:rPr>
        <w:t>ius iurandum</w:t>
      </w:r>
      <w:r w:rsidR="00B31BE7">
        <w:t xml:space="preserve">: sworn oath; </w:t>
      </w:r>
      <w:r w:rsidR="00334E33" w:rsidRPr="00334E33">
        <w:rPr>
          <w:i/>
          <w:iCs/>
        </w:rPr>
        <w:t>usque</w:t>
      </w:r>
      <w:r w:rsidR="00334E33">
        <w:t xml:space="preserve"> (adv.): continuously; </w:t>
      </w:r>
      <w:r w:rsidR="00B31BE7" w:rsidRPr="00334E33">
        <w:rPr>
          <w:i/>
          <w:iCs/>
        </w:rPr>
        <w:t>aetas</w:t>
      </w:r>
      <w:r w:rsidR="00B31BE7">
        <w:rPr>
          <w:i/>
          <w:iCs/>
        </w:rPr>
        <w:t>, aet</w:t>
      </w:r>
      <w:r w:rsidR="0095375B">
        <w:rPr>
          <w:i/>
          <w:iCs/>
        </w:rPr>
        <w:t>ā</w:t>
      </w:r>
      <w:r w:rsidR="00B31BE7">
        <w:rPr>
          <w:i/>
          <w:iCs/>
        </w:rPr>
        <w:t>tis</w:t>
      </w:r>
      <w:r w:rsidR="00B31BE7">
        <w:t xml:space="preserve"> (f.): age, generation, time; </w:t>
      </w:r>
      <w:r w:rsidR="00B31BE7">
        <w:rPr>
          <w:i/>
          <w:iCs/>
        </w:rPr>
        <w:t xml:space="preserve">odium, </w:t>
      </w:r>
      <w:r w:rsidR="00131C11">
        <w:rPr>
          <w:i/>
          <w:iCs/>
        </w:rPr>
        <w:t>-</w:t>
      </w:r>
      <w:r w:rsidR="0095375B">
        <w:rPr>
          <w:i/>
          <w:iCs/>
        </w:rPr>
        <w:t>ī</w:t>
      </w:r>
      <w:r w:rsidR="00B31BE7">
        <w:t xml:space="preserve"> (n): hatred; </w:t>
      </w:r>
      <w:r w:rsidR="00923579">
        <w:rPr>
          <w:i/>
          <w:iCs/>
        </w:rPr>
        <w:t>in populum Romanum</w:t>
      </w:r>
      <w:r w:rsidR="00923579">
        <w:t xml:space="preserve">: here (as elsewhere when referring to battle or enmity), </w:t>
      </w:r>
      <w:r w:rsidR="00923579">
        <w:rPr>
          <w:i/>
          <w:iCs/>
        </w:rPr>
        <w:t>in</w:t>
      </w:r>
      <w:r w:rsidR="00923579">
        <w:t xml:space="preserve"> means </w:t>
      </w:r>
      <w:r w:rsidR="00923579">
        <w:rPr>
          <w:i/>
          <w:iCs/>
        </w:rPr>
        <w:t>against</w:t>
      </w:r>
      <w:r w:rsidR="00923579">
        <w:t xml:space="preserve">; </w:t>
      </w:r>
      <w:r w:rsidR="00B27DE9">
        <w:br/>
      </w:r>
      <w:r w:rsidR="00B27DE9">
        <w:br/>
      </w:r>
      <w:r w:rsidR="00923579">
        <w:rPr>
          <w:i/>
          <w:iCs/>
        </w:rPr>
        <w:t>eandem</w:t>
      </w:r>
      <w:r w:rsidR="00923579">
        <w:t xml:space="preserve">: the same; </w:t>
      </w:r>
      <w:r w:rsidR="00923579">
        <w:rPr>
          <w:i/>
          <w:iCs/>
        </w:rPr>
        <w:t>quare</w:t>
      </w:r>
      <w:r w:rsidR="00923579">
        <w:t xml:space="preserve">: therefore; </w:t>
      </w:r>
      <w:r w:rsidR="00923579">
        <w:rPr>
          <w:i/>
          <w:iCs/>
        </w:rPr>
        <w:t>si</w:t>
      </w:r>
      <w:r w:rsidR="00923579">
        <w:t xml:space="preserve">: if; </w:t>
      </w:r>
      <w:r w:rsidR="00923579">
        <w:rPr>
          <w:i/>
          <w:iCs/>
        </w:rPr>
        <w:t>amice cogitas</w:t>
      </w:r>
      <w:r w:rsidR="00923579">
        <w:t xml:space="preserve"> = if you think kindly; </w:t>
      </w:r>
      <w:r w:rsidR="00923579">
        <w:rPr>
          <w:i/>
          <w:iCs/>
        </w:rPr>
        <w:t xml:space="preserve">prudenter </w:t>
      </w:r>
      <w:r w:rsidR="00923579">
        <w:t xml:space="preserve">(adverb): wisely; </w:t>
      </w:r>
      <w:r w:rsidR="00923579">
        <w:rPr>
          <w:i/>
          <w:iCs/>
        </w:rPr>
        <w:t>cel</w:t>
      </w:r>
      <w:r w:rsidR="0095375B">
        <w:rPr>
          <w:i/>
          <w:iCs/>
        </w:rPr>
        <w:t>ō</w:t>
      </w:r>
      <w:r w:rsidR="00923579">
        <w:rPr>
          <w:i/>
          <w:iCs/>
        </w:rPr>
        <w:t xml:space="preserve"> </w:t>
      </w:r>
      <w:r w:rsidR="00923579">
        <w:t xml:space="preserve">(1): to hide; </w:t>
      </w:r>
      <w:r w:rsidR="00923579" w:rsidRPr="00923579">
        <w:rPr>
          <w:i/>
          <w:iCs/>
        </w:rPr>
        <w:t>deb</w:t>
      </w:r>
      <w:r w:rsidR="0095375B">
        <w:rPr>
          <w:i/>
          <w:iCs/>
        </w:rPr>
        <w:t>ē</w:t>
      </w:r>
      <w:r w:rsidR="00923579" w:rsidRPr="00923579">
        <w:rPr>
          <w:i/>
          <w:iCs/>
        </w:rPr>
        <w:t>s</w:t>
      </w:r>
      <w:r w:rsidR="00923579">
        <w:t xml:space="preserve"> (with infinitive): you ought </w:t>
      </w:r>
      <w:r w:rsidR="001758E0">
        <w:t xml:space="preserve">(to) </w:t>
      </w:r>
      <w:r w:rsidR="00923579">
        <w:t>____</w:t>
      </w:r>
      <w:r w:rsidR="001758E0">
        <w:t xml:space="preserve">; </w:t>
      </w:r>
      <w:r w:rsidR="001758E0" w:rsidRPr="001758E0">
        <w:rPr>
          <w:i/>
          <w:iCs/>
        </w:rPr>
        <w:t>cum</w:t>
      </w:r>
      <w:r w:rsidR="001758E0">
        <w:t xml:space="preserve">: (here) when; </w:t>
      </w:r>
      <w:r w:rsidR="001758E0">
        <w:rPr>
          <w:i/>
          <w:iCs/>
        </w:rPr>
        <w:t>frustraberis</w:t>
      </w:r>
      <w:r w:rsidR="001758E0">
        <w:t xml:space="preserve"> = “you will dissapoint”; </w:t>
      </w:r>
      <w:r w:rsidR="001758E0">
        <w:rPr>
          <w:i/>
          <w:iCs/>
        </w:rPr>
        <w:t>posueris</w:t>
      </w:r>
      <w:r w:rsidR="001758E0">
        <w:t xml:space="preserve"> = you place</w:t>
      </w:r>
    </w:p>
    <w:p w14:paraId="657F32B0" w14:textId="77777777" w:rsidR="00131C11" w:rsidRDefault="00131C11">
      <w:r>
        <w:br w:type="page"/>
      </w:r>
    </w:p>
    <w:p w14:paraId="6F386458" w14:textId="031F3F59" w:rsidR="003C1FA0" w:rsidRPr="008758E5" w:rsidRDefault="003C1FA0" w:rsidP="00CD2394">
      <w:pPr>
        <w:pStyle w:val="Heading1"/>
        <w:rPr>
          <w:rStyle w:val="Chaptertitle"/>
        </w:rPr>
      </w:pPr>
      <w:bookmarkStart w:id="44" w:name="_Toc158984982"/>
      <w:r w:rsidRPr="008758E5">
        <w:rPr>
          <w:rStyle w:val="Chaptertitle"/>
        </w:rPr>
        <w:lastRenderedPageBreak/>
        <w:t>Numbers, time, and distance</w:t>
      </w:r>
      <w:bookmarkEnd w:id="44"/>
    </w:p>
    <w:p w14:paraId="616E879E" w14:textId="12E50499" w:rsidR="003C1FA0" w:rsidRPr="008758E5" w:rsidRDefault="003C1FA0" w:rsidP="00CD2394">
      <w:pPr>
        <w:pStyle w:val="Heading3"/>
        <w:rPr>
          <w:rStyle w:val="Chaptertitle"/>
        </w:rPr>
      </w:pPr>
      <w:bookmarkStart w:id="45" w:name="_Toc158984983"/>
      <w:r w:rsidRPr="008758E5">
        <w:rPr>
          <w:rStyle w:val="Chaptertitle"/>
        </w:rPr>
        <w:t>Principles of Grammar</w:t>
      </w:r>
      <w:bookmarkEnd w:id="45"/>
    </w:p>
    <w:p w14:paraId="685597C8" w14:textId="57C370DC" w:rsidR="003C1FA0" w:rsidRDefault="00DD2845" w:rsidP="00CD2394">
      <w:pPr>
        <w:pStyle w:val="NoSpacing"/>
        <w:keepLines/>
      </w:pPr>
      <w:r>
        <w:t>Generally</w:t>
      </w:r>
      <w:r w:rsidR="003C1FA0">
        <w:t>, the accusative case shows measures of space and intervals of time, while ablative shows specifics of location and instances of time. For example, if someone walks for 2 miles over 2 hours, both of those would be represented in accusative. If someone arrived at the 2</w:t>
      </w:r>
      <w:r w:rsidR="003C1FA0" w:rsidRPr="005E628B">
        <w:rPr>
          <w:vertAlign w:val="superscript"/>
        </w:rPr>
        <w:t>nd</w:t>
      </w:r>
      <w:r w:rsidR="003C1FA0">
        <w:t xml:space="preserve"> mile after the 2</w:t>
      </w:r>
      <w:r w:rsidR="003C1FA0" w:rsidRPr="005E628B">
        <w:rPr>
          <w:vertAlign w:val="superscript"/>
        </w:rPr>
        <w:t>nd</w:t>
      </w:r>
      <w:r w:rsidR="003C1FA0">
        <w:t xml:space="preserve"> hour, the Romans would express that with an ablative.</w:t>
      </w:r>
    </w:p>
    <w:p w14:paraId="36ACB643" w14:textId="77777777" w:rsidR="003C1FA0" w:rsidRDefault="003C1FA0" w:rsidP="00CD2394">
      <w:pPr>
        <w:pStyle w:val="NoSpacing"/>
        <w:keepLines/>
      </w:pPr>
    </w:p>
    <w:p w14:paraId="1AD903AE" w14:textId="77777777" w:rsidR="003C1FA0" w:rsidRDefault="003C1FA0" w:rsidP="00CD2394">
      <w:pPr>
        <w:pStyle w:val="NoSpacing"/>
        <w:keepLines/>
        <w:rPr>
          <w:rStyle w:val="Strong"/>
        </w:rPr>
      </w:pPr>
      <w:r>
        <w:t xml:space="preserve">As for numbers, the Romans used (wait for it…) Roman numerals. For the purposes of this book, you only need to learn the basics. That includes the numbers one through ten thousand in </w:t>
      </w:r>
      <w:r w:rsidRPr="00BF1CDB">
        <w:rPr>
          <w:rStyle w:val="Strong"/>
        </w:rPr>
        <w:t>numerals</w:t>
      </w:r>
      <w:r>
        <w:t xml:space="preserve">, one through ten in the </w:t>
      </w:r>
      <w:r w:rsidRPr="00733898">
        <w:rPr>
          <w:rStyle w:val="Strong"/>
        </w:rPr>
        <w:t>cardinal</w:t>
      </w:r>
      <w:r>
        <w:t xml:space="preserve"> and first through tenth in </w:t>
      </w:r>
      <w:r w:rsidRPr="00733898">
        <w:rPr>
          <w:rStyle w:val="Strong"/>
        </w:rPr>
        <w:t>ordinal</w:t>
      </w:r>
      <w:r w:rsidRPr="00733898">
        <w:t>.</w:t>
      </w:r>
    </w:p>
    <w:p w14:paraId="126EEDCD" w14:textId="77777777" w:rsidR="003C1FA0" w:rsidRDefault="003C1FA0" w:rsidP="00CD2394">
      <w:pPr>
        <w:pStyle w:val="NoSpacing"/>
        <w:keepLines/>
      </w:pPr>
    </w:p>
    <w:p w14:paraId="44A57ECE" w14:textId="77777777" w:rsidR="003C1FA0" w:rsidRPr="00DA351A" w:rsidRDefault="003C1FA0" w:rsidP="00CD2394">
      <w:pPr>
        <w:pStyle w:val="Heading3"/>
      </w:pPr>
      <w:bookmarkStart w:id="46" w:name="_Toc158984984"/>
      <w:r w:rsidRPr="00DA351A">
        <w:t>Principles of Latin</w:t>
      </w:r>
      <w:bookmarkEnd w:id="46"/>
    </w:p>
    <w:p w14:paraId="1BFE7A8E" w14:textId="77777777" w:rsidR="003C1FA0" w:rsidRDefault="003C1FA0" w:rsidP="00CD2394">
      <w:pPr>
        <w:pStyle w:val="Heading5"/>
      </w:pPr>
      <w:r>
        <w:t>3</w:t>
      </w:r>
      <w:r w:rsidRPr="00C5503C">
        <w:rPr>
          <w:vertAlign w:val="superscript"/>
        </w:rPr>
        <w:t>rd</w:t>
      </w:r>
      <w:r>
        <w:t xml:space="preserve"> i-stem nouns</w:t>
      </w:r>
    </w:p>
    <w:p w14:paraId="0CB06BA3" w14:textId="77777777" w:rsidR="003C1FA0" w:rsidRDefault="003C1FA0" w:rsidP="00CD2394">
      <w:pPr>
        <w:pStyle w:val="NoSpacing"/>
        <w:keepLines/>
      </w:pPr>
      <w:r>
        <w:t>Some Latin nouns come from an older i-based declension, but they were absorbed by the more common family of the 3</w:t>
      </w:r>
      <w:r w:rsidRPr="00C5503C">
        <w:rPr>
          <w:vertAlign w:val="superscript"/>
        </w:rPr>
        <w:t>rd</w:t>
      </w:r>
      <w:r>
        <w:t xml:space="preserve"> declension. There are just a few differences between these nouns and regular 3</w:t>
      </w:r>
      <w:r w:rsidRPr="00C5503C">
        <w:rPr>
          <w:vertAlign w:val="superscript"/>
        </w:rPr>
        <w:t>rd</w:t>
      </w:r>
      <w:r>
        <w:t xml:space="preserve"> declension nouns: the Ablative singular is often –ī instead of –e; the genitive plural is –ium instead of –um; and neuter plurals (nominative and accusative) end in –ia, not –a.</w:t>
      </w:r>
    </w:p>
    <w:p w14:paraId="671DFBB8" w14:textId="77777777" w:rsidR="003C1FA0" w:rsidRDefault="003C1FA0" w:rsidP="00CD2394">
      <w:pPr>
        <w:pStyle w:val="NoSpacing"/>
        <w:keepLines/>
      </w:pPr>
    </w:p>
    <w:p w14:paraId="044EA1D5" w14:textId="77777777" w:rsidR="003C1FA0" w:rsidRDefault="003C1FA0" w:rsidP="00CD2394">
      <w:pPr>
        <w:pStyle w:val="NoSpacing"/>
        <w:keepLines/>
      </w:pPr>
      <w:r>
        <w:t>There are 3 ways a noun can be a 3</w:t>
      </w:r>
      <w:r w:rsidRPr="00C5503C">
        <w:rPr>
          <w:vertAlign w:val="superscript"/>
        </w:rPr>
        <w:t>rd</w:t>
      </w:r>
      <w:r>
        <w:t xml:space="preserve"> i-stem. Memorize these categories as required, but always be ready to recognize them when reading.</w:t>
      </w:r>
    </w:p>
    <w:p w14:paraId="57A30FA4" w14:textId="77777777" w:rsidR="003C1FA0" w:rsidRDefault="003C1FA0">
      <w:pPr>
        <w:pStyle w:val="NoSpacing"/>
        <w:keepLines/>
        <w:numPr>
          <w:ilvl w:val="0"/>
          <w:numId w:val="19"/>
        </w:numPr>
      </w:pPr>
      <w:r>
        <w:t>The noun is masculine or feminine and the stem (genitive singular) ends in two consonants (urbs, u</w:t>
      </w:r>
      <w:r w:rsidRPr="00CD12CF">
        <w:rPr>
          <w:u w:val="single"/>
        </w:rPr>
        <w:t>rb</w:t>
      </w:r>
      <w:r>
        <w:t>is (f); city)</w:t>
      </w:r>
    </w:p>
    <w:p w14:paraId="259BE750" w14:textId="77777777" w:rsidR="003C1FA0" w:rsidRDefault="003C1FA0">
      <w:pPr>
        <w:pStyle w:val="NoSpacing"/>
        <w:keepLines/>
        <w:numPr>
          <w:ilvl w:val="0"/>
          <w:numId w:val="19"/>
        </w:numPr>
      </w:pPr>
      <w:r>
        <w:t>The noun is masculine or feminine and the nominative and genitive are parisyllabic (they have the same number of syllables—e.g., nubes, nubis (f); cloud)</w:t>
      </w:r>
    </w:p>
    <w:p w14:paraId="6905AEA5" w14:textId="77777777" w:rsidR="003C1FA0" w:rsidRDefault="003C1FA0">
      <w:pPr>
        <w:pStyle w:val="NoSpacing"/>
        <w:keepLines/>
        <w:numPr>
          <w:ilvl w:val="0"/>
          <w:numId w:val="19"/>
        </w:numPr>
      </w:pPr>
      <w:r>
        <w:t>The noun is neuter and the nominative ends in –al (e.g., animal, animalis (n): animal), -ar (e.g., exemplar, exemplaris (n): example), or –e (e.g., mare, maris (n): sea)</w:t>
      </w:r>
    </w:p>
    <w:p w14:paraId="1A09CDD4" w14:textId="77777777" w:rsidR="003C1FA0" w:rsidRDefault="003C1FA0" w:rsidP="00CD2394">
      <w:pPr>
        <w:pStyle w:val="NoSpacing"/>
        <w:keepLines/>
        <w:ind w:left="720"/>
      </w:pPr>
    </w:p>
    <w:p w14:paraId="052A0859" w14:textId="77777777" w:rsidR="003C1FA0" w:rsidRDefault="003C1FA0" w:rsidP="00CD2394">
      <w:pPr>
        <w:pStyle w:val="Heading5"/>
      </w:pPr>
      <w:r>
        <w:t>3</w:t>
      </w:r>
      <w:r w:rsidRPr="00DA351A">
        <w:rPr>
          <w:vertAlign w:val="superscript"/>
        </w:rPr>
        <w:t>rd</w:t>
      </w:r>
      <w:r>
        <w:t xml:space="preserve"> Declension adjectives</w:t>
      </w:r>
    </w:p>
    <w:p w14:paraId="388EF900" w14:textId="77777777" w:rsidR="003C1FA0" w:rsidRPr="00FC6AE6" w:rsidRDefault="003C1FA0" w:rsidP="00CD2394">
      <w:pPr>
        <w:pStyle w:val="NoSpacing"/>
        <w:keepLines/>
      </w:pPr>
      <w:r>
        <w:t>3</w:t>
      </w:r>
      <w:r w:rsidRPr="00FC6AE6">
        <w:rPr>
          <w:vertAlign w:val="superscript"/>
        </w:rPr>
        <w:t>rd</w:t>
      </w:r>
      <w:r>
        <w:t xml:space="preserve"> declension i-stem nouns provide the endings for a far more common family of words, 3</w:t>
      </w:r>
      <w:r w:rsidRPr="00FC6AE6">
        <w:rPr>
          <w:vertAlign w:val="superscript"/>
        </w:rPr>
        <w:t>rd</w:t>
      </w:r>
      <w:r>
        <w:t xml:space="preserve"> declension adjectives. You can survive most Latin just knowing that both types of 3</w:t>
      </w:r>
      <w:r w:rsidRPr="00FC6AE6">
        <w:rPr>
          <w:vertAlign w:val="superscript"/>
        </w:rPr>
        <w:t>rd</w:t>
      </w:r>
      <w:r>
        <w:t xml:space="preserve"> declension nouns exist, but you will need to know the endings for adjectives (see the </w:t>
      </w:r>
      <w:r>
        <w:rPr>
          <w:i/>
        </w:rPr>
        <w:t>Principles of Latin</w:t>
      </w:r>
      <w:r>
        <w:t xml:space="preserve">, </w:t>
      </w:r>
      <w:r w:rsidRPr="00D71B86">
        <w:t>Chapter 13</w:t>
      </w:r>
      <w:r>
        <w:t>).</w:t>
      </w:r>
    </w:p>
    <w:p w14:paraId="5FF35774" w14:textId="77777777" w:rsidR="003C1FA0" w:rsidRPr="00C5503C" w:rsidRDefault="003C1FA0" w:rsidP="00CD2394">
      <w:pPr>
        <w:pStyle w:val="NoSpacing"/>
        <w:keepLines/>
      </w:pPr>
    </w:p>
    <w:p w14:paraId="156EF0E8" w14:textId="77777777" w:rsidR="003C1FA0" w:rsidRDefault="003C1FA0" w:rsidP="00CD2394">
      <w:pPr>
        <w:pStyle w:val="Heading5"/>
      </w:pPr>
      <w:r>
        <w:t>Roman Numerals</w:t>
      </w:r>
    </w:p>
    <w:p w14:paraId="5C1CC01B" w14:textId="77777777" w:rsidR="003C1FA0" w:rsidRDefault="003C1FA0" w:rsidP="00CD2394">
      <w:pPr>
        <w:pStyle w:val="NoSpacing"/>
        <w:keepLines/>
      </w:pPr>
      <w:r>
        <w:t xml:space="preserve">The main basis for Roman numeral is the decimal system, from the Latin term </w:t>
      </w:r>
      <w:r>
        <w:rPr>
          <w:i/>
        </w:rPr>
        <w:t>decem</w:t>
      </w:r>
      <w:r>
        <w:t xml:space="preserve"> (10). The primary numerals are:</w:t>
      </w:r>
    </w:p>
    <w:p w14:paraId="5602C51E" w14:textId="77777777" w:rsidR="003C1FA0" w:rsidRDefault="003C1FA0">
      <w:pPr>
        <w:pStyle w:val="NoSpacing"/>
        <w:keepLines/>
        <w:numPr>
          <w:ilvl w:val="0"/>
          <w:numId w:val="14"/>
        </w:numPr>
      </w:pPr>
      <w:r>
        <w:t>I = one</w:t>
      </w:r>
    </w:p>
    <w:p w14:paraId="4350ECA9" w14:textId="77777777" w:rsidR="003C1FA0" w:rsidRDefault="003C1FA0">
      <w:pPr>
        <w:pStyle w:val="NoSpacing"/>
        <w:keepLines/>
        <w:numPr>
          <w:ilvl w:val="0"/>
          <w:numId w:val="14"/>
        </w:numPr>
      </w:pPr>
      <w:r>
        <w:t>X = ten</w:t>
      </w:r>
    </w:p>
    <w:p w14:paraId="1293E44B" w14:textId="77777777" w:rsidR="003C1FA0" w:rsidRDefault="003C1FA0">
      <w:pPr>
        <w:pStyle w:val="NoSpacing"/>
        <w:keepLines/>
        <w:numPr>
          <w:ilvl w:val="0"/>
          <w:numId w:val="14"/>
        </w:numPr>
      </w:pPr>
      <w:r>
        <w:t>C = one hundred</w:t>
      </w:r>
    </w:p>
    <w:p w14:paraId="4EA9BD01" w14:textId="77777777" w:rsidR="003C1FA0" w:rsidRDefault="003C1FA0">
      <w:pPr>
        <w:pStyle w:val="NoSpacing"/>
        <w:keepLines/>
        <w:numPr>
          <w:ilvl w:val="0"/>
          <w:numId w:val="14"/>
        </w:numPr>
      </w:pPr>
      <w:r>
        <w:t>M = one thousand</w:t>
      </w:r>
    </w:p>
    <w:p w14:paraId="60C4AC33" w14:textId="77777777" w:rsidR="003C1FA0" w:rsidRDefault="003C1FA0" w:rsidP="00CD2394">
      <w:pPr>
        <w:pStyle w:val="NoSpacing"/>
        <w:keepLines/>
      </w:pPr>
      <w:r>
        <w:t>Each number is 10x the previous. For numbers between 1 and 10 or 10 and 100, numbers from one decimal position away can be added or subtracted. Smaller numbers after one of these numbers add; smaller numbers before a number subtract.</w:t>
      </w:r>
    </w:p>
    <w:p w14:paraId="740EFC63" w14:textId="77777777" w:rsidR="003C1FA0" w:rsidRDefault="003C1FA0" w:rsidP="00CD2394">
      <w:pPr>
        <w:pStyle w:val="NoSpacing"/>
        <w:keepLines/>
      </w:pPr>
    </w:p>
    <w:p w14:paraId="7DF55653" w14:textId="77777777" w:rsidR="003C1FA0" w:rsidRDefault="003C1FA0" w:rsidP="00CD2394">
      <w:pPr>
        <w:pStyle w:val="NoSpacing"/>
        <w:keepLines/>
      </w:pPr>
      <w:r>
        <w:t xml:space="preserve">For example: </w:t>
      </w:r>
    </w:p>
    <w:p w14:paraId="47FDB1CD" w14:textId="77777777" w:rsidR="003C1FA0" w:rsidRDefault="003C1FA0">
      <w:pPr>
        <w:pStyle w:val="NoSpacing"/>
        <w:keepLines/>
        <w:numPr>
          <w:ilvl w:val="0"/>
          <w:numId w:val="35"/>
        </w:numPr>
      </w:pPr>
      <w:r>
        <w:t>X = 10</w:t>
      </w:r>
    </w:p>
    <w:p w14:paraId="6A9AE4DB" w14:textId="77777777" w:rsidR="003C1FA0" w:rsidRDefault="003C1FA0">
      <w:pPr>
        <w:pStyle w:val="NoSpacing"/>
        <w:keepLines/>
        <w:numPr>
          <w:ilvl w:val="0"/>
          <w:numId w:val="35"/>
        </w:numPr>
      </w:pPr>
      <w:r>
        <w:lastRenderedPageBreak/>
        <w:t>XI = 11</w:t>
      </w:r>
    </w:p>
    <w:p w14:paraId="534A882A" w14:textId="77777777" w:rsidR="003C1FA0" w:rsidRDefault="003C1FA0">
      <w:pPr>
        <w:pStyle w:val="NoSpacing"/>
        <w:keepLines/>
        <w:numPr>
          <w:ilvl w:val="0"/>
          <w:numId w:val="35"/>
        </w:numPr>
      </w:pPr>
      <w:r>
        <w:t>IX = 9</w:t>
      </w:r>
    </w:p>
    <w:p w14:paraId="6D568E98" w14:textId="77777777" w:rsidR="003C1FA0" w:rsidRDefault="003C1FA0">
      <w:pPr>
        <w:pStyle w:val="NoSpacing"/>
        <w:keepLines/>
        <w:numPr>
          <w:ilvl w:val="0"/>
          <w:numId w:val="35"/>
        </w:numPr>
      </w:pPr>
      <w:r>
        <w:t>All Roman numerals (until we get to very large numbers like 10,000) are just an expansion of this concept</w:t>
      </w:r>
    </w:p>
    <w:p w14:paraId="2CA9472B" w14:textId="77777777" w:rsidR="003C1FA0" w:rsidRDefault="003C1FA0" w:rsidP="00CD2394">
      <w:pPr>
        <w:pStyle w:val="NoSpacing"/>
        <w:keepLines/>
      </w:pPr>
    </w:p>
    <w:p w14:paraId="751C1077" w14:textId="6D28B1F5" w:rsidR="003C1FA0" w:rsidRDefault="003C1FA0" w:rsidP="00CD2394">
      <w:pPr>
        <w:pStyle w:val="NoSpacing"/>
        <w:keepLines/>
      </w:pPr>
      <w:r>
        <w:t>Of course, it becomes difficult to keep adding numbers, and four “ones” become a lot to add—IIII—especially if you carve them into stone. Therefore</w:t>
      </w:r>
      <w:r w:rsidR="00CF6CF8">
        <w:t>,</w:t>
      </w:r>
      <w:r>
        <w:t xml:space="preserve"> Romans used intermediate numerals to help:</w:t>
      </w:r>
    </w:p>
    <w:p w14:paraId="50B088E2" w14:textId="77777777" w:rsidR="003C1FA0" w:rsidRDefault="003C1FA0">
      <w:pPr>
        <w:pStyle w:val="NoSpacing"/>
        <w:keepLines/>
        <w:numPr>
          <w:ilvl w:val="0"/>
          <w:numId w:val="15"/>
        </w:numPr>
      </w:pPr>
      <w:r>
        <w:t>V = five</w:t>
      </w:r>
    </w:p>
    <w:p w14:paraId="1F80366C" w14:textId="77777777" w:rsidR="003C1FA0" w:rsidRDefault="003C1FA0">
      <w:pPr>
        <w:pStyle w:val="NoSpacing"/>
        <w:keepLines/>
        <w:numPr>
          <w:ilvl w:val="0"/>
          <w:numId w:val="15"/>
        </w:numPr>
      </w:pPr>
      <w:r>
        <w:t>L = fifty</w:t>
      </w:r>
    </w:p>
    <w:p w14:paraId="14B48B6E" w14:textId="77777777" w:rsidR="003C1FA0" w:rsidRDefault="003C1FA0">
      <w:pPr>
        <w:pStyle w:val="NoSpacing"/>
        <w:keepLines/>
        <w:numPr>
          <w:ilvl w:val="0"/>
          <w:numId w:val="15"/>
        </w:numPr>
      </w:pPr>
      <w:r>
        <w:t>D = five hundred</w:t>
      </w:r>
    </w:p>
    <w:p w14:paraId="6D55A54B" w14:textId="77777777" w:rsidR="003C1FA0" w:rsidRDefault="003C1FA0" w:rsidP="00CD2394">
      <w:pPr>
        <w:pStyle w:val="NoSpacing"/>
        <w:keepLines/>
      </w:pPr>
      <w:r>
        <w:t>The same rules of addition and subtraction apply.</w:t>
      </w:r>
    </w:p>
    <w:p w14:paraId="09B32024" w14:textId="77777777" w:rsidR="003C1FA0" w:rsidRDefault="003C1FA0" w:rsidP="00CD2394">
      <w:pPr>
        <w:pStyle w:val="NoSpacing"/>
        <w:keepLines/>
      </w:pPr>
    </w:p>
    <w:p w14:paraId="37E4BC27" w14:textId="77777777" w:rsidR="003C1FA0" w:rsidRDefault="003C1FA0" w:rsidP="00CD2394">
      <w:pPr>
        <w:pStyle w:val="NoSpacing"/>
        <w:keepLines/>
      </w:pPr>
      <w:r>
        <w:t xml:space="preserve">For example: </w:t>
      </w:r>
    </w:p>
    <w:p w14:paraId="5D12EB0C" w14:textId="77777777" w:rsidR="003C1FA0" w:rsidRDefault="003C1FA0">
      <w:pPr>
        <w:pStyle w:val="NoSpacing"/>
        <w:keepLines/>
        <w:numPr>
          <w:ilvl w:val="0"/>
          <w:numId w:val="36"/>
        </w:numPr>
      </w:pPr>
      <w:r>
        <w:t>XV (10 + 5) = 15</w:t>
      </w:r>
    </w:p>
    <w:p w14:paraId="39D0251E" w14:textId="77777777" w:rsidR="003C1FA0" w:rsidRDefault="003C1FA0">
      <w:pPr>
        <w:pStyle w:val="NoSpacing"/>
        <w:keepLines/>
        <w:numPr>
          <w:ilvl w:val="0"/>
          <w:numId w:val="36"/>
        </w:numPr>
      </w:pPr>
      <w:r>
        <w:t>LXXXI (50 + 30 + 1) =  81</w:t>
      </w:r>
    </w:p>
    <w:p w14:paraId="012CD01C" w14:textId="5BC86C9E" w:rsidR="003C1FA0" w:rsidRDefault="003C1FA0">
      <w:pPr>
        <w:pStyle w:val="NoSpacing"/>
        <w:keepLines/>
        <w:numPr>
          <w:ilvl w:val="0"/>
          <w:numId w:val="36"/>
        </w:numPr>
      </w:pPr>
      <w:r>
        <w:t>XLI (-10 + 50 + 1) = 41</w:t>
      </w:r>
    </w:p>
    <w:p w14:paraId="2F387E57" w14:textId="77777777" w:rsidR="003C1FA0" w:rsidRDefault="003C1FA0" w:rsidP="00CD2394">
      <w:pPr>
        <w:pStyle w:val="NoSpacing"/>
        <w:keepLines/>
      </w:pPr>
    </w:p>
    <w:p w14:paraId="2553A3FA" w14:textId="11949907" w:rsidR="003C1FA0" w:rsidRDefault="003C1FA0" w:rsidP="00CD2394">
      <w:pPr>
        <w:pStyle w:val="NoSpacing"/>
        <w:keepLines/>
        <w:rPr>
          <w:rStyle w:val="Strong"/>
        </w:rPr>
      </w:pPr>
      <w:r>
        <w:t>The last rule is that you must remain within one decimal value of the largest number. Therefore, IC cannot be used for 99 (even though -1 + 100 = 99) because 100 and 1 are two decimal values apart. Therefore</w:t>
      </w:r>
      <w:r w:rsidR="006152D2">
        <w:t>,</w:t>
      </w:r>
      <w:r>
        <w:t xml:space="preserve"> you must use XCXIX ( -10 + 100 + -1 +10). This is confusing at first, but you will get the hang of it with practice.</w:t>
      </w:r>
    </w:p>
    <w:p w14:paraId="14C68108" w14:textId="77777777" w:rsidR="003C1FA0" w:rsidRDefault="003C1FA0" w:rsidP="00CD2394">
      <w:pPr>
        <w:pStyle w:val="NoSpacing"/>
        <w:keepLines/>
      </w:pPr>
    </w:p>
    <w:p w14:paraId="1E50CB84" w14:textId="77777777" w:rsidR="003C1FA0" w:rsidRDefault="003C1FA0" w:rsidP="00CD2394">
      <w:pPr>
        <w:pStyle w:val="NoSpacing"/>
        <w:keepLines/>
      </w:pPr>
      <w:r>
        <w:t>Additional notes:</w:t>
      </w:r>
    </w:p>
    <w:p w14:paraId="1C9C3A3E" w14:textId="77777777" w:rsidR="003C1FA0" w:rsidRDefault="003C1FA0">
      <w:pPr>
        <w:pStyle w:val="NoSpacing"/>
        <w:keepLines/>
        <w:numPr>
          <w:ilvl w:val="0"/>
          <w:numId w:val="38"/>
        </w:numPr>
      </w:pPr>
      <w:r>
        <w:t xml:space="preserve">To multiply a number by 1,000, write a bar above the letter. Therefore </w:t>
      </w:r>
      <w:r w:rsidRPr="001B560F">
        <w:t>x̄</w:t>
      </w:r>
      <w:r>
        <w:t xml:space="preserve"> = 10,000</w:t>
      </w:r>
    </w:p>
    <w:p w14:paraId="30732FF5" w14:textId="77777777" w:rsidR="003C1FA0" w:rsidRDefault="003C1FA0">
      <w:pPr>
        <w:pStyle w:val="NoSpacing"/>
        <w:keepLines/>
        <w:numPr>
          <w:ilvl w:val="0"/>
          <w:numId w:val="38"/>
        </w:numPr>
      </w:pPr>
      <w:r>
        <w:t>There is no way to represent the number zero in Roman numerals</w:t>
      </w:r>
    </w:p>
    <w:p w14:paraId="4E039A84" w14:textId="77777777" w:rsidR="003C1FA0" w:rsidRPr="00F50BE3" w:rsidRDefault="003C1FA0" w:rsidP="00CD2394">
      <w:pPr>
        <w:pStyle w:val="NoSpacing"/>
        <w:keepLines/>
      </w:pPr>
    </w:p>
    <w:p w14:paraId="7B4B873D" w14:textId="77777777" w:rsidR="003C1FA0" w:rsidRDefault="003C1FA0" w:rsidP="00CD2394">
      <w:pPr>
        <w:pStyle w:val="Heading5"/>
      </w:pPr>
      <w:r>
        <w:t>Accusative with time and space</w:t>
      </w:r>
    </w:p>
    <w:p w14:paraId="1B902A0C" w14:textId="0E4963B4" w:rsidR="003C1FA0" w:rsidRDefault="003C1FA0" w:rsidP="00CD2394">
      <w:pPr>
        <w:keepLines/>
      </w:pPr>
      <w:r>
        <w:t xml:space="preserve">The accusative can show a time before a specific event, after a certain event, or the duration of the event. To show time before (these prepositions will be listed in the vocabulary section as well), Romans used the preposition </w:t>
      </w:r>
      <w:r>
        <w:rPr>
          <w:i/>
        </w:rPr>
        <w:t>ante</w:t>
      </w:r>
      <w:r>
        <w:t xml:space="preserve">, then the noun in the accusative. For time after, they use </w:t>
      </w:r>
      <w:r>
        <w:rPr>
          <w:i/>
        </w:rPr>
        <w:t>post</w:t>
      </w:r>
      <w:r>
        <w:t xml:space="preserve">. For duration, no preposition is necessary. For </w:t>
      </w:r>
      <w:r w:rsidR="007E7F3B">
        <w:t>example,</w:t>
      </w:r>
      <w:r>
        <w:t xml:space="preserve"> </w:t>
      </w:r>
      <w:r w:rsidRPr="001B560F">
        <w:rPr>
          <w:i/>
        </w:rPr>
        <w:t>ante-meridi</w:t>
      </w:r>
      <w:r w:rsidR="006152D2">
        <w:rPr>
          <w:i/>
          <w:u w:val="single"/>
        </w:rPr>
        <w:t>e</w:t>
      </w:r>
      <w:r w:rsidRPr="001B560F">
        <w:rPr>
          <w:i/>
          <w:u w:val="single"/>
        </w:rPr>
        <w:t>m</w:t>
      </w:r>
      <w:r>
        <w:t xml:space="preserve"> (AM) is “before mid-day,” and </w:t>
      </w:r>
      <w:r w:rsidRPr="001B560F">
        <w:rPr>
          <w:i/>
        </w:rPr>
        <w:t>post-meridi</w:t>
      </w:r>
      <w:r w:rsidR="006152D2" w:rsidRPr="006152D2">
        <w:rPr>
          <w:i/>
          <w:u w:val="single"/>
        </w:rPr>
        <w:t>e</w:t>
      </w:r>
      <w:r w:rsidRPr="001B560F">
        <w:rPr>
          <w:i/>
          <w:u w:val="single"/>
        </w:rPr>
        <w:t>m</w:t>
      </w:r>
      <w:r w:rsidRPr="001B560F">
        <w:rPr>
          <w:i/>
        </w:rPr>
        <w:t xml:space="preserve"> </w:t>
      </w:r>
      <w:r w:rsidR="006152D2">
        <w:t>(PM) is “after mid-day.” The –e</w:t>
      </w:r>
      <w:r>
        <w:t xml:space="preserve">m ending is the accusative form. “During these </w:t>
      </w:r>
      <w:r w:rsidRPr="000169A4">
        <w:rPr>
          <w:u w:val="single"/>
        </w:rPr>
        <w:t>times</w:t>
      </w:r>
      <w:r>
        <w:rPr>
          <w:u w:val="single"/>
        </w:rPr>
        <w:t>”</w:t>
      </w:r>
      <w:r>
        <w:t xml:space="preserve"> (tempus, temporis (n.) time) is </w:t>
      </w:r>
      <w:r>
        <w:rPr>
          <w:i/>
        </w:rPr>
        <w:t xml:space="preserve">illa tempora </w:t>
      </w:r>
      <w:r>
        <w:t>(neuter plural).</w:t>
      </w:r>
    </w:p>
    <w:p w14:paraId="04A9BDA5" w14:textId="77777777" w:rsidR="003C1FA0" w:rsidRPr="001B560F" w:rsidRDefault="003C1FA0" w:rsidP="00CD2394">
      <w:pPr>
        <w:keepLines/>
      </w:pPr>
      <w:r>
        <w:t>The same applies for space. One can stand in front of a temple (</w:t>
      </w:r>
      <w:r>
        <w:rPr>
          <w:i/>
        </w:rPr>
        <w:t>ante templum</w:t>
      </w:r>
      <w:r>
        <w:t>), behind a temple (</w:t>
      </w:r>
      <w:r>
        <w:rPr>
          <w:i/>
        </w:rPr>
        <w:t>post templum</w:t>
      </w:r>
      <w:r>
        <w:t>) or walk through a temple (</w:t>
      </w:r>
      <w:r>
        <w:rPr>
          <w:i/>
        </w:rPr>
        <w:t>per templum</w:t>
      </w:r>
      <w:r>
        <w:t xml:space="preserve">). </w:t>
      </w:r>
    </w:p>
    <w:p w14:paraId="7EDD07A7" w14:textId="77777777" w:rsidR="003C1FA0" w:rsidRDefault="003C1FA0" w:rsidP="00CD2394">
      <w:pPr>
        <w:pStyle w:val="Heading5"/>
      </w:pPr>
      <w:r>
        <w:t>Ablative with time and space</w:t>
      </w:r>
    </w:p>
    <w:p w14:paraId="007B9206" w14:textId="44FED1DA" w:rsidR="003C1FA0" w:rsidRDefault="003C1FA0" w:rsidP="00CD2394">
      <w:pPr>
        <w:keepLines/>
      </w:pPr>
      <w:r>
        <w:t>The ablative typ</w:t>
      </w:r>
      <w:r w:rsidR="006152D2">
        <w:t>ically shows the specific event</w:t>
      </w:r>
      <w:r>
        <w:t xml:space="preserve"> or location itself. </w:t>
      </w:r>
      <w:r>
        <w:rPr>
          <w:i/>
        </w:rPr>
        <w:t>illo tempore</w:t>
      </w:r>
      <w:r>
        <w:t xml:space="preserve"> = “at that time” and </w:t>
      </w:r>
      <w:r>
        <w:rPr>
          <w:i/>
        </w:rPr>
        <w:t>in illo templo</w:t>
      </w:r>
      <w:r>
        <w:t xml:space="preserve"> = “in that temple.” While the accusative case shows a range of time and space, the ablative tends to show a specific time and space. Instead of “durin</w:t>
      </w:r>
      <w:r w:rsidR="006152D2">
        <w:t>g these times,” ablative says “i</w:t>
      </w:r>
      <w:r>
        <w:t>n this time,” “on this day,” “at this hour,” etc.</w:t>
      </w:r>
    </w:p>
    <w:p w14:paraId="14DBF8FA" w14:textId="32380141" w:rsidR="00DE1149" w:rsidRDefault="00DE1149" w:rsidP="00DE1149">
      <w:pPr>
        <w:pStyle w:val="SectionandVocabheader"/>
      </w:pPr>
      <w:r>
        <w:lastRenderedPageBreak/>
        <w:t>Pattern Recognition</w:t>
      </w:r>
    </w:p>
    <w:p w14:paraId="5022B274" w14:textId="3F877584" w:rsidR="00DE1149" w:rsidRDefault="00DE1149">
      <w:pPr>
        <w:pStyle w:val="ListParagraph"/>
        <w:keepLines/>
        <w:numPr>
          <w:ilvl w:val="0"/>
          <w:numId w:val="95"/>
        </w:numPr>
      </w:pPr>
      <w:r>
        <w:t>The new prepositions follow the same pattern as the directional prepositions you have already learned. Once you see the preposition, keep reading until you find the correct case. Everything in between will be part of the segment. |</w:t>
      </w:r>
      <w:r>
        <w:rPr>
          <w:i/>
          <w:iCs/>
        </w:rPr>
        <w:t xml:space="preserve">ante dei et deae templa </w:t>
      </w:r>
      <w:r w:rsidRPr="00DE1149">
        <w:t>|</w:t>
      </w:r>
      <w:r>
        <w:rPr>
          <w:i/>
          <w:iCs/>
        </w:rPr>
        <w:t xml:space="preserve"> sedimus</w:t>
      </w:r>
      <w:r>
        <w:t xml:space="preserve"> = We sit | in front of the temples of the god and goddess|.</w:t>
      </w:r>
    </w:p>
    <w:p w14:paraId="1F9DA981" w14:textId="47DE52E5" w:rsidR="003C1FA0" w:rsidRDefault="003C1FA0" w:rsidP="00CD2394">
      <w:pPr>
        <w:pStyle w:val="Heading2"/>
      </w:pPr>
      <w:bookmarkStart w:id="47" w:name="_Toc158984985"/>
      <w:r>
        <w:t xml:space="preserve">Chapter </w:t>
      </w:r>
      <w:r w:rsidR="00DE1149">
        <w:t>8</w:t>
      </w:r>
      <w:r>
        <w:t xml:space="preserve"> Exercises</w:t>
      </w:r>
      <w:bookmarkEnd w:id="47"/>
    </w:p>
    <w:p w14:paraId="7E7C6B9D" w14:textId="77777777" w:rsidR="003C1FA0" w:rsidRDefault="003C1FA0" w:rsidP="00CD2394">
      <w:pPr>
        <w:keepLines/>
      </w:pPr>
      <w:r>
        <w:t>A) After memorizing the cardinal numbers (one through twelve), give the names of the following Roman numerals without using a dictionary:</w:t>
      </w:r>
    </w:p>
    <w:p w14:paraId="063962C2" w14:textId="77777777" w:rsidR="003C1FA0" w:rsidRDefault="003C1FA0">
      <w:pPr>
        <w:pStyle w:val="ListParagraph"/>
        <w:keepLines/>
        <w:numPr>
          <w:ilvl w:val="0"/>
          <w:numId w:val="39"/>
        </w:numPr>
      </w:pPr>
      <w:r>
        <w:t>IV</w:t>
      </w:r>
      <w:r>
        <w:tab/>
      </w:r>
      <w:r>
        <w:tab/>
        <w:t>________________</w:t>
      </w:r>
    </w:p>
    <w:p w14:paraId="628E59F5" w14:textId="77777777" w:rsidR="003C1FA0" w:rsidRDefault="003C1FA0">
      <w:pPr>
        <w:pStyle w:val="ListParagraph"/>
        <w:keepLines/>
        <w:numPr>
          <w:ilvl w:val="0"/>
          <w:numId w:val="39"/>
        </w:numPr>
      </w:pPr>
      <w:r>
        <w:t>II</w:t>
      </w:r>
      <w:r>
        <w:tab/>
      </w:r>
      <w:r>
        <w:tab/>
        <w:t>________________</w:t>
      </w:r>
    </w:p>
    <w:p w14:paraId="0A1DEFAA" w14:textId="77777777" w:rsidR="003C1FA0" w:rsidRDefault="003C1FA0">
      <w:pPr>
        <w:pStyle w:val="ListParagraph"/>
        <w:keepLines/>
        <w:numPr>
          <w:ilvl w:val="0"/>
          <w:numId w:val="39"/>
        </w:numPr>
      </w:pPr>
      <w:r>
        <w:t>VII</w:t>
      </w:r>
      <w:r>
        <w:tab/>
      </w:r>
      <w:r>
        <w:tab/>
        <w:t>________________</w:t>
      </w:r>
    </w:p>
    <w:p w14:paraId="397FF033" w14:textId="77777777" w:rsidR="003C1FA0" w:rsidRDefault="003C1FA0">
      <w:pPr>
        <w:pStyle w:val="ListParagraph"/>
        <w:keepLines/>
        <w:numPr>
          <w:ilvl w:val="0"/>
          <w:numId w:val="39"/>
        </w:numPr>
      </w:pPr>
      <w:r>
        <w:t>XI</w:t>
      </w:r>
      <w:r>
        <w:tab/>
      </w:r>
      <w:r>
        <w:tab/>
        <w:t>________________</w:t>
      </w:r>
    </w:p>
    <w:p w14:paraId="7C2EAB24" w14:textId="77777777" w:rsidR="003C1FA0" w:rsidRDefault="003C1FA0">
      <w:pPr>
        <w:pStyle w:val="ListParagraph"/>
        <w:keepLines/>
        <w:numPr>
          <w:ilvl w:val="0"/>
          <w:numId w:val="39"/>
        </w:numPr>
      </w:pPr>
      <w:r>
        <w:t>C</w:t>
      </w:r>
      <w:r>
        <w:tab/>
      </w:r>
      <w:r>
        <w:tab/>
        <w:t>________________</w:t>
      </w:r>
    </w:p>
    <w:p w14:paraId="25688362" w14:textId="77777777" w:rsidR="003C1FA0" w:rsidRDefault="003C1FA0">
      <w:pPr>
        <w:pStyle w:val="ListParagraph"/>
        <w:keepLines/>
        <w:numPr>
          <w:ilvl w:val="0"/>
          <w:numId w:val="39"/>
        </w:numPr>
      </w:pPr>
      <w:r>
        <w:t>III</w:t>
      </w:r>
      <w:r>
        <w:tab/>
      </w:r>
      <w:r>
        <w:tab/>
        <w:t>________________</w:t>
      </w:r>
    </w:p>
    <w:p w14:paraId="35851175" w14:textId="77777777" w:rsidR="003C1FA0" w:rsidRDefault="003C1FA0">
      <w:pPr>
        <w:pStyle w:val="ListParagraph"/>
        <w:keepLines/>
        <w:numPr>
          <w:ilvl w:val="0"/>
          <w:numId w:val="39"/>
        </w:numPr>
      </w:pPr>
      <w:r>
        <w:t>M</w:t>
      </w:r>
      <w:r>
        <w:tab/>
      </w:r>
      <w:r>
        <w:tab/>
        <w:t>________________</w:t>
      </w:r>
    </w:p>
    <w:p w14:paraId="4CFB7A96" w14:textId="77777777" w:rsidR="003C1FA0" w:rsidRDefault="003C1FA0">
      <w:pPr>
        <w:pStyle w:val="ListParagraph"/>
        <w:keepLines/>
        <w:numPr>
          <w:ilvl w:val="0"/>
          <w:numId w:val="39"/>
        </w:numPr>
      </w:pPr>
      <w:r>
        <w:t>I</w:t>
      </w:r>
      <w:r>
        <w:tab/>
      </w:r>
      <w:r>
        <w:tab/>
        <w:t>________________</w:t>
      </w:r>
    </w:p>
    <w:p w14:paraId="669AB876" w14:textId="77777777" w:rsidR="003C1FA0" w:rsidRDefault="003C1FA0">
      <w:pPr>
        <w:pStyle w:val="ListParagraph"/>
        <w:keepLines/>
        <w:numPr>
          <w:ilvl w:val="0"/>
          <w:numId w:val="39"/>
        </w:numPr>
      </w:pPr>
      <w:r>
        <w:t>V</w:t>
      </w:r>
      <w:r>
        <w:tab/>
      </w:r>
      <w:r>
        <w:tab/>
        <w:t>________________</w:t>
      </w:r>
    </w:p>
    <w:p w14:paraId="58A37D41" w14:textId="77777777" w:rsidR="003C1FA0" w:rsidRDefault="003C1FA0">
      <w:pPr>
        <w:pStyle w:val="ListParagraph"/>
        <w:keepLines/>
        <w:numPr>
          <w:ilvl w:val="0"/>
          <w:numId w:val="39"/>
        </w:numPr>
      </w:pPr>
      <w:r>
        <w:t>IX</w:t>
      </w:r>
      <w:r>
        <w:tab/>
      </w:r>
      <w:r>
        <w:tab/>
        <w:t>________________</w:t>
      </w:r>
    </w:p>
    <w:p w14:paraId="13090028" w14:textId="77777777" w:rsidR="003C1FA0" w:rsidRDefault="003C1FA0" w:rsidP="00CD2394">
      <w:pPr>
        <w:keepLines/>
      </w:pPr>
      <w:r>
        <w:t>B) Convert the following Roman numerals to Arabic, and Arabic numerals to Roman</w:t>
      </w:r>
    </w:p>
    <w:p w14:paraId="5B57B454" w14:textId="77777777" w:rsidR="003C1FA0" w:rsidRDefault="003C1FA0" w:rsidP="00CD2394">
      <w:pPr>
        <w:keepLines/>
      </w:pPr>
      <w:r>
        <w:t>XVIII</w:t>
      </w:r>
      <w:r>
        <w:tab/>
      </w:r>
      <w:r>
        <w:tab/>
        <w:t>________________</w:t>
      </w:r>
      <w:r>
        <w:tab/>
      </w:r>
      <w:r>
        <w:tab/>
        <w:t>1,900</w:t>
      </w:r>
      <w:r>
        <w:tab/>
      </w:r>
      <w:r>
        <w:tab/>
        <w:t>________________</w:t>
      </w:r>
    </w:p>
    <w:p w14:paraId="4EADE464" w14:textId="77777777" w:rsidR="003C1FA0" w:rsidRDefault="003C1FA0" w:rsidP="00CD2394">
      <w:pPr>
        <w:keepLines/>
      </w:pPr>
      <w:r>
        <w:t>MI</w:t>
      </w:r>
      <w:r>
        <w:tab/>
      </w:r>
      <w:r>
        <w:tab/>
        <w:t>________________</w:t>
      </w:r>
      <w:r>
        <w:tab/>
      </w:r>
      <w:r>
        <w:tab/>
        <w:t>28</w:t>
      </w:r>
      <w:r>
        <w:tab/>
      </w:r>
      <w:r>
        <w:tab/>
        <w:t>________________</w:t>
      </w:r>
    </w:p>
    <w:p w14:paraId="001F9D0F" w14:textId="77777777" w:rsidR="003C1FA0" w:rsidRDefault="003C1FA0" w:rsidP="00CD2394">
      <w:pPr>
        <w:keepLines/>
      </w:pPr>
      <w:r>
        <w:t>LXIV</w:t>
      </w:r>
      <w:r>
        <w:tab/>
      </w:r>
      <w:r>
        <w:tab/>
        <w:t>________________</w:t>
      </w:r>
      <w:r>
        <w:tab/>
      </w:r>
      <w:r>
        <w:tab/>
        <w:t>95</w:t>
      </w:r>
      <w:r>
        <w:tab/>
      </w:r>
      <w:r>
        <w:tab/>
        <w:t>________________</w:t>
      </w:r>
    </w:p>
    <w:p w14:paraId="57D8FBED" w14:textId="77777777" w:rsidR="003C1FA0" w:rsidRDefault="003C1FA0" w:rsidP="00CD2394">
      <w:pPr>
        <w:keepLines/>
      </w:pPr>
      <w:r>
        <w:t>DCX</w:t>
      </w:r>
      <w:r>
        <w:tab/>
      </w:r>
      <w:r>
        <w:tab/>
        <w:t>________________</w:t>
      </w:r>
      <w:r>
        <w:tab/>
      </w:r>
      <w:r>
        <w:tab/>
        <w:t>481</w:t>
      </w:r>
      <w:r>
        <w:tab/>
      </w:r>
      <w:r>
        <w:tab/>
        <w:t>________________</w:t>
      </w:r>
    </w:p>
    <w:p w14:paraId="3A4584C6" w14:textId="77777777" w:rsidR="003C1FA0" w:rsidRDefault="003C1FA0" w:rsidP="00CD2394">
      <w:pPr>
        <w:keepLines/>
      </w:pPr>
      <w:r>
        <w:t>XXVII</w:t>
      </w:r>
      <w:r>
        <w:tab/>
      </w:r>
      <w:r>
        <w:tab/>
        <w:t>________________</w:t>
      </w:r>
      <w:r>
        <w:tab/>
      </w:r>
      <w:r>
        <w:tab/>
        <w:t>1,999</w:t>
      </w:r>
      <w:r>
        <w:tab/>
      </w:r>
      <w:r>
        <w:tab/>
        <w:t>________________</w:t>
      </w:r>
    </w:p>
    <w:p w14:paraId="18036158" w14:textId="77777777" w:rsidR="003C1FA0" w:rsidRDefault="003C1FA0" w:rsidP="00CD2394">
      <w:pPr>
        <w:keepLines/>
      </w:pPr>
      <w:r>
        <w:t>C) Paying attention to the case, translate the following time and space phrases into English</w:t>
      </w:r>
    </w:p>
    <w:p w14:paraId="54BA3666" w14:textId="77777777" w:rsidR="003C1FA0" w:rsidRDefault="003C1FA0">
      <w:pPr>
        <w:pStyle w:val="ListParagraph"/>
        <w:keepLines/>
        <w:numPr>
          <w:ilvl w:val="0"/>
          <w:numId w:val="40"/>
        </w:numPr>
      </w:pPr>
      <w:r>
        <w:t>quartō annō</w:t>
      </w:r>
      <w:r>
        <w:tab/>
      </w:r>
      <w:r>
        <w:tab/>
        <w:t>_____________________</w:t>
      </w:r>
    </w:p>
    <w:p w14:paraId="06C5C132" w14:textId="77777777" w:rsidR="003C1FA0" w:rsidRDefault="003C1FA0">
      <w:pPr>
        <w:pStyle w:val="ListParagraph"/>
        <w:keepLines/>
        <w:numPr>
          <w:ilvl w:val="0"/>
          <w:numId w:val="40"/>
        </w:numPr>
      </w:pPr>
      <w:r>
        <w:t>unum annum</w:t>
      </w:r>
      <w:r>
        <w:tab/>
      </w:r>
      <w:r>
        <w:tab/>
        <w:t>_____________________</w:t>
      </w:r>
    </w:p>
    <w:p w14:paraId="6B916258" w14:textId="77777777" w:rsidR="003C1FA0" w:rsidRDefault="003C1FA0">
      <w:pPr>
        <w:pStyle w:val="ListParagraph"/>
        <w:keepLines/>
        <w:numPr>
          <w:ilvl w:val="0"/>
          <w:numId w:val="40"/>
        </w:numPr>
      </w:pPr>
      <w:r>
        <w:t>ante haec tempora</w:t>
      </w:r>
      <w:r>
        <w:tab/>
        <w:t>_____________________</w:t>
      </w:r>
    </w:p>
    <w:p w14:paraId="4376B93D" w14:textId="77777777" w:rsidR="003C1FA0" w:rsidRDefault="003C1FA0">
      <w:pPr>
        <w:pStyle w:val="ListParagraph"/>
        <w:keepLines/>
        <w:numPr>
          <w:ilvl w:val="0"/>
          <w:numId w:val="40"/>
        </w:numPr>
      </w:pPr>
      <w:r>
        <w:t>per finēs</w:t>
      </w:r>
      <w:r>
        <w:tab/>
      </w:r>
      <w:r>
        <w:tab/>
        <w:t>_____________________</w:t>
      </w:r>
    </w:p>
    <w:p w14:paraId="3CAD28F6" w14:textId="77777777" w:rsidR="003C1FA0" w:rsidRDefault="003C1FA0">
      <w:pPr>
        <w:pStyle w:val="ListParagraph"/>
        <w:keepLines/>
        <w:numPr>
          <w:ilvl w:val="0"/>
          <w:numId w:val="40"/>
        </w:numPr>
      </w:pPr>
      <w:r>
        <w:lastRenderedPageBreak/>
        <w:t>unō tempore</w:t>
      </w:r>
      <w:r>
        <w:tab/>
      </w:r>
      <w:r>
        <w:tab/>
        <w:t>_____________________</w:t>
      </w:r>
    </w:p>
    <w:p w14:paraId="5A092A00" w14:textId="77777777" w:rsidR="003C1FA0" w:rsidRPr="00342741" w:rsidRDefault="003C1FA0">
      <w:pPr>
        <w:pStyle w:val="ListParagraph"/>
        <w:keepLines/>
        <w:numPr>
          <w:ilvl w:val="0"/>
          <w:numId w:val="40"/>
        </w:numPr>
      </w:pPr>
      <w:r>
        <w:t>in pericula</w:t>
      </w:r>
      <w:r>
        <w:tab/>
      </w:r>
      <w:r>
        <w:tab/>
        <w:t>_____________________</w:t>
      </w:r>
    </w:p>
    <w:p w14:paraId="2C9D2A87" w14:textId="3CAA830C" w:rsidR="003C1FA0" w:rsidRDefault="003C1FA0" w:rsidP="00CD2394">
      <w:pPr>
        <w:pStyle w:val="Heading2"/>
      </w:pPr>
      <w:bookmarkStart w:id="48" w:name="_Toc158984986"/>
      <w:r>
        <w:t xml:space="preserve">Chapter </w:t>
      </w:r>
      <w:r w:rsidR="00DE1149">
        <w:t>8</w:t>
      </w:r>
      <w:r>
        <w:t xml:space="preserve"> Translations</w:t>
      </w:r>
      <w:bookmarkEnd w:id="48"/>
    </w:p>
    <w:p w14:paraId="24753F6E" w14:textId="77777777" w:rsidR="003C1FA0" w:rsidRDefault="003C1FA0" w:rsidP="00CD2394">
      <w:pPr>
        <w:pStyle w:val="NoSpacing"/>
        <w:keepLines/>
      </w:pPr>
    </w:p>
    <w:p w14:paraId="410F3641" w14:textId="7D06C43A" w:rsidR="003C1FA0" w:rsidRDefault="003C1FA0">
      <w:pPr>
        <w:pStyle w:val="ListParagraph"/>
        <w:keepLines/>
        <w:numPr>
          <w:ilvl w:val="0"/>
          <w:numId w:val="20"/>
        </w:numPr>
      </w:pPr>
      <w:r>
        <w:t>eō tempōre ibi septem annōs regis uxor mānsit</w:t>
      </w:r>
      <w:r w:rsidR="007234F5">
        <w:t xml:space="preserve"> et lībertātem coluit</w:t>
      </w:r>
      <w:r>
        <w:t xml:space="preserve"> </w:t>
      </w:r>
    </w:p>
    <w:p w14:paraId="7FA1268A" w14:textId="44B67251" w:rsidR="003C1FA0" w:rsidRDefault="003C1FA0">
      <w:pPr>
        <w:pStyle w:val="ListParagraph"/>
        <w:keepLines/>
        <w:numPr>
          <w:ilvl w:val="0"/>
          <w:numId w:val="20"/>
        </w:numPr>
      </w:pPr>
      <w:r>
        <w:t xml:space="preserve">fēminae perīculum saepe vīdērunt sed </w:t>
      </w:r>
      <w:r w:rsidR="007234F5">
        <w:t>ad</w:t>
      </w:r>
      <w:r>
        <w:t xml:space="preserve"> hanc insulam navēs solvērunt</w:t>
      </w:r>
    </w:p>
    <w:p w14:paraId="64506E8C" w14:textId="7EC57388" w:rsidR="003C1FA0" w:rsidRDefault="003C1FA0">
      <w:pPr>
        <w:pStyle w:val="ListParagraph"/>
        <w:keepLines/>
        <w:numPr>
          <w:ilvl w:val="0"/>
          <w:numId w:val="20"/>
        </w:numPr>
      </w:pPr>
      <w:r>
        <w:t>illārum gent</w:t>
      </w:r>
      <w:r w:rsidR="006152D2">
        <w:t>i</w:t>
      </w:r>
      <w:r>
        <w:t>um finēs tunc frangēbamus sed virī feminaeque nōn ex templīs movēbant</w:t>
      </w:r>
    </w:p>
    <w:p w14:paraId="7CADD8C8" w14:textId="51A910E0" w:rsidR="003C1FA0" w:rsidRDefault="003C1FA0">
      <w:pPr>
        <w:pStyle w:val="ListParagraph"/>
        <w:keepLines/>
        <w:numPr>
          <w:ilvl w:val="0"/>
          <w:numId w:val="20"/>
        </w:numPr>
      </w:pPr>
      <w:r>
        <w:t>superī natī milia vulnerum ponunt</w:t>
      </w:r>
      <w:r w:rsidR="00017F0D">
        <w:t xml:space="preserve">; </w:t>
      </w:r>
      <w:r>
        <w:t xml:space="preserve"> deī</w:t>
      </w:r>
      <w:r w:rsidR="00017F0D">
        <w:t xml:space="preserve"> autem</w:t>
      </w:r>
      <w:r>
        <w:t xml:space="preserve"> hōs hominēs iuvant</w:t>
      </w:r>
    </w:p>
    <w:p w14:paraId="34626E63" w14:textId="1AC13B58" w:rsidR="003C1FA0" w:rsidRDefault="003C1FA0">
      <w:pPr>
        <w:pStyle w:val="ListParagraph"/>
        <w:keepLines/>
        <w:numPr>
          <w:ilvl w:val="0"/>
          <w:numId w:val="20"/>
        </w:numPr>
      </w:pPr>
      <w:r>
        <w:t xml:space="preserve">sīc dabāmus fabūlās eīs duōbus poetīs </w:t>
      </w:r>
      <w:r w:rsidR="00017F0D">
        <w:t xml:space="preserve">et templa colēbāmus </w:t>
      </w:r>
      <w:r>
        <w:t xml:space="preserve">sed nunc de pietāte scribimus </w:t>
      </w:r>
    </w:p>
    <w:p w14:paraId="3F319E03" w14:textId="3C8681A6" w:rsidR="003C1FA0" w:rsidRDefault="006152D2">
      <w:pPr>
        <w:pStyle w:val="ListParagraph"/>
        <w:keepLines/>
        <w:numPr>
          <w:ilvl w:val="0"/>
          <w:numId w:val="20"/>
        </w:numPr>
      </w:pPr>
      <w:r>
        <w:t>in illō iti</w:t>
      </w:r>
      <w:r w:rsidR="003C1FA0">
        <w:t>nere saepe ambulābant sed regis amicus ibi cecidit</w:t>
      </w:r>
    </w:p>
    <w:p w14:paraId="6D87AEF5" w14:textId="77777777" w:rsidR="003C1FA0" w:rsidRDefault="003C1FA0">
      <w:pPr>
        <w:pStyle w:val="ListParagraph"/>
        <w:keepLines/>
        <w:numPr>
          <w:ilvl w:val="0"/>
          <w:numId w:val="20"/>
        </w:numPr>
      </w:pPr>
      <w:r>
        <w:t>trium hōrum virōrum uxōrēs perīcula solvēre</w:t>
      </w:r>
    </w:p>
    <w:p w14:paraId="094FCCFE" w14:textId="77777777" w:rsidR="003C1FA0" w:rsidRDefault="003C1FA0">
      <w:pPr>
        <w:pStyle w:val="ListParagraph"/>
        <w:keepLines/>
        <w:numPr>
          <w:ilvl w:val="0"/>
          <w:numId w:val="20"/>
        </w:numPr>
      </w:pPr>
      <w:r>
        <w:t>primō annō malōrum tempōrum ratiōnēs deae frēgērunt</w:t>
      </w:r>
    </w:p>
    <w:p w14:paraId="5577D39C" w14:textId="77777777" w:rsidR="003C1FA0" w:rsidRDefault="003C1FA0">
      <w:pPr>
        <w:pStyle w:val="ListParagraph"/>
        <w:keepLines/>
        <w:numPr>
          <w:ilvl w:val="0"/>
          <w:numId w:val="20"/>
        </w:numPr>
      </w:pPr>
      <w:r>
        <w:t>multa beneficia illīs puerīs dedīmus deinde in hīs montibus illōrum fortūnam ea iūvit</w:t>
      </w:r>
    </w:p>
    <w:p w14:paraId="70FDEF5F" w14:textId="77777777" w:rsidR="003C1FA0" w:rsidRDefault="003C1FA0">
      <w:pPr>
        <w:pStyle w:val="NoSpacing"/>
        <w:keepLines/>
        <w:numPr>
          <w:ilvl w:val="0"/>
          <w:numId w:val="20"/>
        </w:numPr>
      </w:pPr>
      <w:r>
        <w:t>istae gentēs illārum nomina post haec tempora legēbant</w:t>
      </w:r>
    </w:p>
    <w:p w14:paraId="58D4F856" w14:textId="77777777" w:rsidR="003C1FA0" w:rsidRDefault="003C1FA0" w:rsidP="00CD2394">
      <w:pPr>
        <w:keepLines/>
      </w:pPr>
    </w:p>
    <w:p w14:paraId="7D47D993" w14:textId="5F65EAE5" w:rsidR="003C1FA0" w:rsidRDefault="003C1FA0" w:rsidP="00CD2394">
      <w:pPr>
        <w:pStyle w:val="Heading2"/>
      </w:pPr>
      <w:bookmarkStart w:id="49" w:name="_Toc158984987"/>
      <w:r>
        <w:t xml:space="preserve">Chapter </w:t>
      </w:r>
      <w:r w:rsidR="00DE1149">
        <w:t>8</w:t>
      </w:r>
      <w:r>
        <w:t xml:space="preserve"> Vocabulary</w:t>
      </w:r>
      <w:bookmarkEnd w:id="49"/>
    </w:p>
    <w:p w14:paraId="4872D08B" w14:textId="77777777" w:rsidR="003C1FA0" w:rsidRDefault="003C1FA0" w:rsidP="00CD2394">
      <w:pPr>
        <w:keepLines/>
      </w:pPr>
      <w:r>
        <w:t xml:space="preserve">In addition to Roman numerals and the numbers assigned by your instructor </w:t>
      </w:r>
      <w:r w:rsidRPr="00C53177">
        <w:rPr>
          <w:rStyle w:val="Strong"/>
        </w:rPr>
        <w:t>(see number appendix)</w:t>
      </w:r>
      <w:r>
        <w:t>, memorize the following vocabulary</w:t>
      </w:r>
    </w:p>
    <w:p w14:paraId="77B72CF3" w14:textId="77777777" w:rsidR="003C1FA0" w:rsidRDefault="003C1FA0" w:rsidP="00CD2394">
      <w:pPr>
        <w:keepLines/>
      </w:pPr>
      <w:r>
        <w:t xml:space="preserve">Numbers: numbers are adjectives. Note that only the cardinal numbers 1, 2, 3, and 1000 decline </w:t>
      </w:r>
      <w:r>
        <w:rPr>
          <w:b/>
        </w:rPr>
        <w:t>(see number appendix for their declension)</w:t>
      </w:r>
      <w:r>
        <w:t>. The other numbers have the same ending no matter which word they modify.</w:t>
      </w:r>
    </w:p>
    <w:tbl>
      <w:tblPr>
        <w:tblW w:w="7140" w:type="dxa"/>
        <w:tblBorders>
          <w:bottom w:val="single" w:sz="4" w:space="0" w:color="auto"/>
          <w:insideH w:val="single" w:sz="4" w:space="0" w:color="auto"/>
        </w:tblBorders>
        <w:tblLook w:val="04A0" w:firstRow="1" w:lastRow="0" w:firstColumn="1" w:lastColumn="0" w:noHBand="0" w:noVBand="1"/>
      </w:tblPr>
      <w:tblGrid>
        <w:gridCol w:w="729"/>
        <w:gridCol w:w="2111"/>
        <w:gridCol w:w="879"/>
        <w:gridCol w:w="2121"/>
        <w:gridCol w:w="1300"/>
      </w:tblGrid>
      <w:tr w:rsidR="005E122D" w:rsidRPr="005E122D" w14:paraId="0E44AEF2" w14:textId="77777777" w:rsidTr="005E122D">
        <w:trPr>
          <w:trHeight w:val="320"/>
        </w:trPr>
        <w:tc>
          <w:tcPr>
            <w:tcW w:w="2840" w:type="dxa"/>
            <w:gridSpan w:val="2"/>
            <w:noWrap/>
            <w:hideMark/>
          </w:tcPr>
          <w:p w14:paraId="654F48FB"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Cardinal Numbers </w:t>
            </w:r>
          </w:p>
        </w:tc>
        <w:tc>
          <w:tcPr>
            <w:tcW w:w="3000" w:type="dxa"/>
            <w:gridSpan w:val="2"/>
            <w:noWrap/>
            <w:hideMark/>
          </w:tcPr>
          <w:p w14:paraId="2DAFB773" w14:textId="77777777" w:rsidR="005E122D" w:rsidRPr="005E122D" w:rsidRDefault="005E122D" w:rsidP="005E122D">
            <w:pPr>
              <w:spacing w:after="0" w:line="240" w:lineRule="auto"/>
              <w:rPr>
                <w:rFonts w:ascii="Aptos Narrow" w:eastAsia="Times New Roman" w:hAnsi="Aptos Narrow" w:cs="Times New Roman"/>
                <w:color w:val="000000"/>
              </w:rPr>
            </w:pPr>
            <w:r w:rsidRPr="005E122D">
              <w:rPr>
                <w:rFonts w:ascii="Aptos Narrow" w:eastAsia="Times New Roman" w:hAnsi="Aptos Narrow" w:cs="Times New Roman"/>
                <w:color w:val="000000"/>
              </w:rPr>
              <w:t>Ordinal Numbers</w:t>
            </w:r>
          </w:p>
        </w:tc>
        <w:tc>
          <w:tcPr>
            <w:tcW w:w="1300" w:type="dxa"/>
            <w:noWrap/>
            <w:hideMark/>
          </w:tcPr>
          <w:p w14:paraId="491D90B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Roman Numerals</w:t>
            </w:r>
          </w:p>
        </w:tc>
      </w:tr>
      <w:tr w:rsidR="005E122D" w:rsidRPr="005E122D" w14:paraId="52A31354" w14:textId="77777777" w:rsidTr="005E122D">
        <w:trPr>
          <w:trHeight w:val="320"/>
        </w:trPr>
        <w:tc>
          <w:tcPr>
            <w:tcW w:w="729" w:type="dxa"/>
            <w:noWrap/>
            <w:hideMark/>
          </w:tcPr>
          <w:p w14:paraId="7BF828D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1</w:t>
            </w:r>
          </w:p>
        </w:tc>
        <w:tc>
          <w:tcPr>
            <w:tcW w:w="2111" w:type="dxa"/>
            <w:noWrap/>
            <w:hideMark/>
          </w:tcPr>
          <w:p w14:paraId="7A42CEE3"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unus, -a, -um </w:t>
            </w:r>
          </w:p>
        </w:tc>
        <w:tc>
          <w:tcPr>
            <w:tcW w:w="879" w:type="dxa"/>
            <w:noWrap/>
            <w:hideMark/>
          </w:tcPr>
          <w:p w14:paraId="7007C922"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first </w:t>
            </w:r>
          </w:p>
        </w:tc>
        <w:tc>
          <w:tcPr>
            <w:tcW w:w="2121" w:type="dxa"/>
            <w:noWrap/>
            <w:hideMark/>
          </w:tcPr>
          <w:p w14:paraId="75BC022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primus, -a, -um</w:t>
            </w:r>
          </w:p>
        </w:tc>
        <w:tc>
          <w:tcPr>
            <w:tcW w:w="1300" w:type="dxa"/>
            <w:noWrap/>
            <w:hideMark/>
          </w:tcPr>
          <w:p w14:paraId="48AA91AA"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I</w:t>
            </w:r>
          </w:p>
        </w:tc>
      </w:tr>
      <w:tr w:rsidR="005E122D" w:rsidRPr="005E122D" w14:paraId="1BFB0DCE" w14:textId="77777777" w:rsidTr="005E122D">
        <w:trPr>
          <w:trHeight w:val="320"/>
        </w:trPr>
        <w:tc>
          <w:tcPr>
            <w:tcW w:w="729" w:type="dxa"/>
            <w:noWrap/>
            <w:hideMark/>
          </w:tcPr>
          <w:p w14:paraId="55295EEC"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2</w:t>
            </w:r>
          </w:p>
        </w:tc>
        <w:tc>
          <w:tcPr>
            <w:tcW w:w="2111" w:type="dxa"/>
            <w:noWrap/>
            <w:hideMark/>
          </w:tcPr>
          <w:p w14:paraId="2F2B62AB"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duo, duae, duo </w:t>
            </w:r>
          </w:p>
        </w:tc>
        <w:tc>
          <w:tcPr>
            <w:tcW w:w="879" w:type="dxa"/>
            <w:noWrap/>
            <w:hideMark/>
          </w:tcPr>
          <w:p w14:paraId="2E751948"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second </w:t>
            </w:r>
          </w:p>
        </w:tc>
        <w:tc>
          <w:tcPr>
            <w:tcW w:w="2121" w:type="dxa"/>
            <w:noWrap/>
            <w:hideMark/>
          </w:tcPr>
          <w:p w14:paraId="5D57ACDB"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secundus, -a, -um</w:t>
            </w:r>
          </w:p>
        </w:tc>
        <w:tc>
          <w:tcPr>
            <w:tcW w:w="1300" w:type="dxa"/>
            <w:noWrap/>
            <w:hideMark/>
          </w:tcPr>
          <w:p w14:paraId="078F3543"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II</w:t>
            </w:r>
          </w:p>
        </w:tc>
      </w:tr>
      <w:tr w:rsidR="005E122D" w:rsidRPr="005E122D" w14:paraId="6D2AD98B" w14:textId="77777777" w:rsidTr="005E122D">
        <w:trPr>
          <w:trHeight w:val="320"/>
        </w:trPr>
        <w:tc>
          <w:tcPr>
            <w:tcW w:w="729" w:type="dxa"/>
            <w:noWrap/>
            <w:hideMark/>
          </w:tcPr>
          <w:p w14:paraId="094D4FBC"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3</w:t>
            </w:r>
          </w:p>
        </w:tc>
        <w:tc>
          <w:tcPr>
            <w:tcW w:w="2111" w:type="dxa"/>
            <w:noWrap/>
            <w:hideMark/>
          </w:tcPr>
          <w:p w14:paraId="75F8A61A"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tres, tria </w:t>
            </w:r>
          </w:p>
        </w:tc>
        <w:tc>
          <w:tcPr>
            <w:tcW w:w="879" w:type="dxa"/>
            <w:noWrap/>
            <w:hideMark/>
          </w:tcPr>
          <w:p w14:paraId="5F09263C"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third </w:t>
            </w:r>
          </w:p>
        </w:tc>
        <w:tc>
          <w:tcPr>
            <w:tcW w:w="2121" w:type="dxa"/>
            <w:noWrap/>
            <w:hideMark/>
          </w:tcPr>
          <w:p w14:paraId="7D0CB01F"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tertius, -a, -um</w:t>
            </w:r>
          </w:p>
        </w:tc>
        <w:tc>
          <w:tcPr>
            <w:tcW w:w="1300" w:type="dxa"/>
            <w:noWrap/>
            <w:hideMark/>
          </w:tcPr>
          <w:p w14:paraId="6ACD9DC7"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III</w:t>
            </w:r>
          </w:p>
        </w:tc>
      </w:tr>
      <w:tr w:rsidR="005E122D" w:rsidRPr="005E122D" w14:paraId="33403DE9" w14:textId="77777777" w:rsidTr="005E122D">
        <w:trPr>
          <w:trHeight w:val="320"/>
        </w:trPr>
        <w:tc>
          <w:tcPr>
            <w:tcW w:w="729" w:type="dxa"/>
            <w:noWrap/>
            <w:hideMark/>
          </w:tcPr>
          <w:p w14:paraId="1FE8AC40"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4</w:t>
            </w:r>
          </w:p>
        </w:tc>
        <w:tc>
          <w:tcPr>
            <w:tcW w:w="2111" w:type="dxa"/>
            <w:noWrap/>
            <w:hideMark/>
          </w:tcPr>
          <w:p w14:paraId="3C24C56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quattuor </w:t>
            </w:r>
          </w:p>
        </w:tc>
        <w:tc>
          <w:tcPr>
            <w:tcW w:w="879" w:type="dxa"/>
            <w:noWrap/>
            <w:hideMark/>
          </w:tcPr>
          <w:p w14:paraId="69B4E19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fourth</w:t>
            </w:r>
          </w:p>
        </w:tc>
        <w:tc>
          <w:tcPr>
            <w:tcW w:w="2121" w:type="dxa"/>
            <w:noWrap/>
            <w:hideMark/>
          </w:tcPr>
          <w:p w14:paraId="5B3E74E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quartus, -a, -um</w:t>
            </w:r>
          </w:p>
        </w:tc>
        <w:tc>
          <w:tcPr>
            <w:tcW w:w="1300" w:type="dxa"/>
            <w:noWrap/>
            <w:hideMark/>
          </w:tcPr>
          <w:p w14:paraId="0616C996"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IV</w:t>
            </w:r>
          </w:p>
        </w:tc>
      </w:tr>
      <w:tr w:rsidR="005E122D" w:rsidRPr="005E122D" w14:paraId="232F3005" w14:textId="77777777" w:rsidTr="005E122D">
        <w:trPr>
          <w:trHeight w:val="320"/>
        </w:trPr>
        <w:tc>
          <w:tcPr>
            <w:tcW w:w="729" w:type="dxa"/>
            <w:noWrap/>
            <w:hideMark/>
          </w:tcPr>
          <w:p w14:paraId="4293D2E2"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5</w:t>
            </w:r>
          </w:p>
        </w:tc>
        <w:tc>
          <w:tcPr>
            <w:tcW w:w="2111" w:type="dxa"/>
            <w:noWrap/>
            <w:hideMark/>
          </w:tcPr>
          <w:p w14:paraId="3C0E0DA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quinque </w:t>
            </w:r>
          </w:p>
        </w:tc>
        <w:tc>
          <w:tcPr>
            <w:tcW w:w="879" w:type="dxa"/>
            <w:noWrap/>
            <w:hideMark/>
          </w:tcPr>
          <w:p w14:paraId="022DB80D"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fifth</w:t>
            </w:r>
          </w:p>
        </w:tc>
        <w:tc>
          <w:tcPr>
            <w:tcW w:w="2121" w:type="dxa"/>
            <w:noWrap/>
            <w:hideMark/>
          </w:tcPr>
          <w:p w14:paraId="2EFA870B"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quintus, -a, -um</w:t>
            </w:r>
          </w:p>
        </w:tc>
        <w:tc>
          <w:tcPr>
            <w:tcW w:w="1300" w:type="dxa"/>
            <w:noWrap/>
            <w:hideMark/>
          </w:tcPr>
          <w:p w14:paraId="5C1B6CF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V</w:t>
            </w:r>
          </w:p>
        </w:tc>
      </w:tr>
      <w:tr w:rsidR="005E122D" w:rsidRPr="005E122D" w14:paraId="357E8610" w14:textId="77777777" w:rsidTr="005E122D">
        <w:trPr>
          <w:trHeight w:val="320"/>
        </w:trPr>
        <w:tc>
          <w:tcPr>
            <w:tcW w:w="729" w:type="dxa"/>
            <w:noWrap/>
            <w:hideMark/>
          </w:tcPr>
          <w:p w14:paraId="6451FAD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6</w:t>
            </w:r>
          </w:p>
        </w:tc>
        <w:tc>
          <w:tcPr>
            <w:tcW w:w="2111" w:type="dxa"/>
            <w:noWrap/>
            <w:hideMark/>
          </w:tcPr>
          <w:p w14:paraId="38101D4F"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sex </w:t>
            </w:r>
          </w:p>
        </w:tc>
        <w:tc>
          <w:tcPr>
            <w:tcW w:w="879" w:type="dxa"/>
            <w:noWrap/>
            <w:hideMark/>
          </w:tcPr>
          <w:p w14:paraId="5D41436D" w14:textId="77777777" w:rsidR="005E122D" w:rsidRPr="005E122D" w:rsidRDefault="005E122D" w:rsidP="005E122D">
            <w:pPr>
              <w:spacing w:after="0" w:line="240" w:lineRule="auto"/>
              <w:rPr>
                <w:rFonts w:ascii="Calibri" w:eastAsia="Times New Roman" w:hAnsi="Calibri" w:cs="Calibri"/>
                <w:color w:val="000000"/>
              </w:rPr>
            </w:pPr>
          </w:p>
        </w:tc>
        <w:tc>
          <w:tcPr>
            <w:tcW w:w="2121" w:type="dxa"/>
            <w:noWrap/>
            <w:hideMark/>
          </w:tcPr>
          <w:p w14:paraId="2BC4A3BC" w14:textId="77777777" w:rsidR="005E122D" w:rsidRPr="005E122D" w:rsidRDefault="005E122D" w:rsidP="005E122D">
            <w:pPr>
              <w:spacing w:after="0" w:line="240" w:lineRule="auto"/>
              <w:rPr>
                <w:rFonts w:ascii="Times New Roman" w:eastAsia="Times New Roman" w:hAnsi="Times New Roman" w:cs="Times New Roman"/>
                <w:sz w:val="20"/>
                <w:szCs w:val="20"/>
              </w:rPr>
            </w:pPr>
          </w:p>
        </w:tc>
        <w:tc>
          <w:tcPr>
            <w:tcW w:w="1300" w:type="dxa"/>
            <w:noWrap/>
            <w:hideMark/>
          </w:tcPr>
          <w:p w14:paraId="31CA35CB"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VI</w:t>
            </w:r>
          </w:p>
        </w:tc>
      </w:tr>
      <w:tr w:rsidR="005E122D" w:rsidRPr="005E122D" w14:paraId="48E4CBD0" w14:textId="77777777" w:rsidTr="005E122D">
        <w:trPr>
          <w:trHeight w:val="320"/>
        </w:trPr>
        <w:tc>
          <w:tcPr>
            <w:tcW w:w="729" w:type="dxa"/>
            <w:noWrap/>
            <w:hideMark/>
          </w:tcPr>
          <w:p w14:paraId="51E9DB12"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7</w:t>
            </w:r>
          </w:p>
        </w:tc>
        <w:tc>
          <w:tcPr>
            <w:tcW w:w="2111" w:type="dxa"/>
            <w:noWrap/>
            <w:hideMark/>
          </w:tcPr>
          <w:p w14:paraId="1386116A"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septem </w:t>
            </w:r>
          </w:p>
        </w:tc>
        <w:tc>
          <w:tcPr>
            <w:tcW w:w="879" w:type="dxa"/>
            <w:noWrap/>
            <w:hideMark/>
          </w:tcPr>
          <w:p w14:paraId="1956DB1D" w14:textId="77777777" w:rsidR="005E122D" w:rsidRPr="005E122D" w:rsidRDefault="005E122D" w:rsidP="005E122D">
            <w:pPr>
              <w:spacing w:after="0" w:line="240" w:lineRule="auto"/>
              <w:rPr>
                <w:rFonts w:ascii="Calibri" w:eastAsia="Times New Roman" w:hAnsi="Calibri" w:cs="Calibri"/>
                <w:color w:val="000000"/>
              </w:rPr>
            </w:pPr>
          </w:p>
        </w:tc>
        <w:tc>
          <w:tcPr>
            <w:tcW w:w="2121" w:type="dxa"/>
            <w:noWrap/>
            <w:hideMark/>
          </w:tcPr>
          <w:p w14:paraId="3420A594" w14:textId="77777777" w:rsidR="005E122D" w:rsidRPr="005E122D" w:rsidRDefault="005E122D" w:rsidP="005E122D">
            <w:pPr>
              <w:spacing w:after="0" w:line="240" w:lineRule="auto"/>
              <w:rPr>
                <w:rFonts w:ascii="Times New Roman" w:eastAsia="Times New Roman" w:hAnsi="Times New Roman" w:cs="Times New Roman"/>
                <w:sz w:val="20"/>
                <w:szCs w:val="20"/>
              </w:rPr>
            </w:pPr>
          </w:p>
        </w:tc>
        <w:tc>
          <w:tcPr>
            <w:tcW w:w="1300" w:type="dxa"/>
            <w:noWrap/>
            <w:hideMark/>
          </w:tcPr>
          <w:p w14:paraId="637CE186"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VII</w:t>
            </w:r>
          </w:p>
        </w:tc>
      </w:tr>
      <w:tr w:rsidR="005E122D" w:rsidRPr="005E122D" w14:paraId="658C5AE1" w14:textId="77777777" w:rsidTr="005E122D">
        <w:trPr>
          <w:trHeight w:val="320"/>
        </w:trPr>
        <w:tc>
          <w:tcPr>
            <w:tcW w:w="729" w:type="dxa"/>
            <w:noWrap/>
            <w:hideMark/>
          </w:tcPr>
          <w:p w14:paraId="0C6BC74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8</w:t>
            </w:r>
          </w:p>
        </w:tc>
        <w:tc>
          <w:tcPr>
            <w:tcW w:w="2111" w:type="dxa"/>
            <w:noWrap/>
            <w:hideMark/>
          </w:tcPr>
          <w:p w14:paraId="1DC7B02E"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octo </w:t>
            </w:r>
          </w:p>
        </w:tc>
        <w:tc>
          <w:tcPr>
            <w:tcW w:w="879" w:type="dxa"/>
            <w:noWrap/>
            <w:hideMark/>
          </w:tcPr>
          <w:p w14:paraId="10BE8498" w14:textId="77777777" w:rsidR="005E122D" w:rsidRPr="005E122D" w:rsidRDefault="005E122D" w:rsidP="005E122D">
            <w:pPr>
              <w:spacing w:after="0" w:line="240" w:lineRule="auto"/>
              <w:rPr>
                <w:rFonts w:ascii="Calibri" w:eastAsia="Times New Roman" w:hAnsi="Calibri" w:cs="Calibri"/>
                <w:color w:val="000000"/>
              </w:rPr>
            </w:pPr>
          </w:p>
        </w:tc>
        <w:tc>
          <w:tcPr>
            <w:tcW w:w="2121" w:type="dxa"/>
            <w:noWrap/>
            <w:hideMark/>
          </w:tcPr>
          <w:p w14:paraId="77F17150" w14:textId="77777777" w:rsidR="005E122D" w:rsidRPr="005E122D" w:rsidRDefault="005E122D" w:rsidP="005E122D">
            <w:pPr>
              <w:spacing w:after="0" w:line="240" w:lineRule="auto"/>
              <w:rPr>
                <w:rFonts w:ascii="Times New Roman" w:eastAsia="Times New Roman" w:hAnsi="Times New Roman" w:cs="Times New Roman"/>
                <w:sz w:val="20"/>
                <w:szCs w:val="20"/>
              </w:rPr>
            </w:pPr>
          </w:p>
        </w:tc>
        <w:tc>
          <w:tcPr>
            <w:tcW w:w="1300" w:type="dxa"/>
            <w:noWrap/>
            <w:hideMark/>
          </w:tcPr>
          <w:p w14:paraId="04950FD0"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VIII</w:t>
            </w:r>
          </w:p>
        </w:tc>
      </w:tr>
      <w:tr w:rsidR="005E122D" w:rsidRPr="005E122D" w14:paraId="6BF1BD72" w14:textId="77777777" w:rsidTr="005E122D">
        <w:trPr>
          <w:trHeight w:val="320"/>
        </w:trPr>
        <w:tc>
          <w:tcPr>
            <w:tcW w:w="729" w:type="dxa"/>
            <w:noWrap/>
            <w:hideMark/>
          </w:tcPr>
          <w:p w14:paraId="54874C0B"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9</w:t>
            </w:r>
          </w:p>
        </w:tc>
        <w:tc>
          <w:tcPr>
            <w:tcW w:w="2111" w:type="dxa"/>
            <w:noWrap/>
            <w:hideMark/>
          </w:tcPr>
          <w:p w14:paraId="657D27D2"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novem </w:t>
            </w:r>
          </w:p>
        </w:tc>
        <w:tc>
          <w:tcPr>
            <w:tcW w:w="879" w:type="dxa"/>
            <w:noWrap/>
            <w:hideMark/>
          </w:tcPr>
          <w:p w14:paraId="0D6D9DBA" w14:textId="77777777" w:rsidR="005E122D" w:rsidRPr="005E122D" w:rsidRDefault="005E122D" w:rsidP="005E122D">
            <w:pPr>
              <w:spacing w:after="0" w:line="240" w:lineRule="auto"/>
              <w:rPr>
                <w:rFonts w:ascii="Calibri" w:eastAsia="Times New Roman" w:hAnsi="Calibri" w:cs="Calibri"/>
                <w:color w:val="000000"/>
              </w:rPr>
            </w:pPr>
          </w:p>
        </w:tc>
        <w:tc>
          <w:tcPr>
            <w:tcW w:w="2121" w:type="dxa"/>
            <w:noWrap/>
            <w:hideMark/>
          </w:tcPr>
          <w:p w14:paraId="41489467" w14:textId="77777777" w:rsidR="005E122D" w:rsidRPr="005E122D" w:rsidRDefault="005E122D" w:rsidP="005E122D">
            <w:pPr>
              <w:spacing w:after="0" w:line="240" w:lineRule="auto"/>
              <w:rPr>
                <w:rFonts w:ascii="Times New Roman" w:eastAsia="Times New Roman" w:hAnsi="Times New Roman" w:cs="Times New Roman"/>
                <w:sz w:val="20"/>
                <w:szCs w:val="20"/>
              </w:rPr>
            </w:pPr>
          </w:p>
        </w:tc>
        <w:tc>
          <w:tcPr>
            <w:tcW w:w="1300" w:type="dxa"/>
            <w:noWrap/>
            <w:hideMark/>
          </w:tcPr>
          <w:p w14:paraId="1872173A"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IX</w:t>
            </w:r>
          </w:p>
        </w:tc>
      </w:tr>
      <w:tr w:rsidR="005E122D" w:rsidRPr="005E122D" w14:paraId="3F877898" w14:textId="77777777" w:rsidTr="005E122D">
        <w:trPr>
          <w:trHeight w:val="320"/>
        </w:trPr>
        <w:tc>
          <w:tcPr>
            <w:tcW w:w="729" w:type="dxa"/>
            <w:noWrap/>
            <w:hideMark/>
          </w:tcPr>
          <w:p w14:paraId="33FDB327"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10</w:t>
            </w:r>
          </w:p>
        </w:tc>
        <w:tc>
          <w:tcPr>
            <w:tcW w:w="2111" w:type="dxa"/>
            <w:noWrap/>
            <w:hideMark/>
          </w:tcPr>
          <w:p w14:paraId="26CEB8DC"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decem </w:t>
            </w:r>
          </w:p>
        </w:tc>
        <w:tc>
          <w:tcPr>
            <w:tcW w:w="879" w:type="dxa"/>
            <w:noWrap/>
            <w:hideMark/>
          </w:tcPr>
          <w:p w14:paraId="639693A8" w14:textId="77777777" w:rsidR="005E122D" w:rsidRPr="005E122D" w:rsidRDefault="005E122D" w:rsidP="005E122D">
            <w:pPr>
              <w:spacing w:after="0" w:line="240" w:lineRule="auto"/>
              <w:rPr>
                <w:rFonts w:ascii="Calibri" w:eastAsia="Times New Roman" w:hAnsi="Calibri" w:cs="Calibri"/>
                <w:color w:val="000000"/>
              </w:rPr>
            </w:pPr>
          </w:p>
        </w:tc>
        <w:tc>
          <w:tcPr>
            <w:tcW w:w="2121" w:type="dxa"/>
            <w:noWrap/>
            <w:hideMark/>
          </w:tcPr>
          <w:p w14:paraId="22AB75AA" w14:textId="77777777" w:rsidR="005E122D" w:rsidRPr="005E122D" w:rsidRDefault="005E122D" w:rsidP="005E122D">
            <w:pPr>
              <w:spacing w:after="0" w:line="240" w:lineRule="auto"/>
              <w:rPr>
                <w:rFonts w:ascii="Times New Roman" w:eastAsia="Times New Roman" w:hAnsi="Times New Roman" w:cs="Times New Roman"/>
                <w:sz w:val="20"/>
                <w:szCs w:val="20"/>
              </w:rPr>
            </w:pPr>
          </w:p>
        </w:tc>
        <w:tc>
          <w:tcPr>
            <w:tcW w:w="1300" w:type="dxa"/>
            <w:noWrap/>
            <w:hideMark/>
          </w:tcPr>
          <w:p w14:paraId="26CDC83C"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X</w:t>
            </w:r>
          </w:p>
        </w:tc>
      </w:tr>
      <w:tr w:rsidR="005E122D" w:rsidRPr="005E122D" w14:paraId="79D360A4" w14:textId="77777777" w:rsidTr="005E122D">
        <w:trPr>
          <w:trHeight w:val="320"/>
        </w:trPr>
        <w:tc>
          <w:tcPr>
            <w:tcW w:w="729" w:type="dxa"/>
            <w:noWrap/>
            <w:hideMark/>
          </w:tcPr>
          <w:p w14:paraId="4B2A2E0B"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11</w:t>
            </w:r>
          </w:p>
        </w:tc>
        <w:tc>
          <w:tcPr>
            <w:tcW w:w="2111" w:type="dxa"/>
            <w:noWrap/>
            <w:hideMark/>
          </w:tcPr>
          <w:p w14:paraId="2C353922"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undecim</w:t>
            </w:r>
          </w:p>
        </w:tc>
        <w:tc>
          <w:tcPr>
            <w:tcW w:w="879" w:type="dxa"/>
            <w:noWrap/>
            <w:hideMark/>
          </w:tcPr>
          <w:p w14:paraId="10DD9EBA" w14:textId="77777777" w:rsidR="005E122D" w:rsidRPr="005E122D" w:rsidRDefault="005E122D" w:rsidP="005E122D">
            <w:pPr>
              <w:spacing w:after="0" w:line="240" w:lineRule="auto"/>
              <w:rPr>
                <w:rFonts w:ascii="Calibri" w:eastAsia="Times New Roman" w:hAnsi="Calibri" w:cs="Calibri"/>
                <w:color w:val="000000"/>
              </w:rPr>
            </w:pPr>
          </w:p>
        </w:tc>
        <w:tc>
          <w:tcPr>
            <w:tcW w:w="2121" w:type="dxa"/>
            <w:noWrap/>
            <w:hideMark/>
          </w:tcPr>
          <w:p w14:paraId="211F0317" w14:textId="77777777" w:rsidR="005E122D" w:rsidRPr="005E122D" w:rsidRDefault="005E122D" w:rsidP="005E122D">
            <w:pPr>
              <w:spacing w:after="0" w:line="240" w:lineRule="auto"/>
              <w:rPr>
                <w:rFonts w:ascii="Times New Roman" w:eastAsia="Times New Roman" w:hAnsi="Times New Roman" w:cs="Times New Roman"/>
                <w:sz w:val="20"/>
                <w:szCs w:val="20"/>
              </w:rPr>
            </w:pPr>
          </w:p>
        </w:tc>
        <w:tc>
          <w:tcPr>
            <w:tcW w:w="1300" w:type="dxa"/>
            <w:noWrap/>
            <w:hideMark/>
          </w:tcPr>
          <w:p w14:paraId="3DC641B4"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XI</w:t>
            </w:r>
          </w:p>
        </w:tc>
      </w:tr>
      <w:tr w:rsidR="005E122D" w:rsidRPr="005E122D" w14:paraId="2E76ADD4" w14:textId="77777777" w:rsidTr="005E122D">
        <w:trPr>
          <w:trHeight w:val="320"/>
        </w:trPr>
        <w:tc>
          <w:tcPr>
            <w:tcW w:w="729" w:type="dxa"/>
            <w:noWrap/>
            <w:hideMark/>
          </w:tcPr>
          <w:p w14:paraId="3D2F740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lastRenderedPageBreak/>
              <w:t>20</w:t>
            </w:r>
          </w:p>
        </w:tc>
        <w:tc>
          <w:tcPr>
            <w:tcW w:w="2111" w:type="dxa"/>
            <w:noWrap/>
            <w:hideMark/>
          </w:tcPr>
          <w:p w14:paraId="608230F0"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vigenti</w:t>
            </w:r>
          </w:p>
        </w:tc>
        <w:tc>
          <w:tcPr>
            <w:tcW w:w="879" w:type="dxa"/>
            <w:noWrap/>
            <w:hideMark/>
          </w:tcPr>
          <w:p w14:paraId="7D9C5A93" w14:textId="77777777" w:rsidR="005E122D" w:rsidRPr="005E122D" w:rsidRDefault="005E122D" w:rsidP="005E122D">
            <w:pPr>
              <w:spacing w:after="0" w:line="240" w:lineRule="auto"/>
              <w:rPr>
                <w:rFonts w:ascii="Calibri" w:eastAsia="Times New Roman" w:hAnsi="Calibri" w:cs="Calibri"/>
                <w:color w:val="000000"/>
              </w:rPr>
            </w:pPr>
          </w:p>
        </w:tc>
        <w:tc>
          <w:tcPr>
            <w:tcW w:w="2121" w:type="dxa"/>
            <w:noWrap/>
            <w:hideMark/>
          </w:tcPr>
          <w:p w14:paraId="724BAF1D" w14:textId="77777777" w:rsidR="005E122D" w:rsidRPr="005E122D" w:rsidRDefault="005E122D" w:rsidP="005E122D">
            <w:pPr>
              <w:spacing w:after="0" w:line="240" w:lineRule="auto"/>
              <w:rPr>
                <w:rFonts w:ascii="Times New Roman" w:eastAsia="Times New Roman" w:hAnsi="Times New Roman" w:cs="Times New Roman"/>
                <w:sz w:val="20"/>
                <w:szCs w:val="20"/>
              </w:rPr>
            </w:pPr>
          </w:p>
        </w:tc>
        <w:tc>
          <w:tcPr>
            <w:tcW w:w="1300" w:type="dxa"/>
            <w:noWrap/>
            <w:hideMark/>
          </w:tcPr>
          <w:p w14:paraId="5C89D329"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XX</w:t>
            </w:r>
          </w:p>
        </w:tc>
      </w:tr>
      <w:tr w:rsidR="005E122D" w:rsidRPr="005E122D" w14:paraId="737F0849" w14:textId="77777777" w:rsidTr="005E122D">
        <w:trPr>
          <w:trHeight w:val="320"/>
        </w:trPr>
        <w:tc>
          <w:tcPr>
            <w:tcW w:w="729" w:type="dxa"/>
            <w:noWrap/>
            <w:hideMark/>
          </w:tcPr>
          <w:p w14:paraId="19F76101"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100</w:t>
            </w:r>
          </w:p>
        </w:tc>
        <w:tc>
          <w:tcPr>
            <w:tcW w:w="2111" w:type="dxa"/>
            <w:noWrap/>
            <w:hideMark/>
          </w:tcPr>
          <w:p w14:paraId="425125AD"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 xml:space="preserve">centum </w:t>
            </w:r>
          </w:p>
        </w:tc>
        <w:tc>
          <w:tcPr>
            <w:tcW w:w="879" w:type="dxa"/>
            <w:noWrap/>
            <w:hideMark/>
          </w:tcPr>
          <w:p w14:paraId="3E1F2E2C" w14:textId="77777777" w:rsidR="005E122D" w:rsidRPr="005E122D" w:rsidRDefault="005E122D" w:rsidP="005E122D">
            <w:pPr>
              <w:spacing w:after="0" w:line="240" w:lineRule="auto"/>
              <w:rPr>
                <w:rFonts w:ascii="Calibri" w:eastAsia="Times New Roman" w:hAnsi="Calibri" w:cs="Calibri"/>
                <w:color w:val="000000"/>
              </w:rPr>
            </w:pPr>
          </w:p>
        </w:tc>
        <w:tc>
          <w:tcPr>
            <w:tcW w:w="2121" w:type="dxa"/>
            <w:noWrap/>
            <w:hideMark/>
          </w:tcPr>
          <w:p w14:paraId="4D3B1D09" w14:textId="77777777" w:rsidR="005E122D" w:rsidRPr="005E122D" w:rsidRDefault="005E122D" w:rsidP="005E122D">
            <w:pPr>
              <w:spacing w:after="0" w:line="240" w:lineRule="auto"/>
              <w:rPr>
                <w:rFonts w:ascii="Times New Roman" w:eastAsia="Times New Roman" w:hAnsi="Times New Roman" w:cs="Times New Roman"/>
                <w:sz w:val="20"/>
                <w:szCs w:val="20"/>
              </w:rPr>
            </w:pPr>
          </w:p>
        </w:tc>
        <w:tc>
          <w:tcPr>
            <w:tcW w:w="1300" w:type="dxa"/>
            <w:noWrap/>
            <w:hideMark/>
          </w:tcPr>
          <w:p w14:paraId="6FD5ADF2"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C</w:t>
            </w:r>
          </w:p>
        </w:tc>
      </w:tr>
      <w:tr w:rsidR="005E122D" w:rsidRPr="005E122D" w14:paraId="5B8C699B" w14:textId="77777777" w:rsidTr="005E122D">
        <w:trPr>
          <w:trHeight w:val="320"/>
        </w:trPr>
        <w:tc>
          <w:tcPr>
            <w:tcW w:w="729" w:type="dxa"/>
            <w:noWrap/>
            <w:hideMark/>
          </w:tcPr>
          <w:p w14:paraId="6B6DBD98"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1000</w:t>
            </w:r>
          </w:p>
        </w:tc>
        <w:tc>
          <w:tcPr>
            <w:tcW w:w="2111" w:type="dxa"/>
            <w:noWrap/>
            <w:hideMark/>
          </w:tcPr>
          <w:p w14:paraId="6C0F71C4"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mille, milia</w:t>
            </w:r>
          </w:p>
        </w:tc>
        <w:tc>
          <w:tcPr>
            <w:tcW w:w="879" w:type="dxa"/>
            <w:noWrap/>
            <w:hideMark/>
          </w:tcPr>
          <w:p w14:paraId="278C6EA8" w14:textId="77777777" w:rsidR="005E122D" w:rsidRPr="005E122D" w:rsidRDefault="005E122D" w:rsidP="005E122D">
            <w:pPr>
              <w:spacing w:after="0" w:line="240" w:lineRule="auto"/>
              <w:rPr>
                <w:rFonts w:ascii="Calibri" w:eastAsia="Times New Roman" w:hAnsi="Calibri" w:cs="Calibri"/>
                <w:color w:val="000000"/>
              </w:rPr>
            </w:pPr>
          </w:p>
        </w:tc>
        <w:tc>
          <w:tcPr>
            <w:tcW w:w="2121" w:type="dxa"/>
            <w:noWrap/>
            <w:hideMark/>
          </w:tcPr>
          <w:p w14:paraId="517DDFA6" w14:textId="77777777" w:rsidR="005E122D" w:rsidRPr="005E122D" w:rsidRDefault="005E122D" w:rsidP="005E122D">
            <w:pPr>
              <w:spacing w:after="0" w:line="240" w:lineRule="auto"/>
              <w:rPr>
                <w:rFonts w:ascii="Times New Roman" w:eastAsia="Times New Roman" w:hAnsi="Times New Roman" w:cs="Times New Roman"/>
                <w:sz w:val="20"/>
                <w:szCs w:val="20"/>
              </w:rPr>
            </w:pPr>
          </w:p>
        </w:tc>
        <w:tc>
          <w:tcPr>
            <w:tcW w:w="1300" w:type="dxa"/>
            <w:noWrap/>
            <w:hideMark/>
          </w:tcPr>
          <w:p w14:paraId="64F9BB1E" w14:textId="77777777" w:rsidR="005E122D" w:rsidRPr="005E122D" w:rsidRDefault="005E122D" w:rsidP="005E122D">
            <w:pPr>
              <w:spacing w:after="0" w:line="240" w:lineRule="auto"/>
              <w:rPr>
                <w:rFonts w:ascii="Calibri" w:eastAsia="Times New Roman" w:hAnsi="Calibri" w:cs="Calibri"/>
                <w:color w:val="000000"/>
              </w:rPr>
            </w:pPr>
            <w:r w:rsidRPr="005E122D">
              <w:rPr>
                <w:rFonts w:ascii="Calibri" w:eastAsia="Times New Roman" w:hAnsi="Calibri" w:cs="Calibri"/>
                <w:color w:val="000000"/>
              </w:rPr>
              <w:t>M</w:t>
            </w:r>
          </w:p>
        </w:tc>
      </w:tr>
    </w:tbl>
    <w:tbl>
      <w:tblPr>
        <w:tblStyle w:val="TableGrid"/>
        <w:tblW w:w="0" w:type="auto"/>
        <w:tblLook w:val="04A0" w:firstRow="1" w:lastRow="0" w:firstColumn="1" w:lastColumn="0" w:noHBand="0" w:noVBand="1"/>
      </w:tblPr>
      <w:tblGrid>
        <w:gridCol w:w="4675"/>
        <w:gridCol w:w="4675"/>
      </w:tblGrid>
      <w:tr w:rsidR="003C1FA0" w14:paraId="4E6FD35F" w14:textId="77777777" w:rsidTr="008758E5">
        <w:tc>
          <w:tcPr>
            <w:tcW w:w="4675" w:type="dxa"/>
          </w:tcPr>
          <w:p w14:paraId="519CA91C" w14:textId="77777777" w:rsidR="003C1FA0" w:rsidRPr="00C53177" w:rsidRDefault="003C1FA0" w:rsidP="00CD2394">
            <w:pPr>
              <w:pStyle w:val="NoSpacing"/>
              <w:keepLines/>
              <w:rPr>
                <w:b/>
              </w:rPr>
            </w:pPr>
            <w:r w:rsidRPr="00C53177">
              <w:rPr>
                <w:b/>
              </w:rPr>
              <w:t>Nouns</w:t>
            </w:r>
          </w:p>
        </w:tc>
        <w:tc>
          <w:tcPr>
            <w:tcW w:w="4675" w:type="dxa"/>
          </w:tcPr>
          <w:p w14:paraId="021082A0" w14:textId="77777777" w:rsidR="003C1FA0" w:rsidRDefault="003C1FA0" w:rsidP="00CD2394">
            <w:pPr>
              <w:pStyle w:val="NoSpacing"/>
              <w:keepLines/>
            </w:pPr>
          </w:p>
        </w:tc>
      </w:tr>
      <w:tr w:rsidR="003C1FA0" w14:paraId="7030F328" w14:textId="77777777" w:rsidTr="008758E5">
        <w:tc>
          <w:tcPr>
            <w:tcW w:w="4675" w:type="dxa"/>
          </w:tcPr>
          <w:p w14:paraId="330CB38A" w14:textId="69231178" w:rsidR="003C1FA0" w:rsidRDefault="003C1FA0" w:rsidP="00CD2394">
            <w:pPr>
              <w:pStyle w:val="NoSpacing"/>
              <w:keepLines/>
            </w:pPr>
            <w:r>
              <w:t>tempus</w:t>
            </w:r>
            <w:r w:rsidR="002E011E">
              <w:t>,</w:t>
            </w:r>
            <w:r>
              <w:t xml:space="preserve"> temporis (n)</w:t>
            </w:r>
            <w:r>
              <w:tab/>
            </w:r>
          </w:p>
        </w:tc>
        <w:tc>
          <w:tcPr>
            <w:tcW w:w="4675" w:type="dxa"/>
          </w:tcPr>
          <w:p w14:paraId="09507F51" w14:textId="77777777" w:rsidR="003C1FA0" w:rsidRDefault="003C1FA0" w:rsidP="00CD2394">
            <w:pPr>
              <w:pStyle w:val="NoSpacing"/>
              <w:keepLines/>
            </w:pPr>
            <w:r>
              <w:t>time, occasion</w:t>
            </w:r>
          </w:p>
        </w:tc>
      </w:tr>
      <w:tr w:rsidR="003C1FA0" w14:paraId="6EEF62DC" w14:textId="77777777" w:rsidTr="008758E5">
        <w:tc>
          <w:tcPr>
            <w:tcW w:w="4675" w:type="dxa"/>
          </w:tcPr>
          <w:p w14:paraId="20ED303B" w14:textId="0162189E" w:rsidR="003C1FA0" w:rsidRDefault="003C1FA0" w:rsidP="00CD2394">
            <w:pPr>
              <w:pStyle w:val="NoSpacing"/>
              <w:keepLines/>
            </w:pPr>
            <w:r>
              <w:t>annus</w:t>
            </w:r>
            <w:r w:rsidR="002E011E">
              <w:t>,</w:t>
            </w:r>
            <w:r>
              <w:t xml:space="preserve"> annī (m)</w:t>
            </w:r>
          </w:p>
        </w:tc>
        <w:tc>
          <w:tcPr>
            <w:tcW w:w="4675" w:type="dxa"/>
          </w:tcPr>
          <w:p w14:paraId="46601416" w14:textId="77777777" w:rsidR="003C1FA0" w:rsidRDefault="003C1FA0" w:rsidP="00CD2394">
            <w:pPr>
              <w:pStyle w:val="NoSpacing"/>
              <w:keepLines/>
            </w:pPr>
            <w:r>
              <w:t>year</w:t>
            </w:r>
          </w:p>
        </w:tc>
      </w:tr>
      <w:tr w:rsidR="003C1FA0" w14:paraId="0F6171DA" w14:textId="77777777" w:rsidTr="008758E5">
        <w:tc>
          <w:tcPr>
            <w:tcW w:w="4675" w:type="dxa"/>
          </w:tcPr>
          <w:p w14:paraId="70B08E13" w14:textId="2B5707B8" w:rsidR="003C1FA0" w:rsidRDefault="003C1FA0" w:rsidP="00CD2394">
            <w:pPr>
              <w:pStyle w:val="NoSpacing"/>
              <w:keepLines/>
            </w:pPr>
            <w:r>
              <w:t>ferrum</w:t>
            </w:r>
            <w:r w:rsidR="002E011E">
              <w:t>,</w:t>
            </w:r>
            <w:r>
              <w:t xml:space="preserve"> ferrī (n)</w:t>
            </w:r>
          </w:p>
        </w:tc>
        <w:tc>
          <w:tcPr>
            <w:tcW w:w="4675" w:type="dxa"/>
          </w:tcPr>
          <w:p w14:paraId="40476E5B" w14:textId="77777777" w:rsidR="003C1FA0" w:rsidRDefault="003C1FA0" w:rsidP="00CD2394">
            <w:pPr>
              <w:pStyle w:val="NoSpacing"/>
              <w:keepLines/>
            </w:pPr>
            <w:r>
              <w:t>iron, iron weapon</w:t>
            </w:r>
          </w:p>
        </w:tc>
      </w:tr>
      <w:tr w:rsidR="003C1FA0" w14:paraId="123DC742" w14:textId="77777777" w:rsidTr="008758E5">
        <w:tc>
          <w:tcPr>
            <w:tcW w:w="4675" w:type="dxa"/>
          </w:tcPr>
          <w:p w14:paraId="2859750A" w14:textId="44CFD8AA" w:rsidR="003C1FA0" w:rsidRDefault="003C1FA0" w:rsidP="00CD2394">
            <w:pPr>
              <w:pStyle w:val="NoSpacing"/>
              <w:keepLines/>
            </w:pPr>
            <w:r>
              <w:t>perīculum</w:t>
            </w:r>
            <w:r w:rsidR="002E011E">
              <w:t>,</w:t>
            </w:r>
            <w:r>
              <w:t xml:space="preserve"> perīculī (n)</w:t>
            </w:r>
          </w:p>
        </w:tc>
        <w:tc>
          <w:tcPr>
            <w:tcW w:w="4675" w:type="dxa"/>
          </w:tcPr>
          <w:p w14:paraId="0AEBC6FE" w14:textId="77777777" w:rsidR="003C1FA0" w:rsidRDefault="003C1FA0" w:rsidP="00CD2394">
            <w:pPr>
              <w:pStyle w:val="NoSpacing"/>
              <w:keepLines/>
            </w:pPr>
            <w:r>
              <w:t>danger</w:t>
            </w:r>
          </w:p>
        </w:tc>
      </w:tr>
      <w:tr w:rsidR="003C1FA0" w14:paraId="180D9E8C" w14:textId="77777777" w:rsidTr="008758E5">
        <w:tc>
          <w:tcPr>
            <w:tcW w:w="4675" w:type="dxa"/>
          </w:tcPr>
          <w:p w14:paraId="6711DF4E" w14:textId="74B7C749" w:rsidR="003C1FA0" w:rsidRDefault="003C1FA0" w:rsidP="00CD2394">
            <w:pPr>
              <w:pStyle w:val="NoSpacing"/>
              <w:keepLines/>
            </w:pPr>
            <w:r>
              <w:t>vulnus</w:t>
            </w:r>
            <w:r w:rsidR="002E011E">
              <w:t>,</w:t>
            </w:r>
            <w:r>
              <w:t xml:space="preserve"> vulneris (n)</w:t>
            </w:r>
          </w:p>
        </w:tc>
        <w:tc>
          <w:tcPr>
            <w:tcW w:w="4675" w:type="dxa"/>
          </w:tcPr>
          <w:p w14:paraId="33B0933F" w14:textId="77777777" w:rsidR="003C1FA0" w:rsidRDefault="003C1FA0" w:rsidP="00CD2394">
            <w:pPr>
              <w:pStyle w:val="NoSpacing"/>
              <w:keepLines/>
            </w:pPr>
            <w:r>
              <w:t>wound</w:t>
            </w:r>
          </w:p>
        </w:tc>
      </w:tr>
      <w:tr w:rsidR="003C1FA0" w14:paraId="6948D053" w14:textId="77777777" w:rsidTr="008758E5">
        <w:tc>
          <w:tcPr>
            <w:tcW w:w="4675" w:type="dxa"/>
          </w:tcPr>
          <w:p w14:paraId="5D881F59" w14:textId="496535A7" w:rsidR="003C1FA0" w:rsidRDefault="003C1FA0" w:rsidP="00CD2394">
            <w:pPr>
              <w:pStyle w:val="NoSpacing"/>
              <w:keepLines/>
            </w:pPr>
            <w:r>
              <w:t>iter</w:t>
            </w:r>
            <w:r w:rsidR="002E011E">
              <w:t>,</w:t>
            </w:r>
            <w:r>
              <w:t xml:space="preserve"> itineris (n)</w:t>
            </w:r>
          </w:p>
        </w:tc>
        <w:tc>
          <w:tcPr>
            <w:tcW w:w="4675" w:type="dxa"/>
          </w:tcPr>
          <w:p w14:paraId="4A2785E7" w14:textId="77777777" w:rsidR="003C1FA0" w:rsidRDefault="003C1FA0" w:rsidP="00CD2394">
            <w:pPr>
              <w:pStyle w:val="NoSpacing"/>
              <w:keepLines/>
            </w:pPr>
            <w:r>
              <w:t>journey, route</w:t>
            </w:r>
          </w:p>
        </w:tc>
      </w:tr>
      <w:tr w:rsidR="003C1FA0" w14:paraId="1E725BDF" w14:textId="77777777" w:rsidTr="008758E5">
        <w:tc>
          <w:tcPr>
            <w:tcW w:w="4675" w:type="dxa"/>
          </w:tcPr>
          <w:p w14:paraId="296CDF17" w14:textId="4AC82481" w:rsidR="003C1FA0" w:rsidRDefault="003C1FA0" w:rsidP="00CD2394">
            <w:pPr>
              <w:pStyle w:val="NoSpacing"/>
              <w:keepLines/>
            </w:pPr>
            <w:r>
              <w:t>navis</w:t>
            </w:r>
            <w:r w:rsidR="002E011E">
              <w:t>,</w:t>
            </w:r>
            <w:r>
              <w:t xml:space="preserve"> navis (f)</w:t>
            </w:r>
          </w:p>
        </w:tc>
        <w:tc>
          <w:tcPr>
            <w:tcW w:w="4675" w:type="dxa"/>
          </w:tcPr>
          <w:p w14:paraId="50B72E27" w14:textId="77777777" w:rsidR="003C1FA0" w:rsidRDefault="003C1FA0" w:rsidP="00CD2394">
            <w:pPr>
              <w:pStyle w:val="NoSpacing"/>
              <w:keepLines/>
            </w:pPr>
            <w:r>
              <w:t>ship</w:t>
            </w:r>
          </w:p>
        </w:tc>
      </w:tr>
      <w:tr w:rsidR="003C1FA0" w14:paraId="0B0612CB" w14:textId="77777777" w:rsidTr="008758E5">
        <w:tc>
          <w:tcPr>
            <w:tcW w:w="4675" w:type="dxa"/>
          </w:tcPr>
          <w:p w14:paraId="243B3B5A" w14:textId="7B2D44B9" w:rsidR="003C1FA0" w:rsidRDefault="003C1FA0" w:rsidP="00CD2394">
            <w:pPr>
              <w:pStyle w:val="NoSpacing"/>
              <w:keepLines/>
            </w:pPr>
            <w:r>
              <w:t>uxor</w:t>
            </w:r>
            <w:r w:rsidR="002E011E">
              <w:t>,</w:t>
            </w:r>
            <w:r>
              <w:t xml:space="preserve"> uxoris (f)</w:t>
            </w:r>
            <w:r>
              <w:tab/>
            </w:r>
          </w:p>
        </w:tc>
        <w:tc>
          <w:tcPr>
            <w:tcW w:w="4675" w:type="dxa"/>
          </w:tcPr>
          <w:p w14:paraId="0F60AE29" w14:textId="77777777" w:rsidR="003C1FA0" w:rsidRDefault="003C1FA0" w:rsidP="00CD2394">
            <w:pPr>
              <w:pStyle w:val="NoSpacing"/>
              <w:keepLines/>
            </w:pPr>
            <w:r>
              <w:t>wife</w:t>
            </w:r>
          </w:p>
        </w:tc>
      </w:tr>
      <w:tr w:rsidR="003C1FA0" w14:paraId="5769376C" w14:textId="77777777" w:rsidTr="008758E5">
        <w:tc>
          <w:tcPr>
            <w:tcW w:w="4675" w:type="dxa"/>
          </w:tcPr>
          <w:p w14:paraId="030BBC8F" w14:textId="155CE5EB" w:rsidR="003C1FA0" w:rsidRDefault="007234F5" w:rsidP="00CD2394">
            <w:pPr>
              <w:pStyle w:val="NoSpacing"/>
              <w:keepLines/>
            </w:pPr>
            <w:r w:rsidRPr="007234F5">
              <w:t>lībertās</w:t>
            </w:r>
            <w:r>
              <w:t>, lībert</w:t>
            </w:r>
            <w:r w:rsidRPr="007234F5">
              <w:t>ātis</w:t>
            </w:r>
            <w:r w:rsidR="00D830C7">
              <w:t xml:space="preserve"> </w:t>
            </w:r>
            <w:r w:rsidR="003C1FA0">
              <w:t>(</w:t>
            </w:r>
            <w:r>
              <w:t>f</w:t>
            </w:r>
            <w:r w:rsidR="003C1FA0">
              <w:t>)</w:t>
            </w:r>
          </w:p>
        </w:tc>
        <w:tc>
          <w:tcPr>
            <w:tcW w:w="4675" w:type="dxa"/>
          </w:tcPr>
          <w:p w14:paraId="744D6003" w14:textId="44413EF4" w:rsidR="003C1FA0" w:rsidRDefault="007234F5" w:rsidP="00CD2394">
            <w:pPr>
              <w:pStyle w:val="NoSpacing"/>
              <w:keepLines/>
            </w:pPr>
            <w:r>
              <w:t>freedom</w:t>
            </w:r>
          </w:p>
        </w:tc>
      </w:tr>
      <w:tr w:rsidR="003C1FA0" w14:paraId="72ABE511" w14:textId="77777777" w:rsidTr="008758E5">
        <w:tc>
          <w:tcPr>
            <w:tcW w:w="4675" w:type="dxa"/>
          </w:tcPr>
          <w:p w14:paraId="7A7FFD07" w14:textId="6055FB53" w:rsidR="003C1FA0" w:rsidRDefault="003C1FA0" w:rsidP="00CD2394">
            <w:pPr>
              <w:pStyle w:val="NoSpacing"/>
              <w:keepLines/>
            </w:pPr>
            <w:r>
              <w:t>templum</w:t>
            </w:r>
            <w:r w:rsidR="002E011E">
              <w:t>,</w:t>
            </w:r>
            <w:r>
              <w:t xml:space="preserve"> templī  (n)</w:t>
            </w:r>
          </w:p>
        </w:tc>
        <w:tc>
          <w:tcPr>
            <w:tcW w:w="4675" w:type="dxa"/>
          </w:tcPr>
          <w:p w14:paraId="1B1AEABC" w14:textId="77777777" w:rsidR="003C1FA0" w:rsidRDefault="003C1FA0" w:rsidP="00CD2394">
            <w:pPr>
              <w:pStyle w:val="NoSpacing"/>
              <w:keepLines/>
            </w:pPr>
            <w:r>
              <w:t>temple</w:t>
            </w:r>
          </w:p>
        </w:tc>
      </w:tr>
      <w:tr w:rsidR="003C1FA0" w14:paraId="4B40DD21" w14:textId="77777777" w:rsidTr="008758E5">
        <w:tc>
          <w:tcPr>
            <w:tcW w:w="4675" w:type="dxa"/>
          </w:tcPr>
          <w:p w14:paraId="477FB4E9" w14:textId="5D977E76" w:rsidR="003C1FA0" w:rsidRDefault="003C1FA0" w:rsidP="00CD2394">
            <w:pPr>
              <w:pStyle w:val="NoSpacing"/>
              <w:keepLines/>
            </w:pPr>
            <w:r>
              <w:t>fēmina</w:t>
            </w:r>
            <w:r w:rsidR="002E011E">
              <w:t>,</w:t>
            </w:r>
            <w:r>
              <w:t xml:space="preserve"> fēminae (f)</w:t>
            </w:r>
          </w:p>
        </w:tc>
        <w:tc>
          <w:tcPr>
            <w:tcW w:w="4675" w:type="dxa"/>
          </w:tcPr>
          <w:p w14:paraId="094C32AD" w14:textId="77777777" w:rsidR="003C1FA0" w:rsidRDefault="003C1FA0" w:rsidP="00CD2394">
            <w:pPr>
              <w:pStyle w:val="NoSpacing"/>
              <w:keepLines/>
            </w:pPr>
            <w:r>
              <w:t>woman, wife</w:t>
            </w:r>
          </w:p>
        </w:tc>
      </w:tr>
      <w:tr w:rsidR="003C1FA0" w14:paraId="4EBDAA1D" w14:textId="77777777" w:rsidTr="008758E5">
        <w:tc>
          <w:tcPr>
            <w:tcW w:w="4675" w:type="dxa"/>
          </w:tcPr>
          <w:p w14:paraId="1270235E" w14:textId="77777777" w:rsidR="003C1FA0" w:rsidRDefault="003C1FA0" w:rsidP="00CD2394">
            <w:pPr>
              <w:pStyle w:val="NoSpacing"/>
              <w:keepLines/>
            </w:pPr>
            <w:r w:rsidRPr="00C53177">
              <w:rPr>
                <w:b/>
              </w:rPr>
              <w:t>Verbs</w:t>
            </w:r>
          </w:p>
        </w:tc>
        <w:tc>
          <w:tcPr>
            <w:tcW w:w="4675" w:type="dxa"/>
          </w:tcPr>
          <w:p w14:paraId="73098198" w14:textId="77777777" w:rsidR="003C1FA0" w:rsidRDefault="003C1FA0" w:rsidP="00CD2394">
            <w:pPr>
              <w:pStyle w:val="NoSpacing"/>
              <w:keepLines/>
            </w:pPr>
          </w:p>
        </w:tc>
      </w:tr>
      <w:tr w:rsidR="003C1FA0" w14:paraId="06480B04" w14:textId="77777777" w:rsidTr="008758E5">
        <w:tc>
          <w:tcPr>
            <w:tcW w:w="4675" w:type="dxa"/>
          </w:tcPr>
          <w:p w14:paraId="5D340B27" w14:textId="0ACC32F0" w:rsidR="003C1FA0" w:rsidRPr="00C53177" w:rsidRDefault="003C1FA0" w:rsidP="00CD2394">
            <w:pPr>
              <w:pStyle w:val="NoSpacing"/>
              <w:keepLines/>
              <w:rPr>
                <w:b/>
              </w:rPr>
            </w:pPr>
            <w:r>
              <w:t>pōnō</w:t>
            </w:r>
            <w:r w:rsidR="009D7C42">
              <w:t>,</w:t>
            </w:r>
            <w:r>
              <w:t xml:space="preserve"> pōnere</w:t>
            </w:r>
            <w:r w:rsidR="009D7C42">
              <w:t>,</w:t>
            </w:r>
            <w:r>
              <w:t xml:space="preserve"> posuī</w:t>
            </w:r>
            <w:r w:rsidR="009D7C42">
              <w:t>,</w:t>
            </w:r>
            <w:r>
              <w:t xml:space="preserve"> positus</w:t>
            </w:r>
          </w:p>
        </w:tc>
        <w:tc>
          <w:tcPr>
            <w:tcW w:w="4675" w:type="dxa"/>
          </w:tcPr>
          <w:p w14:paraId="309CB13C" w14:textId="77777777" w:rsidR="003C1FA0" w:rsidRDefault="003C1FA0" w:rsidP="00CD2394">
            <w:pPr>
              <w:pStyle w:val="NoSpacing"/>
              <w:keepLines/>
            </w:pPr>
            <w:r>
              <w:t>to put, place</w:t>
            </w:r>
          </w:p>
        </w:tc>
      </w:tr>
      <w:tr w:rsidR="003C1FA0" w14:paraId="409B2570" w14:textId="77777777" w:rsidTr="008758E5">
        <w:tc>
          <w:tcPr>
            <w:tcW w:w="4675" w:type="dxa"/>
          </w:tcPr>
          <w:p w14:paraId="14DB3F1E" w14:textId="56B1898C" w:rsidR="003C1FA0" w:rsidRDefault="003C1FA0" w:rsidP="00CD2394">
            <w:pPr>
              <w:pStyle w:val="NoSpacing"/>
              <w:keepLines/>
            </w:pPr>
            <w:r>
              <w:t>cadō</w:t>
            </w:r>
            <w:r w:rsidR="009D7C42">
              <w:t>,</w:t>
            </w:r>
            <w:r>
              <w:t xml:space="preserve"> cadere</w:t>
            </w:r>
            <w:r w:rsidR="009D7C42">
              <w:t>,</w:t>
            </w:r>
            <w:r>
              <w:t xml:space="preserve"> cecidī</w:t>
            </w:r>
            <w:r w:rsidR="009D7C42">
              <w:t>,</w:t>
            </w:r>
            <w:r>
              <w:t xml:space="preserve"> cāsus</w:t>
            </w:r>
          </w:p>
        </w:tc>
        <w:tc>
          <w:tcPr>
            <w:tcW w:w="4675" w:type="dxa"/>
          </w:tcPr>
          <w:p w14:paraId="3A113140" w14:textId="77777777" w:rsidR="003C1FA0" w:rsidRDefault="003C1FA0" w:rsidP="00CD2394">
            <w:pPr>
              <w:pStyle w:val="NoSpacing"/>
              <w:keepLines/>
            </w:pPr>
            <w:r>
              <w:t>to fall, be killed</w:t>
            </w:r>
          </w:p>
        </w:tc>
      </w:tr>
      <w:tr w:rsidR="003C1FA0" w14:paraId="65995756" w14:textId="77777777" w:rsidTr="008758E5">
        <w:tc>
          <w:tcPr>
            <w:tcW w:w="4675" w:type="dxa"/>
          </w:tcPr>
          <w:p w14:paraId="1AF81494" w14:textId="11555A65" w:rsidR="003C1FA0" w:rsidRDefault="003C1FA0" w:rsidP="00CD2394">
            <w:pPr>
              <w:pStyle w:val="NoSpacing"/>
              <w:keepLines/>
            </w:pPr>
            <w:r>
              <w:t>frangō</w:t>
            </w:r>
            <w:r w:rsidR="009D7C42">
              <w:t>,</w:t>
            </w:r>
            <w:r>
              <w:t xml:space="preserve"> frangere</w:t>
            </w:r>
            <w:r w:rsidR="009D7C42">
              <w:t>,</w:t>
            </w:r>
            <w:r>
              <w:t xml:space="preserve"> frēgī</w:t>
            </w:r>
            <w:r w:rsidR="009D7C42">
              <w:t>,</w:t>
            </w:r>
            <w:r>
              <w:t xml:space="preserve"> frāctus</w:t>
            </w:r>
          </w:p>
        </w:tc>
        <w:tc>
          <w:tcPr>
            <w:tcW w:w="4675" w:type="dxa"/>
          </w:tcPr>
          <w:p w14:paraId="3A3A31E8" w14:textId="77777777" w:rsidR="003C1FA0" w:rsidRDefault="003C1FA0" w:rsidP="00CD2394">
            <w:pPr>
              <w:pStyle w:val="NoSpacing"/>
              <w:keepLines/>
            </w:pPr>
            <w:r>
              <w:t>to break</w:t>
            </w:r>
          </w:p>
        </w:tc>
      </w:tr>
      <w:tr w:rsidR="003C1FA0" w14:paraId="05B6D5AE" w14:textId="77777777" w:rsidTr="008758E5">
        <w:tc>
          <w:tcPr>
            <w:tcW w:w="4675" w:type="dxa"/>
          </w:tcPr>
          <w:p w14:paraId="46B87813" w14:textId="71B32D70" w:rsidR="003C1FA0" w:rsidRDefault="003C1FA0" w:rsidP="00CD2394">
            <w:pPr>
              <w:pStyle w:val="NoSpacing"/>
              <w:keepLines/>
            </w:pPr>
            <w:r>
              <w:t>maneō</w:t>
            </w:r>
            <w:r w:rsidR="009D7C42">
              <w:t>,</w:t>
            </w:r>
            <w:r>
              <w:t xml:space="preserve"> manēre</w:t>
            </w:r>
            <w:r w:rsidR="009D7C42">
              <w:t>,</w:t>
            </w:r>
            <w:r>
              <w:t xml:space="preserve"> mānsī</w:t>
            </w:r>
            <w:r w:rsidR="009D7C42">
              <w:t>,</w:t>
            </w:r>
            <w:r>
              <w:t xml:space="preserve"> mānsus</w:t>
            </w:r>
          </w:p>
        </w:tc>
        <w:tc>
          <w:tcPr>
            <w:tcW w:w="4675" w:type="dxa"/>
          </w:tcPr>
          <w:p w14:paraId="2DE35814" w14:textId="77777777" w:rsidR="003C1FA0" w:rsidRDefault="003C1FA0" w:rsidP="00CD2394">
            <w:pPr>
              <w:pStyle w:val="NoSpacing"/>
              <w:keepLines/>
            </w:pPr>
            <w:r>
              <w:t>to remain</w:t>
            </w:r>
          </w:p>
        </w:tc>
      </w:tr>
      <w:tr w:rsidR="003C1FA0" w14:paraId="2C8C857F" w14:textId="77777777" w:rsidTr="008758E5">
        <w:tc>
          <w:tcPr>
            <w:tcW w:w="4675" w:type="dxa"/>
          </w:tcPr>
          <w:p w14:paraId="52302297" w14:textId="193286B2" w:rsidR="003C1FA0" w:rsidRDefault="003C1FA0" w:rsidP="00CD2394">
            <w:pPr>
              <w:pStyle w:val="NoSpacing"/>
              <w:keepLines/>
            </w:pPr>
            <w:r>
              <w:t>solvō</w:t>
            </w:r>
            <w:r w:rsidR="009D7C42">
              <w:t>,</w:t>
            </w:r>
            <w:r>
              <w:t xml:space="preserve"> solvere</w:t>
            </w:r>
            <w:r w:rsidR="009D7C42">
              <w:t>,</w:t>
            </w:r>
            <w:r>
              <w:t xml:space="preserve"> soluī</w:t>
            </w:r>
            <w:r w:rsidR="009D7C42">
              <w:t>,</w:t>
            </w:r>
            <w:r>
              <w:t xml:space="preserve"> solūtus</w:t>
            </w:r>
          </w:p>
        </w:tc>
        <w:tc>
          <w:tcPr>
            <w:tcW w:w="4675" w:type="dxa"/>
          </w:tcPr>
          <w:p w14:paraId="1BABE568" w14:textId="77777777" w:rsidR="003C1FA0" w:rsidRDefault="003C1FA0" w:rsidP="00CD2394">
            <w:pPr>
              <w:pStyle w:val="NoSpacing"/>
              <w:keepLines/>
            </w:pPr>
            <w:r>
              <w:t>to release, loosen, set sail</w:t>
            </w:r>
          </w:p>
        </w:tc>
      </w:tr>
      <w:tr w:rsidR="00017F0D" w14:paraId="57CD4186" w14:textId="77777777" w:rsidTr="008758E5">
        <w:tc>
          <w:tcPr>
            <w:tcW w:w="4675" w:type="dxa"/>
          </w:tcPr>
          <w:p w14:paraId="5F37F1A1" w14:textId="4B2FF001" w:rsidR="00017F0D" w:rsidRDefault="00017F0D" w:rsidP="00CD2394">
            <w:pPr>
              <w:pStyle w:val="NoSpacing"/>
              <w:keepLines/>
            </w:pPr>
            <w:r w:rsidRPr="00017F0D">
              <w:t>colō</w:t>
            </w:r>
            <w:r>
              <w:t>,</w:t>
            </w:r>
            <w:r w:rsidRPr="00017F0D">
              <w:t xml:space="preserve"> colere</w:t>
            </w:r>
            <w:r>
              <w:t>,</w:t>
            </w:r>
            <w:r w:rsidRPr="00017F0D">
              <w:t xml:space="preserve"> coluī</w:t>
            </w:r>
            <w:r>
              <w:t>,</w:t>
            </w:r>
            <w:r w:rsidRPr="00017F0D">
              <w:t xml:space="preserve"> cultu</w:t>
            </w:r>
            <w:r>
              <w:t>s</w:t>
            </w:r>
          </w:p>
        </w:tc>
        <w:tc>
          <w:tcPr>
            <w:tcW w:w="4675" w:type="dxa"/>
          </w:tcPr>
          <w:p w14:paraId="003DA41B" w14:textId="71282D03" w:rsidR="00017F0D" w:rsidRDefault="00017F0D" w:rsidP="00CD2394">
            <w:pPr>
              <w:pStyle w:val="NoSpacing"/>
              <w:keepLines/>
            </w:pPr>
            <w:r>
              <w:t>to inhabit, cultivate</w:t>
            </w:r>
          </w:p>
        </w:tc>
      </w:tr>
      <w:tr w:rsidR="003C1FA0" w14:paraId="3F8C2D4E" w14:textId="77777777" w:rsidTr="008758E5">
        <w:tc>
          <w:tcPr>
            <w:tcW w:w="4675" w:type="dxa"/>
          </w:tcPr>
          <w:p w14:paraId="25EA3440" w14:textId="77777777" w:rsidR="003C1FA0" w:rsidRDefault="003C1FA0" w:rsidP="00CD2394">
            <w:pPr>
              <w:pStyle w:val="NoSpacing"/>
              <w:keepLines/>
            </w:pPr>
            <w:r w:rsidRPr="00C53177">
              <w:rPr>
                <w:b/>
              </w:rPr>
              <w:t>Adverbs</w:t>
            </w:r>
          </w:p>
        </w:tc>
        <w:tc>
          <w:tcPr>
            <w:tcW w:w="4675" w:type="dxa"/>
          </w:tcPr>
          <w:p w14:paraId="24E3504C" w14:textId="77777777" w:rsidR="003C1FA0" w:rsidRDefault="003C1FA0" w:rsidP="00CD2394">
            <w:pPr>
              <w:pStyle w:val="NoSpacing"/>
              <w:keepLines/>
            </w:pPr>
          </w:p>
        </w:tc>
      </w:tr>
      <w:tr w:rsidR="003C1FA0" w14:paraId="63532FDC" w14:textId="77777777" w:rsidTr="008758E5">
        <w:tc>
          <w:tcPr>
            <w:tcW w:w="4675" w:type="dxa"/>
          </w:tcPr>
          <w:p w14:paraId="7FB2DDED" w14:textId="77777777" w:rsidR="003C1FA0" w:rsidRPr="00C53177" w:rsidRDefault="003C1FA0" w:rsidP="00CD2394">
            <w:pPr>
              <w:pStyle w:val="NoSpacing"/>
              <w:keepLines/>
              <w:rPr>
                <w:b/>
              </w:rPr>
            </w:pPr>
            <w:r>
              <w:t>saepe</w:t>
            </w:r>
          </w:p>
        </w:tc>
        <w:tc>
          <w:tcPr>
            <w:tcW w:w="4675" w:type="dxa"/>
          </w:tcPr>
          <w:p w14:paraId="0BF8D013" w14:textId="77777777" w:rsidR="003C1FA0" w:rsidRDefault="003C1FA0" w:rsidP="00CD2394">
            <w:pPr>
              <w:pStyle w:val="NoSpacing"/>
              <w:keepLines/>
            </w:pPr>
            <w:r>
              <w:t>often</w:t>
            </w:r>
          </w:p>
        </w:tc>
      </w:tr>
      <w:tr w:rsidR="003C1FA0" w14:paraId="7E6D0636" w14:textId="77777777" w:rsidTr="008758E5">
        <w:tc>
          <w:tcPr>
            <w:tcW w:w="4675" w:type="dxa"/>
          </w:tcPr>
          <w:p w14:paraId="095FE54A" w14:textId="77777777" w:rsidR="003C1FA0" w:rsidRDefault="003C1FA0" w:rsidP="00CD2394">
            <w:pPr>
              <w:pStyle w:val="NoSpacing"/>
              <w:keepLines/>
            </w:pPr>
            <w:r>
              <w:t>etiam</w:t>
            </w:r>
          </w:p>
        </w:tc>
        <w:tc>
          <w:tcPr>
            <w:tcW w:w="4675" w:type="dxa"/>
          </w:tcPr>
          <w:p w14:paraId="3EEBFD9B" w14:textId="77777777" w:rsidR="003C1FA0" w:rsidRDefault="003C1FA0" w:rsidP="00CD2394">
            <w:pPr>
              <w:pStyle w:val="NoSpacing"/>
              <w:keepLines/>
            </w:pPr>
            <w:r>
              <w:t>and also, besides, even</w:t>
            </w:r>
          </w:p>
        </w:tc>
      </w:tr>
      <w:tr w:rsidR="003C1FA0" w14:paraId="717AA5BF" w14:textId="77777777" w:rsidTr="008758E5">
        <w:tc>
          <w:tcPr>
            <w:tcW w:w="4675" w:type="dxa"/>
          </w:tcPr>
          <w:p w14:paraId="37943CD4" w14:textId="77777777" w:rsidR="003C1FA0" w:rsidRDefault="003C1FA0" w:rsidP="00CD2394">
            <w:pPr>
              <w:pStyle w:val="NoSpacing"/>
              <w:keepLines/>
            </w:pPr>
            <w:r>
              <w:t>sīc</w:t>
            </w:r>
          </w:p>
        </w:tc>
        <w:tc>
          <w:tcPr>
            <w:tcW w:w="4675" w:type="dxa"/>
          </w:tcPr>
          <w:p w14:paraId="4CEE6A8E" w14:textId="77777777" w:rsidR="003C1FA0" w:rsidRDefault="003C1FA0" w:rsidP="00CD2394">
            <w:pPr>
              <w:pStyle w:val="NoSpacing"/>
              <w:keepLines/>
            </w:pPr>
            <w:r>
              <w:t>in this way</w:t>
            </w:r>
          </w:p>
        </w:tc>
      </w:tr>
      <w:tr w:rsidR="003C1FA0" w14:paraId="12572AE3" w14:textId="77777777" w:rsidTr="008758E5">
        <w:tc>
          <w:tcPr>
            <w:tcW w:w="4675" w:type="dxa"/>
          </w:tcPr>
          <w:p w14:paraId="09357A44" w14:textId="77777777" w:rsidR="003C1FA0" w:rsidRDefault="003C1FA0" w:rsidP="00CD2394">
            <w:pPr>
              <w:pStyle w:val="NoSpacing"/>
              <w:keepLines/>
            </w:pPr>
            <w:r w:rsidRPr="00C53177">
              <w:rPr>
                <w:b/>
              </w:rPr>
              <w:t>Conjunctions</w:t>
            </w:r>
          </w:p>
        </w:tc>
        <w:tc>
          <w:tcPr>
            <w:tcW w:w="4675" w:type="dxa"/>
          </w:tcPr>
          <w:p w14:paraId="63A02924" w14:textId="77777777" w:rsidR="003C1FA0" w:rsidRDefault="003C1FA0" w:rsidP="00CD2394">
            <w:pPr>
              <w:pStyle w:val="NoSpacing"/>
              <w:keepLines/>
            </w:pPr>
          </w:p>
        </w:tc>
      </w:tr>
      <w:tr w:rsidR="003C1FA0" w14:paraId="175AAA0D" w14:textId="77777777" w:rsidTr="008758E5">
        <w:tc>
          <w:tcPr>
            <w:tcW w:w="4675" w:type="dxa"/>
          </w:tcPr>
          <w:p w14:paraId="35151404" w14:textId="77777777" w:rsidR="003C1FA0" w:rsidRPr="00C53177" w:rsidRDefault="003C1FA0" w:rsidP="00CD2394">
            <w:pPr>
              <w:pStyle w:val="NoSpacing"/>
              <w:keepLines/>
              <w:rPr>
                <w:b/>
              </w:rPr>
            </w:pPr>
            <w:r>
              <w:t>deinde/dein</w:t>
            </w:r>
          </w:p>
        </w:tc>
        <w:tc>
          <w:tcPr>
            <w:tcW w:w="4675" w:type="dxa"/>
          </w:tcPr>
          <w:p w14:paraId="04ADB739" w14:textId="77777777" w:rsidR="003C1FA0" w:rsidRDefault="003C1FA0" w:rsidP="00CD2394">
            <w:pPr>
              <w:pStyle w:val="NoSpacing"/>
              <w:keepLines/>
            </w:pPr>
            <w:r>
              <w:t>then, next</w:t>
            </w:r>
          </w:p>
        </w:tc>
      </w:tr>
      <w:tr w:rsidR="003C1FA0" w14:paraId="6725488F" w14:textId="77777777" w:rsidTr="008758E5">
        <w:tc>
          <w:tcPr>
            <w:tcW w:w="4675" w:type="dxa"/>
          </w:tcPr>
          <w:p w14:paraId="0C3A6BE0" w14:textId="77777777" w:rsidR="003C1FA0" w:rsidRDefault="003C1FA0" w:rsidP="00CD2394">
            <w:pPr>
              <w:pStyle w:val="NoSpacing"/>
              <w:keepLines/>
            </w:pPr>
            <w:r w:rsidRPr="00C53177">
              <w:rPr>
                <w:b/>
              </w:rPr>
              <w:t>Prepositions</w:t>
            </w:r>
          </w:p>
        </w:tc>
        <w:tc>
          <w:tcPr>
            <w:tcW w:w="4675" w:type="dxa"/>
          </w:tcPr>
          <w:p w14:paraId="384917DD" w14:textId="77777777" w:rsidR="003C1FA0" w:rsidRDefault="003C1FA0" w:rsidP="00CD2394">
            <w:pPr>
              <w:pStyle w:val="NoSpacing"/>
              <w:keepLines/>
            </w:pPr>
          </w:p>
        </w:tc>
      </w:tr>
      <w:tr w:rsidR="003C1FA0" w14:paraId="3530AEA3" w14:textId="77777777" w:rsidTr="008758E5">
        <w:tc>
          <w:tcPr>
            <w:tcW w:w="4675" w:type="dxa"/>
          </w:tcPr>
          <w:p w14:paraId="1C5D7689" w14:textId="77777777" w:rsidR="003C1FA0" w:rsidRPr="00C53177" w:rsidRDefault="003C1FA0" w:rsidP="00CD2394">
            <w:pPr>
              <w:pStyle w:val="NoSpacing"/>
              <w:keepLines/>
              <w:rPr>
                <w:b/>
              </w:rPr>
            </w:pPr>
            <w:r>
              <w:t>ante (+acc)</w:t>
            </w:r>
          </w:p>
        </w:tc>
        <w:tc>
          <w:tcPr>
            <w:tcW w:w="4675" w:type="dxa"/>
          </w:tcPr>
          <w:p w14:paraId="48991E6A" w14:textId="77777777" w:rsidR="003C1FA0" w:rsidRDefault="003C1FA0" w:rsidP="00CD2394">
            <w:pPr>
              <w:pStyle w:val="NoSpacing"/>
              <w:keepLines/>
            </w:pPr>
            <w:r>
              <w:t>before, in front of</w:t>
            </w:r>
          </w:p>
        </w:tc>
      </w:tr>
      <w:tr w:rsidR="003C1FA0" w14:paraId="77345097" w14:textId="77777777" w:rsidTr="008758E5">
        <w:tc>
          <w:tcPr>
            <w:tcW w:w="4675" w:type="dxa"/>
          </w:tcPr>
          <w:p w14:paraId="27A86CCC" w14:textId="77777777" w:rsidR="003C1FA0" w:rsidRDefault="003C1FA0" w:rsidP="00CD2394">
            <w:pPr>
              <w:pStyle w:val="NoSpacing"/>
              <w:keepLines/>
            </w:pPr>
            <w:r>
              <w:t>post (+acc)</w:t>
            </w:r>
          </w:p>
        </w:tc>
        <w:tc>
          <w:tcPr>
            <w:tcW w:w="4675" w:type="dxa"/>
          </w:tcPr>
          <w:p w14:paraId="03628FD3" w14:textId="77777777" w:rsidR="003C1FA0" w:rsidRDefault="003C1FA0" w:rsidP="00CD2394">
            <w:pPr>
              <w:pStyle w:val="NoSpacing"/>
              <w:keepLines/>
            </w:pPr>
            <w:r>
              <w:t>after, behind</w:t>
            </w:r>
            <w:r>
              <w:tab/>
            </w:r>
          </w:p>
        </w:tc>
      </w:tr>
      <w:tr w:rsidR="003C1FA0" w14:paraId="7F062C23" w14:textId="77777777" w:rsidTr="008758E5">
        <w:tc>
          <w:tcPr>
            <w:tcW w:w="4675" w:type="dxa"/>
          </w:tcPr>
          <w:p w14:paraId="2D04A0E0" w14:textId="77777777" w:rsidR="003C1FA0" w:rsidRDefault="003C1FA0" w:rsidP="00CD2394">
            <w:pPr>
              <w:pStyle w:val="NoSpacing"/>
              <w:keepLines/>
            </w:pPr>
          </w:p>
        </w:tc>
        <w:tc>
          <w:tcPr>
            <w:tcW w:w="4675" w:type="dxa"/>
          </w:tcPr>
          <w:p w14:paraId="259C7A22" w14:textId="77777777" w:rsidR="003C1FA0" w:rsidRDefault="003C1FA0" w:rsidP="00CD2394">
            <w:pPr>
              <w:pStyle w:val="NoSpacing"/>
              <w:keepLines/>
            </w:pPr>
          </w:p>
        </w:tc>
      </w:tr>
    </w:tbl>
    <w:p w14:paraId="2AD826FD" w14:textId="2F024929" w:rsidR="00DE1149" w:rsidRDefault="00DE1149" w:rsidP="00CD2394">
      <w:pPr>
        <w:pStyle w:val="NoSpacing"/>
        <w:keepLines/>
      </w:pPr>
    </w:p>
    <w:p w14:paraId="05BD69BD" w14:textId="77777777" w:rsidR="00DE1149" w:rsidRDefault="00DE1149">
      <w:r>
        <w:br w:type="page"/>
      </w:r>
    </w:p>
    <w:p w14:paraId="415C7D85" w14:textId="6E6932A8" w:rsidR="003C1FA0" w:rsidRPr="008758E5" w:rsidRDefault="003C1FA0" w:rsidP="00CD2394">
      <w:pPr>
        <w:pStyle w:val="Heading1"/>
      </w:pPr>
      <w:bookmarkStart w:id="50" w:name="_Toc158984988"/>
      <w:r w:rsidRPr="008758E5">
        <w:lastRenderedPageBreak/>
        <w:t>Infinitives and Ablative Uses</w:t>
      </w:r>
      <w:bookmarkEnd w:id="50"/>
    </w:p>
    <w:p w14:paraId="14482758" w14:textId="77777777" w:rsidR="003C1FA0" w:rsidRPr="00927D8E" w:rsidRDefault="003C1FA0" w:rsidP="00CD2394">
      <w:pPr>
        <w:pStyle w:val="NoSpacing"/>
        <w:keepLines/>
        <w:rPr>
          <w:rFonts w:cstheme="minorHAnsi"/>
          <w:color w:val="000000"/>
          <w:szCs w:val="24"/>
        </w:rPr>
      </w:pPr>
    </w:p>
    <w:p w14:paraId="2F1A0E25" w14:textId="77777777" w:rsidR="003C1FA0" w:rsidRDefault="003C1FA0" w:rsidP="00CD2394">
      <w:pPr>
        <w:pStyle w:val="Heading3"/>
        <w:rPr>
          <w:rStyle w:val="Heading3Char"/>
        </w:rPr>
      </w:pPr>
      <w:bookmarkStart w:id="51" w:name="_Toc158984989"/>
      <w:r w:rsidRPr="0084011C">
        <w:rPr>
          <w:rStyle w:val="Heading3Char"/>
        </w:rPr>
        <w:t>Principles of Grammar</w:t>
      </w:r>
      <w:bookmarkEnd w:id="51"/>
    </w:p>
    <w:p w14:paraId="22C5D2E3" w14:textId="2CC73D0C" w:rsidR="004878C0" w:rsidRDefault="003C1FA0" w:rsidP="00CD2394">
      <w:pPr>
        <w:pStyle w:val="NoSpacing"/>
        <w:keepLines/>
        <w:rPr>
          <w:rFonts w:cstheme="minorHAnsi"/>
          <w:color w:val="000000"/>
          <w:szCs w:val="24"/>
        </w:rPr>
      </w:pPr>
      <w:r w:rsidRPr="00927D8E">
        <w:rPr>
          <w:rFonts w:cstheme="minorHAnsi"/>
          <w:color w:val="000000"/>
          <w:szCs w:val="24"/>
        </w:rPr>
        <w:t xml:space="preserve">The infinitive, </w:t>
      </w:r>
      <w:r>
        <w:rPr>
          <w:rFonts w:cstheme="minorHAnsi"/>
          <w:color w:val="000000"/>
          <w:szCs w:val="24"/>
        </w:rPr>
        <w:t>or</w:t>
      </w:r>
      <w:r w:rsidRPr="00927D8E">
        <w:rPr>
          <w:rFonts w:cstheme="minorHAnsi"/>
          <w:color w:val="000000"/>
          <w:szCs w:val="24"/>
        </w:rPr>
        <w:t xml:space="preserve"> “not finite” form of the verb, is </w:t>
      </w:r>
      <w:r>
        <w:rPr>
          <w:rFonts w:cstheme="minorHAnsi"/>
          <w:color w:val="000000"/>
          <w:szCs w:val="24"/>
        </w:rPr>
        <w:t>typically translated as “to ___</w:t>
      </w:r>
      <w:r w:rsidRPr="00927D8E">
        <w:rPr>
          <w:rFonts w:cstheme="minorHAnsi"/>
          <w:color w:val="000000"/>
          <w:szCs w:val="24"/>
        </w:rPr>
        <w:t>”</w:t>
      </w:r>
      <w:r>
        <w:rPr>
          <w:rFonts w:cstheme="minorHAnsi"/>
          <w:color w:val="000000"/>
          <w:szCs w:val="24"/>
        </w:rPr>
        <w:t xml:space="preserve"> (</w:t>
      </w:r>
      <w:r>
        <w:rPr>
          <w:rFonts w:cstheme="minorHAnsi"/>
          <w:i/>
          <w:color w:val="000000"/>
          <w:szCs w:val="24"/>
        </w:rPr>
        <w:t>to go</w:t>
      </w:r>
      <w:r>
        <w:rPr>
          <w:rFonts w:cstheme="minorHAnsi"/>
          <w:color w:val="000000"/>
          <w:szCs w:val="24"/>
        </w:rPr>
        <w:t xml:space="preserve">, </w:t>
      </w:r>
      <w:r>
        <w:rPr>
          <w:rFonts w:cstheme="minorHAnsi"/>
          <w:i/>
          <w:color w:val="000000"/>
          <w:szCs w:val="24"/>
        </w:rPr>
        <w:t>to run</w:t>
      </w:r>
      <w:r>
        <w:rPr>
          <w:rFonts w:cstheme="minorHAnsi"/>
          <w:color w:val="000000"/>
          <w:szCs w:val="24"/>
        </w:rPr>
        <w:t>).</w:t>
      </w:r>
      <w:r w:rsidRPr="00927D8E">
        <w:rPr>
          <w:rFonts w:cstheme="minorHAnsi"/>
          <w:color w:val="000000"/>
          <w:szCs w:val="24"/>
        </w:rPr>
        <w:t xml:space="preserve"> It is the most basic form of the verb and does not have personal endings</w:t>
      </w:r>
      <w:r>
        <w:rPr>
          <w:rFonts w:cstheme="minorHAnsi"/>
          <w:color w:val="000000"/>
          <w:szCs w:val="24"/>
        </w:rPr>
        <w:t xml:space="preserve"> (hence its names)</w:t>
      </w:r>
      <w:r w:rsidRPr="00927D8E">
        <w:rPr>
          <w:rFonts w:cstheme="minorHAnsi"/>
          <w:color w:val="000000"/>
          <w:szCs w:val="24"/>
        </w:rPr>
        <w:t>. So far, we have just used the infinitive to find the present stem, but the infinitive itself appears in many forms. Most of those forms correspond to English uses of the infinitive (one use, the</w:t>
      </w:r>
      <w:r w:rsidRPr="00254F3C">
        <w:rPr>
          <w:rStyle w:val="Strong"/>
        </w:rPr>
        <w:t xml:space="preserve"> indirect statement</w:t>
      </w:r>
      <w:r w:rsidRPr="00927D8E">
        <w:rPr>
          <w:rFonts w:cstheme="minorHAnsi"/>
          <w:color w:val="000000"/>
          <w:szCs w:val="24"/>
        </w:rPr>
        <w:t>, is not like English; you’ll learn that in a later chapter).</w:t>
      </w:r>
    </w:p>
    <w:p w14:paraId="5BE7F2B6" w14:textId="77777777" w:rsidR="00F977DD" w:rsidRDefault="00F977DD" w:rsidP="00CD2394">
      <w:pPr>
        <w:pStyle w:val="NoSpacing"/>
        <w:keepLines/>
        <w:rPr>
          <w:rFonts w:cstheme="minorHAnsi"/>
          <w:color w:val="000000"/>
          <w:szCs w:val="24"/>
        </w:rPr>
      </w:pPr>
    </w:p>
    <w:p w14:paraId="64DD6E61" w14:textId="5A27E253" w:rsidR="00F977DD" w:rsidRPr="00F977DD" w:rsidRDefault="00F977DD" w:rsidP="00CD2394">
      <w:pPr>
        <w:pStyle w:val="NoSpacing"/>
        <w:keepLines/>
        <w:rPr>
          <w:rFonts w:cstheme="minorHAnsi"/>
          <w:color w:val="000000"/>
          <w:szCs w:val="24"/>
        </w:rPr>
      </w:pPr>
      <w:r>
        <w:rPr>
          <w:rFonts w:cstheme="minorHAnsi"/>
          <w:color w:val="000000"/>
          <w:szCs w:val="24"/>
        </w:rPr>
        <w:t>In reading chapters, you have seen several words that often go with infinitives. Words like “he is able” (</w:t>
      </w:r>
      <w:r>
        <w:rPr>
          <w:rFonts w:cstheme="minorHAnsi"/>
          <w:i/>
          <w:iCs/>
          <w:color w:val="000000"/>
          <w:szCs w:val="24"/>
        </w:rPr>
        <w:t>potest</w:t>
      </w:r>
      <w:r>
        <w:rPr>
          <w:rFonts w:cstheme="minorHAnsi"/>
          <w:color w:val="000000"/>
          <w:szCs w:val="24"/>
        </w:rPr>
        <w:t>) or “they want” (</w:t>
      </w:r>
      <w:r>
        <w:rPr>
          <w:rFonts w:cstheme="minorHAnsi"/>
          <w:i/>
          <w:iCs/>
          <w:color w:val="000000"/>
          <w:szCs w:val="24"/>
        </w:rPr>
        <w:t>volunt</w:t>
      </w:r>
      <w:r>
        <w:rPr>
          <w:rFonts w:cstheme="minorHAnsi"/>
          <w:color w:val="000000"/>
          <w:szCs w:val="24"/>
        </w:rPr>
        <w:t xml:space="preserve">) are accompanied by an infinitive, just like they are in English: “he is able </w:t>
      </w:r>
      <w:r>
        <w:rPr>
          <w:rFonts w:cstheme="minorHAnsi"/>
          <w:i/>
          <w:iCs/>
          <w:color w:val="000000"/>
          <w:szCs w:val="24"/>
        </w:rPr>
        <w:t>to walk</w:t>
      </w:r>
      <w:r>
        <w:rPr>
          <w:rFonts w:cstheme="minorHAnsi"/>
          <w:color w:val="000000"/>
          <w:szCs w:val="24"/>
        </w:rPr>
        <w:t xml:space="preserve">” or “they want </w:t>
      </w:r>
      <w:r>
        <w:rPr>
          <w:rFonts w:cstheme="minorHAnsi"/>
          <w:i/>
          <w:iCs/>
          <w:color w:val="000000"/>
          <w:szCs w:val="24"/>
        </w:rPr>
        <w:t>to dance</w:t>
      </w:r>
      <w:r>
        <w:rPr>
          <w:rFonts w:cstheme="minorHAnsi"/>
          <w:color w:val="000000"/>
          <w:szCs w:val="24"/>
        </w:rPr>
        <w:t>.”</w:t>
      </w:r>
    </w:p>
    <w:p w14:paraId="55E866D1" w14:textId="77777777" w:rsidR="003C1FA0" w:rsidRPr="00927D8E" w:rsidRDefault="003C1FA0" w:rsidP="00CD2394">
      <w:pPr>
        <w:pStyle w:val="NoSpacing"/>
        <w:keepLines/>
        <w:rPr>
          <w:rFonts w:cstheme="minorHAnsi"/>
          <w:color w:val="000000"/>
          <w:szCs w:val="24"/>
        </w:rPr>
      </w:pPr>
    </w:p>
    <w:p w14:paraId="4FBD530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The Ablative case, in addition to showing location and motion away, has many uses in Latin, most of them can be translated by the English preposition “with” or “from.” The two uses in this chapter can both be translated “with,” but they are very different constructions.</w:t>
      </w:r>
    </w:p>
    <w:p w14:paraId="2D269A4B" w14:textId="77777777" w:rsidR="003C1FA0" w:rsidRDefault="003C1FA0" w:rsidP="00CD2394">
      <w:pPr>
        <w:pStyle w:val="NoSpacing"/>
        <w:keepLines/>
        <w:rPr>
          <w:rStyle w:val="Heading6Char"/>
        </w:rPr>
      </w:pPr>
    </w:p>
    <w:p w14:paraId="3CFA00EB" w14:textId="77777777" w:rsidR="003C1FA0" w:rsidRPr="00242FC8" w:rsidRDefault="003C1FA0" w:rsidP="00242FC8">
      <w:pPr>
        <w:pStyle w:val="Heading3"/>
        <w:rPr>
          <w:rStyle w:val="Heading2Char"/>
          <w:color w:val="1F4D78" w:themeColor="accent1" w:themeShade="7F"/>
          <w:sz w:val="28"/>
          <w:szCs w:val="24"/>
        </w:rPr>
      </w:pPr>
      <w:bookmarkStart w:id="52" w:name="_Toc158984990"/>
      <w:r w:rsidRPr="00242FC8">
        <w:rPr>
          <w:rStyle w:val="Heading2Char"/>
          <w:color w:val="1F4D78" w:themeColor="accent1" w:themeShade="7F"/>
          <w:sz w:val="28"/>
          <w:szCs w:val="24"/>
        </w:rPr>
        <w:t>Principles of Latin</w:t>
      </w:r>
      <w:bookmarkEnd w:id="52"/>
    </w:p>
    <w:p w14:paraId="5E0210C2" w14:textId="321842F7" w:rsidR="003C1FA0" w:rsidRPr="00927D8E" w:rsidRDefault="003C1FA0" w:rsidP="00CD2394">
      <w:pPr>
        <w:pStyle w:val="NoSpacing"/>
        <w:keepLines/>
        <w:rPr>
          <w:rFonts w:cstheme="minorHAnsi"/>
          <w:color w:val="000000"/>
          <w:szCs w:val="24"/>
        </w:rPr>
      </w:pPr>
      <w:r>
        <w:br/>
      </w:r>
      <w:r w:rsidR="006152D2">
        <w:rPr>
          <w:rFonts w:cstheme="minorHAnsi"/>
          <w:color w:val="000000"/>
          <w:szCs w:val="24"/>
        </w:rPr>
        <w:t>Two</w:t>
      </w:r>
      <w:r w:rsidRPr="00927D8E">
        <w:rPr>
          <w:rFonts w:cstheme="minorHAnsi"/>
          <w:color w:val="000000"/>
          <w:szCs w:val="24"/>
        </w:rPr>
        <w:t xml:space="preserve"> </w:t>
      </w:r>
      <w:r>
        <w:rPr>
          <w:rFonts w:cstheme="minorHAnsi"/>
          <w:color w:val="000000"/>
          <w:szCs w:val="24"/>
        </w:rPr>
        <w:t xml:space="preserve">uses of the infinitive </w:t>
      </w:r>
      <w:r w:rsidRPr="00927D8E">
        <w:rPr>
          <w:rFonts w:cstheme="minorHAnsi"/>
          <w:color w:val="000000"/>
          <w:szCs w:val="24"/>
        </w:rPr>
        <w:t>correspond very closely with English. The 4th will be introduced in a later chapter.</w:t>
      </w:r>
      <w:r>
        <w:rPr>
          <w:rFonts w:cstheme="minorHAnsi"/>
          <w:color w:val="000000"/>
          <w:szCs w:val="24"/>
        </w:rPr>
        <w:t xml:space="preserve"> With all these uses, sentence patterns, especially a finite verb in the same clause, will help you recognize what type of infinitive you see.</w:t>
      </w:r>
    </w:p>
    <w:p w14:paraId="1049D711" w14:textId="77777777" w:rsidR="003C1FA0" w:rsidRDefault="003C1FA0" w:rsidP="00CD2394">
      <w:pPr>
        <w:pStyle w:val="NoSpacing"/>
        <w:keepLines/>
        <w:rPr>
          <w:rStyle w:val="Heading5Char"/>
        </w:rPr>
      </w:pPr>
    </w:p>
    <w:p w14:paraId="7BCC72ED" w14:textId="47B510BA" w:rsidR="003C1FA0" w:rsidRDefault="003C1FA0" w:rsidP="00CD2394">
      <w:pPr>
        <w:pStyle w:val="NoSpacing"/>
        <w:keepLines/>
        <w:rPr>
          <w:rFonts w:cstheme="minorHAnsi"/>
          <w:color w:val="000000"/>
          <w:szCs w:val="24"/>
        </w:rPr>
      </w:pPr>
      <w:r w:rsidRPr="0084011C">
        <w:rPr>
          <w:rStyle w:val="Heading5Char"/>
        </w:rPr>
        <w:t>infinitive</w:t>
      </w:r>
      <w:r w:rsidR="00F977DD">
        <w:rPr>
          <w:rStyle w:val="Heading5Char"/>
        </w:rPr>
        <w:t xml:space="preserve"> with Modal Verb</w:t>
      </w:r>
      <w:r w:rsidRPr="00927D8E">
        <w:rPr>
          <w:rFonts w:cstheme="minorHAnsi"/>
          <w:color w:val="000000"/>
          <w:szCs w:val="24"/>
        </w:rPr>
        <w:t xml:space="preserve">: </w:t>
      </w:r>
      <w:r w:rsidR="00F977DD">
        <w:rPr>
          <w:rFonts w:cstheme="minorHAnsi"/>
          <w:color w:val="000000"/>
          <w:szCs w:val="24"/>
        </w:rPr>
        <w:t xml:space="preserve">an infinitive with this type of verb is also called </w:t>
      </w:r>
      <w:r w:rsidR="00F977DD" w:rsidRPr="00F977DD">
        <w:rPr>
          <w:rStyle w:val="Strong"/>
        </w:rPr>
        <w:t>complementary</w:t>
      </w:r>
      <w:r w:rsidR="00F977DD">
        <w:rPr>
          <w:rFonts w:cstheme="minorHAnsi"/>
          <w:color w:val="000000"/>
          <w:szCs w:val="24"/>
        </w:rPr>
        <w:t xml:space="preserve"> because its use</w:t>
      </w:r>
      <w:r w:rsidRPr="00927D8E">
        <w:rPr>
          <w:rFonts w:cstheme="minorHAnsi"/>
          <w:color w:val="000000"/>
          <w:szCs w:val="24"/>
        </w:rPr>
        <w:t xml:space="preserve"> “completes” the meaning of another verb. </w:t>
      </w:r>
      <w:r w:rsidR="00F977DD" w:rsidRPr="00273B48">
        <w:rPr>
          <w:rStyle w:val="Strong"/>
        </w:rPr>
        <w:t>Modal verbs</w:t>
      </w:r>
      <w:r w:rsidR="00F977DD">
        <w:rPr>
          <w:rFonts w:cstheme="minorHAnsi"/>
          <w:color w:val="000000"/>
          <w:szCs w:val="24"/>
        </w:rPr>
        <w:t xml:space="preserve"> include </w:t>
      </w:r>
      <w:r w:rsidR="00F977DD">
        <w:rPr>
          <w:rFonts w:cstheme="minorHAnsi"/>
          <w:i/>
          <w:iCs/>
          <w:color w:val="000000"/>
          <w:szCs w:val="24"/>
        </w:rPr>
        <w:t>can (be able), want, wish, opt, prefer, dare</w:t>
      </w:r>
      <w:r w:rsidR="00F977DD">
        <w:rPr>
          <w:rFonts w:cstheme="minorHAnsi"/>
          <w:color w:val="000000"/>
          <w:szCs w:val="24"/>
        </w:rPr>
        <w:t>, all of</w:t>
      </w:r>
      <w:r w:rsidRPr="00927D8E">
        <w:rPr>
          <w:rFonts w:cstheme="minorHAnsi"/>
          <w:color w:val="000000"/>
          <w:szCs w:val="24"/>
        </w:rPr>
        <w:t xml:space="preserve"> which need an infinitive (“</w:t>
      </w:r>
      <w:r w:rsidR="00F977DD">
        <w:rPr>
          <w:rFonts w:cstheme="minorHAnsi"/>
          <w:color w:val="000000"/>
          <w:szCs w:val="24"/>
        </w:rPr>
        <w:t xml:space="preserve">I want </w:t>
      </w:r>
      <w:r w:rsidRPr="00927D8E">
        <w:rPr>
          <w:rFonts w:cstheme="minorHAnsi"/>
          <w:color w:val="000000"/>
          <w:szCs w:val="24"/>
        </w:rPr>
        <w:t>to walk” or “He dares to arrive late”).</w:t>
      </w:r>
    </w:p>
    <w:p w14:paraId="6D61E070" w14:textId="04EBFB39" w:rsidR="003C1FA0" w:rsidRDefault="003C1FA0" w:rsidP="00CD2394">
      <w:pPr>
        <w:pStyle w:val="NoSpacing"/>
        <w:keepLines/>
        <w:rPr>
          <w:rFonts w:cstheme="minorHAnsi"/>
          <w:color w:val="000000"/>
          <w:szCs w:val="24"/>
        </w:rPr>
      </w:pPr>
      <w:r w:rsidRPr="00927D8E">
        <w:rPr>
          <w:rFonts w:cstheme="minorHAnsi"/>
          <w:color w:val="000000"/>
          <w:szCs w:val="24"/>
        </w:rPr>
        <w:br/>
      </w:r>
      <w:r>
        <w:rPr>
          <w:rFonts w:cstheme="minorHAnsi"/>
          <w:color w:val="000000"/>
          <w:szCs w:val="24"/>
        </w:rPr>
        <w:t>Pattern recognition—</w:t>
      </w:r>
      <w:r w:rsidRPr="00927D8E">
        <w:rPr>
          <w:rFonts w:cstheme="minorHAnsi"/>
          <w:color w:val="000000"/>
          <w:szCs w:val="24"/>
        </w:rPr>
        <w:t xml:space="preserve">Complementary infinitives will often appear in clauses that have verbs like </w:t>
      </w:r>
      <w:r w:rsidRPr="00254F3C">
        <w:rPr>
          <w:rFonts w:cstheme="minorHAnsi"/>
          <w:i/>
          <w:color w:val="000000"/>
          <w:szCs w:val="24"/>
        </w:rPr>
        <w:t>possum</w:t>
      </w:r>
      <w:r w:rsidRPr="00927D8E">
        <w:rPr>
          <w:rFonts w:cstheme="minorHAnsi"/>
          <w:color w:val="000000"/>
          <w:szCs w:val="24"/>
        </w:rPr>
        <w:t xml:space="preserve"> (I am able), </w:t>
      </w:r>
      <w:r w:rsidRPr="00254F3C">
        <w:rPr>
          <w:rFonts w:cstheme="minorHAnsi"/>
          <w:i/>
          <w:color w:val="000000"/>
          <w:szCs w:val="24"/>
        </w:rPr>
        <w:t>debeo</w:t>
      </w:r>
      <w:r w:rsidRPr="00927D8E">
        <w:rPr>
          <w:rFonts w:cstheme="minorHAnsi"/>
          <w:color w:val="000000"/>
          <w:szCs w:val="24"/>
        </w:rPr>
        <w:t xml:space="preserve"> (I ought), and </w:t>
      </w:r>
      <w:r w:rsidR="00DE0CF1">
        <w:rPr>
          <w:rFonts w:cstheme="minorHAnsi"/>
          <w:i/>
          <w:color w:val="000000"/>
          <w:szCs w:val="24"/>
        </w:rPr>
        <w:t>volo</w:t>
      </w:r>
      <w:r w:rsidRPr="00927D8E">
        <w:rPr>
          <w:rFonts w:cstheme="minorHAnsi"/>
          <w:color w:val="000000"/>
          <w:szCs w:val="24"/>
        </w:rPr>
        <w:t xml:space="preserve"> (I </w:t>
      </w:r>
      <w:r w:rsidR="00DE0CF1">
        <w:rPr>
          <w:rFonts w:cstheme="minorHAnsi"/>
          <w:color w:val="000000"/>
          <w:szCs w:val="24"/>
        </w:rPr>
        <w:t>want</w:t>
      </w:r>
      <w:r w:rsidRPr="00927D8E">
        <w:rPr>
          <w:rFonts w:cstheme="minorHAnsi"/>
          <w:color w:val="000000"/>
          <w:szCs w:val="24"/>
        </w:rPr>
        <w:t>).</w:t>
      </w:r>
      <w:r w:rsidRPr="00927D8E">
        <w:rPr>
          <w:rFonts w:cstheme="minorHAnsi"/>
          <w:color w:val="000000"/>
          <w:szCs w:val="24"/>
        </w:rPr>
        <w:br/>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254F3C">
        <w:rPr>
          <w:rFonts w:cstheme="minorHAnsi"/>
          <w:i/>
          <w:color w:val="000000"/>
          <w:szCs w:val="24"/>
        </w:rPr>
        <w:t>possumus ambul</w:t>
      </w:r>
      <w:r>
        <w:rPr>
          <w:rFonts w:cstheme="minorHAnsi"/>
          <w:i/>
          <w:color w:val="000000"/>
          <w:szCs w:val="24"/>
        </w:rPr>
        <w:t>ā</w:t>
      </w:r>
      <w:r w:rsidRPr="00254F3C">
        <w:rPr>
          <w:rFonts w:cstheme="minorHAnsi"/>
          <w:i/>
          <w:color w:val="000000"/>
          <w:szCs w:val="24"/>
        </w:rPr>
        <w:t>re</w:t>
      </w:r>
      <w:r w:rsidRPr="00927D8E">
        <w:rPr>
          <w:rFonts w:cstheme="minorHAnsi"/>
          <w:color w:val="000000"/>
          <w:szCs w:val="24"/>
        </w:rPr>
        <w:t>: we are able to walk / we can walk</w:t>
      </w:r>
      <w:r w:rsidRPr="00927D8E">
        <w:rPr>
          <w:rFonts w:cstheme="minorHAnsi"/>
          <w:color w:val="000000"/>
          <w:szCs w:val="24"/>
        </w:rPr>
        <w:br/>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254F3C">
        <w:rPr>
          <w:rFonts w:cstheme="minorHAnsi"/>
          <w:i/>
          <w:color w:val="000000"/>
          <w:szCs w:val="24"/>
        </w:rPr>
        <w:t>debent canere</w:t>
      </w:r>
      <w:r w:rsidRPr="00927D8E">
        <w:rPr>
          <w:rFonts w:cstheme="minorHAnsi"/>
          <w:color w:val="000000"/>
          <w:szCs w:val="24"/>
        </w:rPr>
        <w:t>: they ought to sing</w:t>
      </w:r>
    </w:p>
    <w:p w14:paraId="71C1EAD3" w14:textId="5B9210B7" w:rsidR="00DE0CF1" w:rsidRPr="00DE0CF1" w:rsidRDefault="00DE0CF1" w:rsidP="00CD2394">
      <w:pPr>
        <w:pStyle w:val="NoSpacing"/>
        <w:keepLines/>
        <w:rPr>
          <w:rFonts w:cstheme="minorHAnsi"/>
          <w:color w:val="000000"/>
          <w:szCs w:val="24"/>
        </w:rPr>
      </w:pP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r>
      <w:r>
        <w:rPr>
          <w:rFonts w:cstheme="minorHAnsi"/>
          <w:i/>
          <w:iCs/>
          <w:color w:val="000000"/>
          <w:szCs w:val="24"/>
        </w:rPr>
        <w:t>volo regere</w:t>
      </w:r>
      <w:r>
        <w:rPr>
          <w:rFonts w:cstheme="minorHAnsi"/>
          <w:color w:val="000000"/>
          <w:szCs w:val="24"/>
        </w:rPr>
        <w:t>: I want to rule</w:t>
      </w:r>
    </w:p>
    <w:p w14:paraId="5003C39D" w14:textId="77777777" w:rsidR="003C1FA0" w:rsidRDefault="003C1FA0" w:rsidP="00CD2394">
      <w:pPr>
        <w:pStyle w:val="NoSpacing"/>
        <w:keepLines/>
        <w:rPr>
          <w:rFonts w:cstheme="minorHAnsi"/>
          <w:color w:val="000000"/>
          <w:szCs w:val="24"/>
        </w:rPr>
      </w:pPr>
    </w:p>
    <w:p w14:paraId="3B743E3E" w14:textId="2693BC1D" w:rsidR="003C1FA0" w:rsidRDefault="003C1FA0" w:rsidP="00CD2394">
      <w:pPr>
        <w:pStyle w:val="NoSpacing"/>
        <w:keepLines/>
        <w:rPr>
          <w:rFonts w:cstheme="minorHAnsi"/>
          <w:color w:val="000000"/>
          <w:szCs w:val="24"/>
        </w:rPr>
      </w:pPr>
      <w:r w:rsidRPr="0084011C">
        <w:rPr>
          <w:rStyle w:val="Heading5Char"/>
        </w:rPr>
        <w:t xml:space="preserve">Infinitive as a  </w:t>
      </w:r>
      <w:r w:rsidR="006152D2">
        <w:rPr>
          <w:rStyle w:val="Heading5Char"/>
        </w:rPr>
        <w:t>Subject</w:t>
      </w:r>
      <w:r w:rsidRPr="00927D8E">
        <w:rPr>
          <w:rFonts w:cstheme="minorHAnsi"/>
          <w:color w:val="000000"/>
          <w:szCs w:val="24"/>
        </w:rPr>
        <w:t>: The infinitive can function as a nominative, neuter, singular noun</w:t>
      </w:r>
      <w:r w:rsidR="006152D2">
        <w:rPr>
          <w:rFonts w:cstheme="minorHAnsi"/>
          <w:color w:val="000000"/>
          <w:szCs w:val="24"/>
        </w:rPr>
        <w:t xml:space="preserve"> and can therefore serve as the subject</w:t>
      </w:r>
      <w:r w:rsidRPr="00927D8E">
        <w:rPr>
          <w:rFonts w:cstheme="minorHAnsi"/>
          <w:color w:val="000000"/>
          <w:szCs w:val="24"/>
        </w:rPr>
        <w:t>. This allows the action to be described or to pe</w:t>
      </w:r>
      <w:r>
        <w:rPr>
          <w:rFonts w:cstheme="minorHAnsi"/>
          <w:color w:val="000000"/>
          <w:szCs w:val="24"/>
        </w:rPr>
        <w:t>rform an action itself</w:t>
      </w:r>
    </w:p>
    <w:p w14:paraId="7584B30D" w14:textId="77777777" w:rsidR="003C1FA0" w:rsidRDefault="003C1FA0" w:rsidP="00CD2394">
      <w:pPr>
        <w:pStyle w:val="NoSpacing"/>
        <w:keepLines/>
        <w:rPr>
          <w:rFonts w:cstheme="minorHAnsi"/>
          <w:color w:val="000000"/>
          <w:szCs w:val="24"/>
        </w:rPr>
      </w:pPr>
    </w:p>
    <w:p w14:paraId="7ED5F474" w14:textId="1ACC37B4" w:rsidR="003C1FA0" w:rsidRDefault="003C1FA0" w:rsidP="00CD2394">
      <w:pPr>
        <w:pStyle w:val="NoSpacing"/>
        <w:keepLines/>
        <w:rPr>
          <w:rFonts w:cstheme="minorHAnsi"/>
          <w:color w:val="000000"/>
          <w:szCs w:val="24"/>
        </w:rPr>
      </w:pPr>
      <w:r>
        <w:rPr>
          <w:rFonts w:cstheme="minorHAnsi"/>
          <w:color w:val="000000"/>
          <w:szCs w:val="24"/>
        </w:rPr>
        <w:t xml:space="preserve">Pattern recognition—Infinitives used as nouns will be the subject; other sentence patterns like transitive, intransitive, and linking, can still be present. There will not </w:t>
      </w:r>
      <w:r w:rsidR="00CD2394">
        <w:rPr>
          <w:rFonts w:cstheme="minorHAnsi"/>
          <w:color w:val="000000"/>
          <w:szCs w:val="24"/>
        </w:rPr>
        <w:t xml:space="preserve">typically </w:t>
      </w:r>
      <w:r>
        <w:rPr>
          <w:rFonts w:cstheme="minorHAnsi"/>
          <w:color w:val="000000"/>
          <w:szCs w:val="24"/>
        </w:rPr>
        <w:t xml:space="preserve">be a verb that depends on an infinitive (like </w:t>
      </w:r>
      <w:r>
        <w:rPr>
          <w:rFonts w:cstheme="minorHAnsi"/>
          <w:i/>
          <w:color w:val="000000"/>
          <w:szCs w:val="24"/>
        </w:rPr>
        <w:t>possum</w:t>
      </w:r>
      <w:r>
        <w:rPr>
          <w:rFonts w:cstheme="minorHAnsi"/>
          <w:color w:val="000000"/>
          <w:szCs w:val="24"/>
        </w:rPr>
        <w:t>)</w:t>
      </w:r>
      <w:r w:rsidR="00CD2394">
        <w:rPr>
          <w:rFonts w:cstheme="minorHAnsi"/>
          <w:color w:val="000000"/>
          <w:szCs w:val="24"/>
        </w:rPr>
        <w:t>, unless it is dependent on another infinitive that takes a complementary (and thus combines both patterns:</w:t>
      </w:r>
      <w:r w:rsidRPr="00927D8E">
        <w:rPr>
          <w:rFonts w:cstheme="minorHAnsi"/>
          <w:color w:val="000000"/>
          <w:szCs w:val="24"/>
        </w:rPr>
        <w:br/>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254F3C">
        <w:rPr>
          <w:rFonts w:cstheme="minorHAnsi"/>
          <w:i/>
          <w:color w:val="000000"/>
          <w:szCs w:val="24"/>
        </w:rPr>
        <w:t>legere bonum est</w:t>
      </w:r>
      <w:r w:rsidRPr="00927D8E">
        <w:rPr>
          <w:rFonts w:cstheme="minorHAnsi"/>
          <w:color w:val="000000"/>
          <w:szCs w:val="24"/>
        </w:rPr>
        <w:t>: reading is good</w:t>
      </w:r>
      <w:r w:rsidRPr="00927D8E">
        <w:rPr>
          <w:rFonts w:cstheme="minorHAnsi"/>
          <w:color w:val="000000"/>
          <w:szCs w:val="24"/>
        </w:rPr>
        <w:br/>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254F3C">
        <w:rPr>
          <w:rFonts w:cstheme="minorHAnsi"/>
          <w:i/>
          <w:color w:val="000000"/>
          <w:szCs w:val="24"/>
        </w:rPr>
        <w:t>iacēre eum servat</w:t>
      </w:r>
      <w:r w:rsidRPr="00927D8E">
        <w:rPr>
          <w:rFonts w:cstheme="minorHAnsi"/>
          <w:color w:val="000000"/>
          <w:szCs w:val="24"/>
        </w:rPr>
        <w:t>: lying down protects him</w:t>
      </w:r>
    </w:p>
    <w:p w14:paraId="2781AB2A" w14:textId="2E0A6F97" w:rsidR="00CD2394" w:rsidRPr="00CD2394" w:rsidRDefault="00CD2394" w:rsidP="00CD2394">
      <w:pPr>
        <w:pStyle w:val="NoSpacing"/>
        <w:keepLines/>
        <w:rPr>
          <w:rFonts w:cstheme="minorHAnsi"/>
          <w:color w:val="000000"/>
          <w:szCs w:val="24"/>
        </w:rPr>
      </w:pP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r>
      <w:r>
        <w:rPr>
          <w:rFonts w:cstheme="minorHAnsi"/>
          <w:color w:val="000000"/>
          <w:szCs w:val="24"/>
        </w:rPr>
        <w:tab/>
      </w:r>
      <w:r>
        <w:rPr>
          <w:rFonts w:cstheme="minorHAnsi"/>
          <w:i/>
          <w:color w:val="000000"/>
          <w:szCs w:val="24"/>
        </w:rPr>
        <w:t>legere posse bonum est</w:t>
      </w:r>
      <w:r>
        <w:rPr>
          <w:rFonts w:cstheme="minorHAnsi"/>
          <w:color w:val="000000"/>
          <w:szCs w:val="24"/>
        </w:rPr>
        <w:t>: being able to read is good</w:t>
      </w:r>
    </w:p>
    <w:p w14:paraId="710FF45C" w14:textId="77777777" w:rsidR="003C1FA0" w:rsidRPr="00927D8E" w:rsidRDefault="003C1FA0" w:rsidP="00CD2394">
      <w:pPr>
        <w:pStyle w:val="NoSpacing"/>
        <w:keepLines/>
        <w:rPr>
          <w:rFonts w:cstheme="minorHAnsi"/>
          <w:color w:val="000000"/>
          <w:szCs w:val="24"/>
        </w:rPr>
      </w:pPr>
    </w:p>
    <w:p w14:paraId="0C1E4EC2" w14:textId="77777777" w:rsidR="003C1FA0" w:rsidRDefault="003C1FA0" w:rsidP="00CD2394">
      <w:pPr>
        <w:pStyle w:val="NoSpacing"/>
        <w:keepLines/>
        <w:rPr>
          <w:rFonts w:cstheme="minorHAnsi"/>
          <w:color w:val="000000"/>
          <w:szCs w:val="24"/>
        </w:rPr>
      </w:pPr>
      <w:r w:rsidRPr="0084011C">
        <w:rPr>
          <w:rStyle w:val="Heading5Char"/>
        </w:rPr>
        <w:lastRenderedPageBreak/>
        <w:t>Ablative of Means/Instrument</w:t>
      </w:r>
      <w:r w:rsidRPr="00927D8E">
        <w:rPr>
          <w:rFonts w:cstheme="minorHAnsi"/>
          <w:color w:val="000000"/>
          <w:szCs w:val="24"/>
        </w:rPr>
        <w:t xml:space="preserve">: the literal or figurative means by which something is accomplished. We write </w:t>
      </w:r>
      <w:r w:rsidRPr="00927D8E">
        <w:rPr>
          <w:rFonts w:cstheme="minorHAnsi"/>
          <w:i/>
          <w:iCs/>
          <w:color w:val="000000"/>
          <w:szCs w:val="24"/>
        </w:rPr>
        <w:t>with our pens</w:t>
      </w:r>
      <w:r w:rsidRPr="00927D8E">
        <w:rPr>
          <w:rFonts w:cstheme="minorHAnsi"/>
          <w:color w:val="000000"/>
          <w:szCs w:val="24"/>
        </w:rPr>
        <w:t xml:space="preserve">. We love </w:t>
      </w:r>
      <w:r w:rsidRPr="00927D8E">
        <w:rPr>
          <w:rFonts w:cstheme="minorHAnsi"/>
          <w:i/>
          <w:iCs/>
          <w:color w:val="000000"/>
          <w:szCs w:val="24"/>
        </w:rPr>
        <w:t>with all our hearts</w:t>
      </w:r>
      <w:r w:rsidRPr="00927D8E">
        <w:rPr>
          <w:rFonts w:cstheme="minorHAnsi"/>
          <w:color w:val="000000"/>
          <w:szCs w:val="24"/>
        </w:rPr>
        <w:t xml:space="preserve">. He defeated the enemy </w:t>
      </w:r>
      <w:r w:rsidRPr="00927D8E">
        <w:rPr>
          <w:rFonts w:cstheme="minorHAnsi"/>
          <w:i/>
          <w:iCs/>
          <w:color w:val="000000"/>
          <w:szCs w:val="24"/>
        </w:rPr>
        <w:t>with his sword</w:t>
      </w:r>
      <w:r w:rsidRPr="00927D8E">
        <w:rPr>
          <w:rFonts w:cstheme="minorHAnsi"/>
          <w:color w:val="000000"/>
          <w:szCs w:val="24"/>
        </w:rPr>
        <w:t>.</w:t>
      </w:r>
    </w:p>
    <w:p w14:paraId="01C01A28" w14:textId="77777777" w:rsidR="003C1FA0" w:rsidRDefault="003C1FA0" w:rsidP="00CD2394">
      <w:pPr>
        <w:pStyle w:val="NoSpacing"/>
        <w:keepLines/>
        <w:rPr>
          <w:rFonts w:cstheme="minorHAnsi"/>
          <w:color w:val="000000"/>
          <w:szCs w:val="24"/>
        </w:rPr>
      </w:pPr>
    </w:p>
    <w:p w14:paraId="41B8346B" w14:textId="77777777" w:rsidR="003C1FA0" w:rsidRPr="00927D8E" w:rsidRDefault="003C1FA0" w:rsidP="00CD2394">
      <w:pPr>
        <w:pStyle w:val="NoSpacing"/>
        <w:keepLines/>
        <w:rPr>
          <w:rFonts w:cstheme="minorHAnsi"/>
          <w:color w:val="000000"/>
          <w:szCs w:val="24"/>
        </w:rPr>
      </w:pPr>
      <w:r>
        <w:rPr>
          <w:rFonts w:cstheme="minorHAnsi"/>
          <w:color w:val="000000"/>
          <w:szCs w:val="24"/>
        </w:rPr>
        <w:t>Pattern recognition—</w:t>
      </w:r>
      <w:r w:rsidRPr="00927D8E">
        <w:rPr>
          <w:rFonts w:cstheme="minorHAnsi"/>
          <w:color w:val="000000"/>
          <w:szCs w:val="24"/>
        </w:rPr>
        <w:t>To express the means or instruments by which something happens, the Romans</w:t>
      </w:r>
      <w:r>
        <w:rPr>
          <w:rFonts w:cstheme="minorHAnsi"/>
          <w:color w:val="000000"/>
          <w:szCs w:val="24"/>
        </w:rPr>
        <w:t xml:space="preserve"> typically</w:t>
      </w:r>
      <w:r w:rsidRPr="00927D8E">
        <w:rPr>
          <w:rFonts w:cstheme="minorHAnsi"/>
          <w:color w:val="000000"/>
          <w:szCs w:val="24"/>
        </w:rPr>
        <w:t xml:space="preserve"> used the ablative </w:t>
      </w:r>
      <w:r w:rsidRPr="00927D8E">
        <w:rPr>
          <w:rFonts w:cstheme="minorHAnsi"/>
          <w:b/>
          <w:bCs/>
          <w:color w:val="000000"/>
          <w:szCs w:val="24"/>
        </w:rPr>
        <w:t>without</w:t>
      </w:r>
      <w:r w:rsidRPr="00927D8E">
        <w:rPr>
          <w:rFonts w:cstheme="minorHAnsi"/>
          <w:color w:val="000000"/>
          <w:szCs w:val="24"/>
        </w:rPr>
        <w:t xml:space="preserve"> a preposition</w:t>
      </w:r>
      <w:r>
        <w:rPr>
          <w:rFonts w:cstheme="minorHAnsi"/>
          <w:color w:val="000000"/>
          <w:szCs w:val="24"/>
        </w:rPr>
        <w:t xml:space="preserve"> (means/instrument)</w:t>
      </w:r>
      <w:r w:rsidRPr="00927D8E">
        <w:rPr>
          <w:rFonts w:cstheme="minorHAnsi"/>
          <w:color w:val="000000"/>
          <w:szCs w:val="24"/>
        </w:rPr>
        <w:t>:</w:t>
      </w:r>
    </w:p>
    <w:p w14:paraId="52BFB61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t xml:space="preserve">vidēmus oculīs: we </w:t>
      </w:r>
      <w:r>
        <w:rPr>
          <w:rFonts w:cstheme="minorHAnsi"/>
          <w:color w:val="000000"/>
          <w:szCs w:val="24"/>
        </w:rPr>
        <w:t>see</w:t>
      </w:r>
      <w:r w:rsidRPr="00927D8E">
        <w:rPr>
          <w:rFonts w:cstheme="minorHAnsi"/>
          <w:color w:val="000000"/>
          <w:szCs w:val="24"/>
        </w:rPr>
        <w:t xml:space="preserve"> with our eyes</w:t>
      </w:r>
    </w:p>
    <w:p w14:paraId="1FB8F981" w14:textId="0C46118F" w:rsidR="003C1FA0" w:rsidRDefault="003C1FA0" w:rsidP="00CD2394">
      <w:pPr>
        <w:pStyle w:val="NoSpacing"/>
        <w:keepLines/>
        <w:rPr>
          <w:rFonts w:cstheme="minorHAnsi"/>
          <w:color w:val="000000"/>
          <w:szCs w:val="24"/>
        </w:rPr>
      </w:pP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t>homō n</w:t>
      </w:r>
      <w:r>
        <w:rPr>
          <w:rFonts w:cstheme="minorHAnsi"/>
          <w:color w:val="000000"/>
          <w:szCs w:val="24"/>
        </w:rPr>
        <w:t>ō</w:t>
      </w:r>
      <w:r w:rsidRPr="00927D8E">
        <w:rPr>
          <w:rFonts w:cstheme="minorHAnsi"/>
          <w:color w:val="000000"/>
          <w:szCs w:val="24"/>
        </w:rPr>
        <w:t xml:space="preserve">s </w:t>
      </w:r>
      <w:r w:rsidR="00CD2394">
        <w:rPr>
          <w:rFonts w:cstheme="minorHAnsi"/>
          <w:color w:val="000000"/>
          <w:szCs w:val="24"/>
        </w:rPr>
        <w:t>beneficiō</w:t>
      </w:r>
      <w:r w:rsidRPr="00927D8E">
        <w:rPr>
          <w:rFonts w:cstheme="minorHAnsi"/>
          <w:color w:val="000000"/>
          <w:szCs w:val="24"/>
        </w:rPr>
        <w:t xml:space="preserve"> </w:t>
      </w:r>
      <w:r w:rsidR="00CD2394">
        <w:rPr>
          <w:rFonts w:cstheme="minorHAnsi"/>
          <w:color w:val="000000"/>
          <w:szCs w:val="24"/>
        </w:rPr>
        <w:t>iūvit: the man pleased us with kindness</w:t>
      </w:r>
    </w:p>
    <w:p w14:paraId="16489458" w14:textId="77777777" w:rsidR="003C1FA0" w:rsidRPr="00927D8E" w:rsidRDefault="003C1FA0" w:rsidP="00CD2394">
      <w:pPr>
        <w:pStyle w:val="NoSpacing"/>
        <w:keepLines/>
        <w:rPr>
          <w:rFonts w:cstheme="minorHAnsi"/>
          <w:color w:val="000000"/>
          <w:szCs w:val="24"/>
        </w:rPr>
      </w:pPr>
    </w:p>
    <w:p w14:paraId="796FBC92" w14:textId="77777777" w:rsidR="003C1FA0" w:rsidRPr="00927D8E" w:rsidRDefault="003C1FA0" w:rsidP="00CD2394">
      <w:pPr>
        <w:pStyle w:val="NoSpacing"/>
        <w:keepLines/>
        <w:rPr>
          <w:rFonts w:cstheme="minorHAnsi"/>
          <w:color w:val="000000"/>
          <w:szCs w:val="24"/>
        </w:rPr>
      </w:pPr>
      <w:r w:rsidRPr="0084011C">
        <w:rPr>
          <w:rStyle w:val="Heading5Char"/>
        </w:rPr>
        <w:t>Ablative of Accompaniment</w:t>
      </w:r>
      <w:r w:rsidRPr="00927D8E">
        <w:rPr>
          <w:rFonts w:cstheme="minorHAnsi"/>
          <w:color w:val="000000"/>
          <w:szCs w:val="24"/>
        </w:rPr>
        <w:t xml:space="preserve">: shows the people or animals participating in the clause. We write </w:t>
      </w:r>
      <w:r w:rsidRPr="00927D8E">
        <w:rPr>
          <w:rFonts w:cstheme="minorHAnsi"/>
          <w:i/>
          <w:iCs/>
          <w:color w:val="000000"/>
          <w:szCs w:val="24"/>
        </w:rPr>
        <w:t>with our friends</w:t>
      </w:r>
      <w:r w:rsidRPr="00927D8E">
        <w:rPr>
          <w:rFonts w:cstheme="minorHAnsi"/>
          <w:color w:val="000000"/>
          <w:szCs w:val="24"/>
        </w:rPr>
        <w:t xml:space="preserve">. He fought </w:t>
      </w:r>
      <w:r w:rsidRPr="00927D8E">
        <w:rPr>
          <w:rFonts w:cstheme="minorHAnsi"/>
          <w:i/>
          <w:iCs/>
          <w:color w:val="000000"/>
          <w:szCs w:val="24"/>
        </w:rPr>
        <w:t>with the enemy</w:t>
      </w:r>
      <w:r w:rsidRPr="00927D8E">
        <w:rPr>
          <w:rFonts w:cstheme="minorHAnsi"/>
          <w:color w:val="000000"/>
          <w:szCs w:val="24"/>
        </w:rPr>
        <w:t>.</w:t>
      </w:r>
    </w:p>
    <w:p w14:paraId="4EA22D9E" w14:textId="77777777" w:rsidR="003C1FA0" w:rsidRPr="00927D8E" w:rsidRDefault="003C1FA0" w:rsidP="00CD2394">
      <w:pPr>
        <w:pStyle w:val="NoSpacing"/>
        <w:keepLines/>
        <w:rPr>
          <w:rFonts w:cstheme="minorHAnsi"/>
          <w:color w:val="000000"/>
          <w:szCs w:val="24"/>
        </w:rPr>
      </w:pPr>
    </w:p>
    <w:p w14:paraId="3EBCD48D" w14:textId="77777777" w:rsidR="003C1FA0" w:rsidRPr="00927D8E" w:rsidRDefault="003C1FA0" w:rsidP="00CD2394">
      <w:pPr>
        <w:pStyle w:val="NoSpacing"/>
        <w:keepLines/>
        <w:rPr>
          <w:rFonts w:cstheme="minorHAnsi"/>
          <w:color w:val="000000"/>
          <w:szCs w:val="24"/>
        </w:rPr>
      </w:pPr>
      <w:r>
        <w:rPr>
          <w:rFonts w:cstheme="minorHAnsi"/>
          <w:color w:val="000000"/>
          <w:szCs w:val="24"/>
        </w:rPr>
        <w:t>Pattern recognition—</w:t>
      </w:r>
      <w:r w:rsidRPr="00927D8E">
        <w:rPr>
          <w:rFonts w:cstheme="minorHAnsi"/>
          <w:color w:val="000000"/>
          <w:szCs w:val="24"/>
        </w:rPr>
        <w:t xml:space="preserve">To express the person (or animals) that participate in an action, the Romans </w:t>
      </w:r>
      <w:r>
        <w:rPr>
          <w:rFonts w:cstheme="minorHAnsi"/>
          <w:color w:val="000000"/>
          <w:szCs w:val="24"/>
        </w:rPr>
        <w:t xml:space="preserve">typically </w:t>
      </w:r>
      <w:r w:rsidRPr="00927D8E">
        <w:rPr>
          <w:rFonts w:cstheme="minorHAnsi"/>
          <w:color w:val="000000"/>
          <w:szCs w:val="24"/>
        </w:rPr>
        <w:t xml:space="preserve">used the ablative with the preposition </w:t>
      </w:r>
      <w:r w:rsidRPr="00927D8E">
        <w:rPr>
          <w:rFonts w:cstheme="minorHAnsi"/>
          <w:i/>
          <w:iCs/>
          <w:color w:val="000000"/>
          <w:szCs w:val="24"/>
        </w:rPr>
        <w:t>cum</w:t>
      </w:r>
      <w:r>
        <w:rPr>
          <w:rFonts w:cstheme="minorHAnsi"/>
          <w:iCs/>
          <w:color w:val="000000"/>
          <w:szCs w:val="24"/>
        </w:rPr>
        <w:t xml:space="preserve"> (accompaniment)</w:t>
      </w:r>
      <w:r w:rsidRPr="00927D8E">
        <w:rPr>
          <w:rFonts w:cstheme="minorHAnsi"/>
          <w:color w:val="000000"/>
          <w:szCs w:val="24"/>
        </w:rPr>
        <w:t>:</w:t>
      </w:r>
    </w:p>
    <w:p w14:paraId="6D32EA0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t>cum multīs equīs ambulāmus: we walk with many horses</w:t>
      </w:r>
    </w:p>
    <w:p w14:paraId="55481ED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t>canimus cum coniugibus: we sing with (our) spouses</w:t>
      </w:r>
    </w:p>
    <w:p w14:paraId="4AD3653C" w14:textId="77777777" w:rsidR="003C1FA0" w:rsidRPr="00927D8E" w:rsidRDefault="003C1FA0" w:rsidP="00CD2394">
      <w:pPr>
        <w:pStyle w:val="NoSpacing"/>
        <w:keepLines/>
        <w:rPr>
          <w:rFonts w:cstheme="minorHAnsi"/>
          <w:color w:val="000000"/>
          <w:szCs w:val="24"/>
        </w:rPr>
      </w:pPr>
    </w:p>
    <w:p w14:paraId="2ADF8DCF" w14:textId="77777777" w:rsidR="003C1FA0" w:rsidRPr="00927D8E" w:rsidRDefault="003C1FA0" w:rsidP="00CD2394">
      <w:pPr>
        <w:pStyle w:val="NoSpacing"/>
        <w:keepLines/>
        <w:rPr>
          <w:rFonts w:cstheme="minorHAnsi"/>
          <w:color w:val="000000"/>
          <w:szCs w:val="24"/>
        </w:rPr>
      </w:pPr>
      <w:r w:rsidRPr="00B922BB">
        <w:rPr>
          <w:rStyle w:val="Heading5Char"/>
        </w:rPr>
        <w:t>Other personal pronouns</w:t>
      </w:r>
      <w:r w:rsidRPr="00927D8E">
        <w:rPr>
          <w:rFonts w:cstheme="minorHAnsi"/>
          <w:color w:val="000000"/>
          <w:szCs w:val="24"/>
        </w:rPr>
        <w:t>:</w:t>
      </w:r>
    </w:p>
    <w:p w14:paraId="5D4FFDF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is/ea/id is the 3rd person pronoun, but Latin also has 1st and 2nd person pronouns. The nominative form of these isn’t generally necessary. </w:t>
      </w:r>
      <w:r w:rsidRPr="00927D8E">
        <w:rPr>
          <w:rFonts w:cstheme="minorHAnsi"/>
          <w:i/>
          <w:iCs/>
          <w:color w:val="000000"/>
          <w:szCs w:val="24"/>
        </w:rPr>
        <w:t xml:space="preserve">ego amō </w:t>
      </w:r>
      <w:r w:rsidRPr="00927D8E">
        <w:rPr>
          <w:rFonts w:cstheme="minorHAnsi"/>
          <w:color w:val="000000"/>
          <w:szCs w:val="24"/>
        </w:rPr>
        <w:t xml:space="preserve">and </w:t>
      </w:r>
      <w:r w:rsidRPr="00927D8E">
        <w:rPr>
          <w:rFonts w:cstheme="minorHAnsi"/>
          <w:i/>
          <w:iCs/>
          <w:color w:val="000000"/>
          <w:szCs w:val="24"/>
        </w:rPr>
        <w:t>amō</w:t>
      </w:r>
      <w:r w:rsidRPr="00927D8E">
        <w:rPr>
          <w:rFonts w:cstheme="minorHAnsi"/>
          <w:color w:val="000000"/>
          <w:szCs w:val="24"/>
        </w:rPr>
        <w:t xml:space="preserve">  both mean “I love,” but the pronoun can either show emphasis or signal a change in the grammatical subject.</w:t>
      </w:r>
    </w:p>
    <w:p w14:paraId="60CEB64F" w14:textId="77777777" w:rsidR="003C1FA0" w:rsidRPr="00927D8E" w:rsidRDefault="003C1FA0" w:rsidP="00CD2394">
      <w:pPr>
        <w:pStyle w:val="NoSpacing"/>
        <w:keepLines/>
        <w:rPr>
          <w:rFonts w:cstheme="minorHAnsi"/>
          <w:color w:val="000000"/>
          <w:szCs w:val="24"/>
        </w:rPr>
      </w:pPr>
    </w:p>
    <w:p w14:paraId="7534DCC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Personal pronouns do not decline like any other nouns, but they all follow a similar pattern:</w:t>
      </w:r>
    </w:p>
    <w:p w14:paraId="08067D3D" w14:textId="77777777" w:rsidR="003C1FA0" w:rsidRPr="00927D8E" w:rsidRDefault="003C1FA0" w:rsidP="00CD2394">
      <w:pPr>
        <w:pStyle w:val="NoSpacing"/>
        <w:keepLines/>
        <w:rPr>
          <w:rFonts w:cstheme="minorHAnsi"/>
          <w:color w:val="000000"/>
          <w:szCs w:val="24"/>
        </w:rPr>
      </w:pPr>
    </w:p>
    <w:tbl>
      <w:tblPr>
        <w:tblW w:w="5829" w:type="dxa"/>
        <w:tblInd w:w="-10" w:type="dxa"/>
        <w:tblCellMar>
          <w:left w:w="0" w:type="dxa"/>
          <w:right w:w="0" w:type="dxa"/>
        </w:tblCellMar>
        <w:tblLook w:val="0000" w:firstRow="0" w:lastRow="0" w:firstColumn="0" w:lastColumn="0" w:noHBand="0" w:noVBand="0"/>
      </w:tblPr>
      <w:tblGrid>
        <w:gridCol w:w="1248"/>
        <w:gridCol w:w="2238"/>
        <w:gridCol w:w="2343"/>
      </w:tblGrid>
      <w:tr w:rsidR="003C1FA0" w:rsidRPr="00927D8E" w14:paraId="4EA3EABA" w14:textId="77777777" w:rsidTr="008758E5">
        <w:trPr>
          <w:trHeight w:val="415"/>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FF307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1st person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F29AD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Singular</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2A4BA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Plural</w:t>
            </w:r>
          </w:p>
        </w:tc>
      </w:tr>
      <w:tr w:rsidR="003C1FA0" w:rsidRPr="00927D8E" w14:paraId="5AFABAEF" w14:textId="77777777" w:rsidTr="008758E5">
        <w:trPr>
          <w:trHeight w:val="415"/>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70C4D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Nominative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E3CB7F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ego (I)</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6B21C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nōs (we)</w:t>
            </w:r>
          </w:p>
        </w:tc>
      </w:tr>
      <w:tr w:rsidR="003C1FA0" w:rsidRPr="00927D8E" w14:paraId="3EC39F6B" w14:textId="77777777" w:rsidTr="008758E5">
        <w:trPr>
          <w:trHeight w:val="415"/>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E24A2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Genitive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43802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meī (of me)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9824A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nostrum/nostrī* (of us)</w:t>
            </w:r>
          </w:p>
        </w:tc>
      </w:tr>
      <w:tr w:rsidR="003C1FA0" w:rsidRPr="00927D8E" w14:paraId="5E42F340" w14:textId="77777777" w:rsidTr="008758E5">
        <w:trPr>
          <w:trHeight w:val="415"/>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1C7A9E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Dative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3CE018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mihi (to/for me)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1E30C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nōbīs (to us)</w:t>
            </w:r>
          </w:p>
        </w:tc>
      </w:tr>
      <w:tr w:rsidR="003C1FA0" w:rsidRPr="00927D8E" w14:paraId="48AE48D8" w14:textId="77777777" w:rsidTr="008758E5">
        <w:trPr>
          <w:trHeight w:val="415"/>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7AC2B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Accusative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8D49A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mē (me)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84FCE6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nōs (us)</w:t>
            </w:r>
          </w:p>
        </w:tc>
      </w:tr>
      <w:tr w:rsidR="003C1FA0" w:rsidRPr="00927D8E" w14:paraId="1D024B60" w14:textId="77777777" w:rsidTr="008758E5">
        <w:trPr>
          <w:trHeight w:val="415"/>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2D50D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Ablative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84630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mē (with**/ from me)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D7486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nōbīs (with**/from us)</w:t>
            </w:r>
          </w:p>
        </w:tc>
      </w:tr>
    </w:tbl>
    <w:p w14:paraId="7C126A2D" w14:textId="77777777" w:rsidR="003C1FA0" w:rsidRPr="00927D8E" w:rsidRDefault="003C1FA0" w:rsidP="00CD2394">
      <w:pPr>
        <w:pStyle w:val="NoSpacing"/>
        <w:keepLines/>
        <w:rPr>
          <w:rFonts w:cstheme="minorHAnsi"/>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1945"/>
        <w:gridCol w:w="1946"/>
        <w:gridCol w:w="1945"/>
      </w:tblGrid>
      <w:tr w:rsidR="003C1FA0" w:rsidRPr="00927D8E" w14:paraId="468D13E8" w14:textId="77777777" w:rsidTr="008758E5">
        <w:trPr>
          <w:trHeight w:val="390"/>
        </w:trPr>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9804B6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2nd person</w:t>
            </w:r>
          </w:p>
        </w:tc>
        <w:tc>
          <w:tcPr>
            <w:tcW w:w="19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9DA002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Singular</w:t>
            </w:r>
          </w:p>
        </w:tc>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444EB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Plural</w:t>
            </w:r>
          </w:p>
        </w:tc>
      </w:tr>
      <w:tr w:rsidR="003C1FA0" w:rsidRPr="00927D8E" w14:paraId="02039C90" w14:textId="77777777" w:rsidTr="008758E5">
        <w:trPr>
          <w:trHeight w:val="390"/>
        </w:trPr>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41790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Nominative</w:t>
            </w:r>
          </w:p>
        </w:tc>
        <w:tc>
          <w:tcPr>
            <w:tcW w:w="19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CDFCC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tū</w:t>
            </w:r>
          </w:p>
        </w:tc>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665CD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vōs</w:t>
            </w:r>
          </w:p>
        </w:tc>
      </w:tr>
      <w:tr w:rsidR="003C1FA0" w:rsidRPr="00927D8E" w14:paraId="1D7B61A1" w14:textId="77777777" w:rsidTr="008758E5">
        <w:trPr>
          <w:trHeight w:val="390"/>
        </w:trPr>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9A039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Genitive</w:t>
            </w:r>
          </w:p>
        </w:tc>
        <w:tc>
          <w:tcPr>
            <w:tcW w:w="19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88E2C5"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tuī</w:t>
            </w:r>
          </w:p>
        </w:tc>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70766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vestrum/vestrī*</w:t>
            </w:r>
          </w:p>
        </w:tc>
      </w:tr>
      <w:tr w:rsidR="003C1FA0" w:rsidRPr="00927D8E" w14:paraId="235A4608" w14:textId="77777777" w:rsidTr="008758E5">
        <w:trPr>
          <w:trHeight w:val="390"/>
        </w:trPr>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5D1BE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Dative</w:t>
            </w:r>
          </w:p>
        </w:tc>
        <w:tc>
          <w:tcPr>
            <w:tcW w:w="19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04528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tibi</w:t>
            </w:r>
          </w:p>
        </w:tc>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DE9DD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vōbīs</w:t>
            </w:r>
          </w:p>
        </w:tc>
      </w:tr>
      <w:tr w:rsidR="003C1FA0" w:rsidRPr="00927D8E" w14:paraId="283F6971" w14:textId="77777777" w:rsidTr="008758E5">
        <w:trPr>
          <w:trHeight w:val="390"/>
        </w:trPr>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93D5D3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lastRenderedPageBreak/>
              <w:t>Accusative</w:t>
            </w:r>
          </w:p>
        </w:tc>
        <w:tc>
          <w:tcPr>
            <w:tcW w:w="19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2E360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tē</w:t>
            </w:r>
          </w:p>
        </w:tc>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DAF6E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vōs</w:t>
            </w:r>
          </w:p>
        </w:tc>
      </w:tr>
      <w:tr w:rsidR="003C1FA0" w:rsidRPr="00927D8E" w14:paraId="153C0C60" w14:textId="77777777" w:rsidTr="008758E5">
        <w:trPr>
          <w:trHeight w:val="390"/>
        </w:trPr>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BCE64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Ablative</w:t>
            </w:r>
          </w:p>
        </w:tc>
        <w:tc>
          <w:tcPr>
            <w:tcW w:w="19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D9E2B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tē**</w:t>
            </w:r>
          </w:p>
        </w:tc>
        <w:tc>
          <w:tcPr>
            <w:tcW w:w="19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DA780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vōbīs**</w:t>
            </w:r>
          </w:p>
        </w:tc>
      </w:tr>
    </w:tbl>
    <w:p w14:paraId="3BB3723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Notes:</w:t>
      </w:r>
    </w:p>
    <w:p w14:paraId="6E30F8A0" w14:textId="771C4C66"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*The genitive plural for </w:t>
      </w:r>
      <w:r w:rsidRPr="00CD2394">
        <w:rPr>
          <w:rFonts w:cstheme="minorHAnsi"/>
          <w:i/>
          <w:color w:val="000000"/>
          <w:szCs w:val="24"/>
        </w:rPr>
        <w:t>nōs</w:t>
      </w:r>
      <w:r w:rsidRPr="00927D8E">
        <w:rPr>
          <w:rFonts w:cstheme="minorHAnsi"/>
          <w:color w:val="000000"/>
          <w:szCs w:val="24"/>
        </w:rPr>
        <w:t xml:space="preserve"> and </w:t>
      </w:r>
      <w:r w:rsidRPr="00CD2394">
        <w:rPr>
          <w:rFonts w:cstheme="minorHAnsi"/>
          <w:i/>
          <w:color w:val="000000"/>
          <w:szCs w:val="24"/>
        </w:rPr>
        <w:t>vōs</w:t>
      </w:r>
      <w:r w:rsidRPr="00927D8E">
        <w:rPr>
          <w:rFonts w:cstheme="minorHAnsi"/>
          <w:color w:val="000000"/>
          <w:szCs w:val="24"/>
        </w:rPr>
        <w:t xml:space="preserve"> have two forms. This just depended on which type of genitive the Romans used (“some </w:t>
      </w:r>
      <w:r w:rsidRPr="00927D8E">
        <w:rPr>
          <w:rFonts w:cstheme="minorHAnsi"/>
          <w:i/>
          <w:iCs/>
          <w:color w:val="000000"/>
          <w:szCs w:val="24"/>
        </w:rPr>
        <w:t>of us</w:t>
      </w:r>
      <w:r w:rsidRPr="00927D8E">
        <w:rPr>
          <w:rFonts w:cstheme="minorHAnsi"/>
          <w:color w:val="000000"/>
          <w:szCs w:val="24"/>
        </w:rPr>
        <w:t xml:space="preserve"> are here” would be </w:t>
      </w:r>
      <w:r w:rsidRPr="00927D8E">
        <w:rPr>
          <w:rFonts w:cstheme="minorHAnsi"/>
          <w:i/>
          <w:iCs/>
          <w:color w:val="000000"/>
          <w:szCs w:val="24"/>
        </w:rPr>
        <w:t>nostrum</w:t>
      </w:r>
      <w:r w:rsidRPr="00927D8E">
        <w:rPr>
          <w:rFonts w:cstheme="minorHAnsi"/>
          <w:color w:val="000000"/>
          <w:szCs w:val="24"/>
        </w:rPr>
        <w:t xml:space="preserve">, but “our parents are proud </w:t>
      </w:r>
      <w:r w:rsidRPr="00927D8E">
        <w:rPr>
          <w:rFonts w:cstheme="minorHAnsi"/>
          <w:i/>
          <w:iCs/>
          <w:color w:val="000000"/>
          <w:szCs w:val="24"/>
        </w:rPr>
        <w:t>of us</w:t>
      </w:r>
      <w:r w:rsidRPr="00927D8E">
        <w:rPr>
          <w:rFonts w:cstheme="minorHAnsi"/>
          <w:color w:val="000000"/>
          <w:szCs w:val="24"/>
        </w:rPr>
        <w:t xml:space="preserve">” would be </w:t>
      </w:r>
      <w:r w:rsidRPr="00927D8E">
        <w:rPr>
          <w:rFonts w:cstheme="minorHAnsi"/>
          <w:i/>
          <w:iCs/>
          <w:color w:val="000000"/>
          <w:szCs w:val="24"/>
        </w:rPr>
        <w:t>nostri</w:t>
      </w:r>
      <w:r w:rsidRPr="00927D8E">
        <w:rPr>
          <w:rFonts w:cstheme="minorHAnsi"/>
          <w:color w:val="000000"/>
          <w:szCs w:val="24"/>
        </w:rPr>
        <w:t>).</w:t>
      </w:r>
    </w:p>
    <w:p w14:paraId="67BEF3C1" w14:textId="77777777" w:rsidR="003C1FA0" w:rsidRPr="00927D8E" w:rsidRDefault="003C1FA0" w:rsidP="00CD2394">
      <w:pPr>
        <w:pStyle w:val="NoSpacing"/>
        <w:keepLines/>
        <w:rPr>
          <w:rFonts w:cstheme="minorHAnsi"/>
          <w:color w:val="000000"/>
          <w:szCs w:val="24"/>
        </w:rPr>
      </w:pPr>
    </w:p>
    <w:p w14:paraId="239A270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**To form the ablative of accompaniment with personal pronouns, the Romans put the preposition onto the end of the word. Instead of </w:t>
      </w:r>
      <w:r w:rsidRPr="00927D8E">
        <w:rPr>
          <w:rFonts w:cstheme="minorHAnsi"/>
          <w:i/>
          <w:iCs/>
          <w:color w:val="000000"/>
          <w:szCs w:val="24"/>
        </w:rPr>
        <w:t>cum me</w:t>
      </w:r>
      <w:r w:rsidRPr="00927D8E">
        <w:rPr>
          <w:rFonts w:cstheme="minorHAnsi"/>
          <w:color w:val="000000"/>
          <w:szCs w:val="24"/>
        </w:rPr>
        <w:t xml:space="preserve">, the Romans said </w:t>
      </w:r>
      <w:r w:rsidRPr="00927D8E">
        <w:rPr>
          <w:rFonts w:cstheme="minorHAnsi"/>
          <w:i/>
          <w:iCs/>
          <w:color w:val="000000"/>
          <w:szCs w:val="24"/>
        </w:rPr>
        <w:t>m</w:t>
      </w:r>
      <w:r>
        <w:rPr>
          <w:rFonts w:cstheme="minorHAnsi"/>
          <w:i/>
          <w:iCs/>
          <w:color w:val="000000"/>
          <w:szCs w:val="24"/>
        </w:rPr>
        <w:t>ē</w:t>
      </w:r>
      <w:r w:rsidRPr="00927D8E">
        <w:rPr>
          <w:rFonts w:cstheme="minorHAnsi"/>
          <w:i/>
          <w:iCs/>
          <w:color w:val="000000"/>
          <w:szCs w:val="24"/>
        </w:rPr>
        <w:t>cum</w:t>
      </w:r>
      <w:r w:rsidRPr="00927D8E">
        <w:rPr>
          <w:rFonts w:cstheme="minorHAnsi"/>
          <w:color w:val="000000"/>
          <w:szCs w:val="24"/>
        </w:rPr>
        <w:t xml:space="preserve"> (with me), </w:t>
      </w:r>
      <w:r w:rsidRPr="00927D8E">
        <w:rPr>
          <w:rFonts w:cstheme="minorHAnsi"/>
          <w:i/>
          <w:iCs/>
          <w:color w:val="000000"/>
          <w:szCs w:val="24"/>
        </w:rPr>
        <w:t>nobiscum</w:t>
      </w:r>
      <w:r w:rsidRPr="00927D8E">
        <w:rPr>
          <w:rFonts w:cstheme="minorHAnsi"/>
          <w:color w:val="000000"/>
          <w:szCs w:val="24"/>
        </w:rPr>
        <w:t xml:space="preserve"> (with us), </w:t>
      </w:r>
      <w:r w:rsidRPr="00927D8E">
        <w:rPr>
          <w:rFonts w:cstheme="minorHAnsi"/>
          <w:i/>
          <w:iCs/>
          <w:color w:val="000000"/>
          <w:szCs w:val="24"/>
        </w:rPr>
        <w:t>t</w:t>
      </w:r>
      <w:r>
        <w:rPr>
          <w:rFonts w:cstheme="minorHAnsi"/>
          <w:i/>
          <w:iCs/>
          <w:color w:val="000000"/>
          <w:szCs w:val="24"/>
        </w:rPr>
        <w:t>ē</w:t>
      </w:r>
      <w:r w:rsidRPr="00927D8E">
        <w:rPr>
          <w:rFonts w:cstheme="minorHAnsi"/>
          <w:i/>
          <w:iCs/>
          <w:color w:val="000000"/>
          <w:szCs w:val="24"/>
        </w:rPr>
        <w:t>cum</w:t>
      </w:r>
      <w:r w:rsidRPr="00927D8E">
        <w:rPr>
          <w:rFonts w:cstheme="minorHAnsi"/>
          <w:color w:val="000000"/>
          <w:szCs w:val="24"/>
        </w:rPr>
        <w:t xml:space="preserve"> (with you), and </w:t>
      </w:r>
      <w:r w:rsidRPr="00927D8E">
        <w:rPr>
          <w:rFonts w:cstheme="minorHAnsi"/>
          <w:i/>
          <w:iCs/>
          <w:color w:val="000000"/>
          <w:szCs w:val="24"/>
        </w:rPr>
        <w:t>vobiscum</w:t>
      </w:r>
      <w:r w:rsidRPr="00927D8E">
        <w:rPr>
          <w:rFonts w:cstheme="minorHAnsi"/>
          <w:color w:val="000000"/>
          <w:szCs w:val="24"/>
        </w:rPr>
        <w:t xml:space="preserve"> (with y’all).</w:t>
      </w:r>
    </w:p>
    <w:p w14:paraId="6BD8114E" w14:textId="77777777" w:rsidR="003C1FA0" w:rsidRPr="00927D8E" w:rsidRDefault="003C1FA0" w:rsidP="00CD2394">
      <w:pPr>
        <w:pStyle w:val="NoSpacing"/>
        <w:keepLines/>
        <w:rPr>
          <w:rFonts w:cstheme="minorHAnsi"/>
          <w:color w:val="000000"/>
          <w:szCs w:val="24"/>
        </w:rPr>
      </w:pPr>
    </w:p>
    <w:p w14:paraId="5B1CCE67" w14:textId="758CF5C6" w:rsidR="003C1FA0" w:rsidRPr="00927D8E" w:rsidRDefault="003C1FA0" w:rsidP="00CD2394">
      <w:pPr>
        <w:pStyle w:val="NoSpacing"/>
        <w:keepLines/>
        <w:rPr>
          <w:rFonts w:cstheme="minorHAnsi"/>
          <w:color w:val="000000"/>
          <w:szCs w:val="24"/>
        </w:rPr>
      </w:pPr>
      <w:r w:rsidRPr="00565833">
        <w:rPr>
          <w:rStyle w:val="Heading5Char"/>
        </w:rPr>
        <w:t>3rd -io verbs</w:t>
      </w:r>
      <w:r w:rsidRPr="00927D8E">
        <w:rPr>
          <w:rFonts w:cstheme="minorHAnsi"/>
          <w:color w:val="000000"/>
          <w:szCs w:val="24"/>
        </w:rPr>
        <w:t xml:space="preserve"> The last regular conjugation of verbs is the 3rd -io. These are 3rd conjugation (their infinitive ends with -ere), but they often behave like 4th conjugations (including in their first principal part, wh</w:t>
      </w:r>
      <w:r>
        <w:rPr>
          <w:rFonts w:cstheme="minorHAnsi"/>
          <w:color w:val="000000"/>
          <w:szCs w:val="24"/>
        </w:rPr>
        <w:t xml:space="preserve">ich ends in -io instead of -o). </w:t>
      </w:r>
      <w:r w:rsidRPr="00927D8E">
        <w:rPr>
          <w:rFonts w:cstheme="minorHAnsi"/>
          <w:color w:val="000000"/>
          <w:szCs w:val="24"/>
        </w:rPr>
        <w:t>faciō, facere, fēcī, factus (to make, to do) is a common 3rd -io. As with 4th conjugation verbs, all f</w:t>
      </w:r>
      <w:r w:rsidR="00CD2394">
        <w:rPr>
          <w:rFonts w:cstheme="minorHAnsi"/>
          <w:color w:val="000000"/>
          <w:szCs w:val="24"/>
        </w:rPr>
        <w:t>orms of the present stem need an</w:t>
      </w:r>
      <w:r w:rsidRPr="00927D8E">
        <w:rPr>
          <w:rFonts w:cstheme="minorHAnsi"/>
          <w:color w:val="000000"/>
          <w:szCs w:val="24"/>
        </w:rPr>
        <w:t xml:space="preserve"> </w:t>
      </w:r>
      <w:r w:rsidR="00CD2394" w:rsidRPr="00CD2394">
        <w:rPr>
          <w:rFonts w:cstheme="minorHAnsi"/>
          <w:i/>
          <w:color w:val="000000"/>
          <w:szCs w:val="24"/>
        </w:rPr>
        <w:t>-</w:t>
      </w:r>
      <w:r w:rsidRPr="00CD2394">
        <w:rPr>
          <w:rFonts w:cstheme="minorHAnsi"/>
          <w:i/>
          <w:color w:val="000000"/>
          <w:szCs w:val="24"/>
        </w:rPr>
        <w:t>i</w:t>
      </w:r>
      <w:r w:rsidR="00CD2394" w:rsidRPr="00CD2394">
        <w:rPr>
          <w:rFonts w:cstheme="minorHAnsi"/>
          <w:i/>
          <w:color w:val="000000"/>
          <w:szCs w:val="24"/>
        </w:rPr>
        <w:t>-</w:t>
      </w:r>
      <w:r w:rsidR="00CD2394">
        <w:rPr>
          <w:rFonts w:cstheme="minorHAnsi"/>
          <w:color w:val="000000"/>
          <w:szCs w:val="24"/>
        </w:rPr>
        <w:t xml:space="preserve"> (but for 3</w:t>
      </w:r>
      <w:r w:rsidR="00CD2394" w:rsidRPr="00CD2394">
        <w:rPr>
          <w:rFonts w:cstheme="minorHAnsi"/>
          <w:color w:val="000000"/>
          <w:szCs w:val="24"/>
          <w:vertAlign w:val="superscript"/>
        </w:rPr>
        <w:t>rd</w:t>
      </w:r>
      <w:r w:rsidR="00CD2394">
        <w:rPr>
          <w:rFonts w:cstheme="minorHAnsi"/>
          <w:color w:val="000000"/>
          <w:szCs w:val="24"/>
        </w:rPr>
        <w:t xml:space="preserve"> –io verbs, it is short)</w:t>
      </w:r>
      <w:r w:rsidRPr="00927D8E">
        <w:rPr>
          <w:rFonts w:cstheme="minorHAnsi"/>
          <w:color w:val="000000"/>
          <w:szCs w:val="24"/>
        </w:rPr>
        <w:t>. The perfect system (as with all Latin verbs) is regular:</w:t>
      </w:r>
    </w:p>
    <w:p w14:paraId="7B272300" w14:textId="77777777" w:rsidR="003C1FA0" w:rsidRPr="00927D8E" w:rsidRDefault="003C1FA0" w:rsidP="00CD2394">
      <w:pPr>
        <w:pStyle w:val="NoSpacing"/>
        <w:keepLines/>
        <w:rPr>
          <w:rFonts w:cstheme="minorHAnsi"/>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2662"/>
        <w:gridCol w:w="2662"/>
        <w:gridCol w:w="2662"/>
      </w:tblGrid>
      <w:tr w:rsidR="003C1FA0" w:rsidRPr="00927D8E" w14:paraId="6D827207"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76B22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present</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9E803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singular</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AA120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plural</w:t>
            </w:r>
          </w:p>
        </w:tc>
      </w:tr>
      <w:tr w:rsidR="003C1FA0" w:rsidRPr="00927D8E" w14:paraId="021BFED4"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5D6E6E"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1st person</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623D6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w:t>
            </w:r>
            <w:r>
              <w:rPr>
                <w:rFonts w:cstheme="minorHAnsi"/>
                <w:color w:val="000000"/>
                <w:szCs w:val="24"/>
              </w:rPr>
              <w:t>ō</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DAE1F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facimus</w:t>
            </w:r>
          </w:p>
        </w:tc>
      </w:tr>
      <w:tr w:rsidR="003C1FA0" w:rsidRPr="00927D8E" w14:paraId="6765FDE4"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0BB7A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2nd person</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792253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facis</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CAA96B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facitis</w:t>
            </w:r>
          </w:p>
        </w:tc>
      </w:tr>
      <w:tr w:rsidR="003C1FA0" w:rsidRPr="00927D8E" w14:paraId="53365AE4"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CA123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3rd person</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2A4BA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facit</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6A641C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faciunt</w:t>
            </w:r>
          </w:p>
        </w:tc>
      </w:tr>
    </w:tbl>
    <w:p w14:paraId="6749B05F" w14:textId="77777777" w:rsidR="003C1FA0" w:rsidRPr="00927D8E" w:rsidRDefault="003C1FA0" w:rsidP="00CD2394">
      <w:pPr>
        <w:pStyle w:val="NoSpacing"/>
        <w:keepLines/>
        <w:rPr>
          <w:rFonts w:cstheme="minorHAnsi"/>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2662"/>
        <w:gridCol w:w="2662"/>
        <w:gridCol w:w="2662"/>
      </w:tblGrid>
      <w:tr w:rsidR="003C1FA0" w:rsidRPr="00927D8E" w14:paraId="221A924F"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1001AA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imperfect</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C0B795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singular</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3A13E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plural</w:t>
            </w:r>
          </w:p>
        </w:tc>
      </w:tr>
      <w:tr w:rsidR="003C1FA0" w:rsidRPr="00927D8E" w14:paraId="50D096F8"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6BB13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1st person</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7BA1D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faciēbam</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7FC9AF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faciēbāmus</w:t>
            </w:r>
          </w:p>
        </w:tc>
      </w:tr>
      <w:tr w:rsidR="003C1FA0" w:rsidRPr="00927D8E" w14:paraId="6C2F8B50"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D3C814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2nd person</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37A0A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faciēbās</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1B4B9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faciēbātis</w:t>
            </w:r>
          </w:p>
        </w:tc>
      </w:tr>
      <w:tr w:rsidR="003C1FA0" w:rsidRPr="00927D8E" w14:paraId="1DCCA1EB"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00636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3rd person</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F1D05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faciēbat</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D176F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faciēbant</w:t>
            </w:r>
          </w:p>
        </w:tc>
      </w:tr>
    </w:tbl>
    <w:p w14:paraId="4E6C67D9" w14:textId="77777777" w:rsidR="003C1FA0" w:rsidRPr="00927D8E" w:rsidRDefault="003C1FA0" w:rsidP="00CD2394">
      <w:pPr>
        <w:pStyle w:val="NoSpacing"/>
        <w:keepLines/>
        <w:rPr>
          <w:rFonts w:cstheme="minorHAnsi"/>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2662"/>
        <w:gridCol w:w="2662"/>
        <w:gridCol w:w="2662"/>
      </w:tblGrid>
      <w:tr w:rsidR="003C1FA0" w:rsidRPr="00927D8E" w14:paraId="043D65DD"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D8C18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perfect</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844B4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singular</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47CAD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plural</w:t>
            </w:r>
          </w:p>
        </w:tc>
      </w:tr>
      <w:tr w:rsidR="003C1FA0" w:rsidRPr="00927D8E" w14:paraId="19482BE6"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27974E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1st person</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867C7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fēcī</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60A93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fēc</w:t>
            </w:r>
            <w:r>
              <w:rPr>
                <w:rFonts w:cstheme="minorHAnsi"/>
                <w:color w:val="000000"/>
                <w:szCs w:val="24"/>
              </w:rPr>
              <w:t>ī</w:t>
            </w:r>
            <w:r w:rsidRPr="00927D8E">
              <w:rPr>
                <w:rFonts w:cstheme="minorHAnsi"/>
                <w:color w:val="000000"/>
                <w:szCs w:val="24"/>
              </w:rPr>
              <w:t>mus</w:t>
            </w:r>
          </w:p>
        </w:tc>
      </w:tr>
      <w:tr w:rsidR="003C1FA0" w:rsidRPr="00927D8E" w14:paraId="2B6E2918"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C8E1A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lastRenderedPageBreak/>
              <w:t>2nd person</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584DDD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fēcistī</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3F60B7"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fēcistis</w:t>
            </w:r>
          </w:p>
        </w:tc>
      </w:tr>
      <w:tr w:rsidR="003C1FA0" w:rsidRPr="00927D8E" w14:paraId="7F2BB64B" w14:textId="77777777" w:rsidTr="008758E5">
        <w:trPr>
          <w:trHeight w:val="520"/>
        </w:trPr>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2B44A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3rd person</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F67B3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fēcit</w:t>
            </w:r>
          </w:p>
        </w:tc>
        <w:tc>
          <w:tcPr>
            <w:tcW w:w="266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4E1A2B5"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fēcērunt / fēcēre</w:t>
            </w:r>
          </w:p>
        </w:tc>
      </w:tr>
    </w:tbl>
    <w:p w14:paraId="4AFD5275" w14:textId="77777777" w:rsidR="003C1FA0" w:rsidRDefault="003C1FA0" w:rsidP="00CD2394">
      <w:pPr>
        <w:pStyle w:val="NoSpacing"/>
        <w:keepLines/>
        <w:rPr>
          <w:rFonts w:cstheme="minorHAnsi"/>
        </w:rPr>
      </w:pPr>
    </w:p>
    <w:p w14:paraId="73512C0A" w14:textId="2B141AC3" w:rsidR="003C1FA0" w:rsidRDefault="003C1FA0" w:rsidP="00CD2394">
      <w:pPr>
        <w:pStyle w:val="Heading2"/>
      </w:pPr>
      <w:bookmarkStart w:id="53" w:name="_Toc158984991"/>
      <w:r>
        <w:t xml:space="preserve">Chapter </w:t>
      </w:r>
      <w:r w:rsidR="005839F6">
        <w:t>8</w:t>
      </w:r>
      <w:r>
        <w:t xml:space="preserve"> Exercises</w:t>
      </w:r>
      <w:bookmarkEnd w:id="53"/>
    </w:p>
    <w:p w14:paraId="0C137E29" w14:textId="77777777" w:rsidR="003C1FA0" w:rsidRDefault="003C1FA0" w:rsidP="00CD2394">
      <w:pPr>
        <w:keepLines/>
      </w:pPr>
      <w:r>
        <w:t>A) Identify the sentence pattern (either infinitive use or ablative use) and translate:</w:t>
      </w:r>
    </w:p>
    <w:p w14:paraId="62DBAE8E" w14:textId="77777777" w:rsidR="003C1FA0" w:rsidRDefault="003C1FA0">
      <w:pPr>
        <w:pStyle w:val="ListParagraph"/>
        <w:keepLines/>
        <w:numPr>
          <w:ilvl w:val="0"/>
          <w:numId w:val="41"/>
        </w:numPr>
      </w:pPr>
      <w:r>
        <w:t>debēnt nōs audīre</w:t>
      </w:r>
      <w:r>
        <w:tab/>
      </w:r>
      <w:r>
        <w:tab/>
      </w:r>
      <w:r>
        <w:tab/>
        <w:t>____________________(pattern)</w:t>
      </w:r>
      <w:r>
        <w:br/>
        <w:t>Translate:</w:t>
      </w:r>
    </w:p>
    <w:p w14:paraId="20C45840" w14:textId="77777777" w:rsidR="003C1FA0" w:rsidRDefault="003C1FA0">
      <w:pPr>
        <w:pStyle w:val="ListParagraph"/>
        <w:keepLines/>
        <w:numPr>
          <w:ilvl w:val="0"/>
          <w:numId w:val="41"/>
        </w:numPr>
      </w:pPr>
      <w:r>
        <w:t>ego cum parentibus ambulō</w:t>
      </w:r>
      <w:r>
        <w:tab/>
      </w:r>
      <w:r>
        <w:tab/>
        <w:t>____________________(pattern)</w:t>
      </w:r>
      <w:r>
        <w:br/>
        <w:t>Translate:</w:t>
      </w:r>
    </w:p>
    <w:p w14:paraId="277A60D9" w14:textId="77777777" w:rsidR="003C1FA0" w:rsidRDefault="003C1FA0">
      <w:pPr>
        <w:pStyle w:val="ListParagraph"/>
        <w:keepLines/>
        <w:numPr>
          <w:ilvl w:val="0"/>
          <w:numId w:val="41"/>
        </w:numPr>
      </w:pPr>
      <w:r>
        <w:t>possumusne vivere?</w:t>
      </w:r>
      <w:r>
        <w:tab/>
      </w:r>
      <w:r>
        <w:tab/>
      </w:r>
      <w:r>
        <w:tab/>
        <w:t>____________________(pattern)</w:t>
      </w:r>
      <w:r>
        <w:br/>
        <w:t>Translate:</w:t>
      </w:r>
    </w:p>
    <w:p w14:paraId="36F4A82F" w14:textId="33CDA680" w:rsidR="00DE0CF1" w:rsidRDefault="00DE0CF1">
      <w:pPr>
        <w:pStyle w:val="ListParagraph"/>
        <w:keepLines/>
        <w:numPr>
          <w:ilvl w:val="0"/>
          <w:numId w:val="41"/>
        </w:numPr>
      </w:pPr>
      <w:r>
        <w:t>st</w:t>
      </w:r>
      <w:r w:rsidR="007234F5">
        <w:t>ā</w:t>
      </w:r>
      <w:r>
        <w:t>re volunt</w:t>
      </w:r>
      <w:r>
        <w:tab/>
      </w:r>
      <w:r>
        <w:tab/>
      </w:r>
      <w:r>
        <w:tab/>
      </w:r>
      <w:r>
        <w:tab/>
        <w:t>____________________(pattern)</w:t>
      </w:r>
      <w:r>
        <w:br/>
        <w:t>Translate:</w:t>
      </w:r>
    </w:p>
    <w:p w14:paraId="1CE23741" w14:textId="77777777" w:rsidR="003C1FA0" w:rsidRDefault="003C1FA0">
      <w:pPr>
        <w:pStyle w:val="ListParagraph"/>
        <w:keepLines/>
        <w:numPr>
          <w:ilvl w:val="0"/>
          <w:numId w:val="41"/>
        </w:numPr>
      </w:pPr>
      <w:r>
        <w:t>canō cum amīcīs</w:t>
      </w:r>
      <w:r>
        <w:tab/>
      </w:r>
      <w:r>
        <w:tab/>
      </w:r>
      <w:r>
        <w:tab/>
        <w:t>____________________(pattern)</w:t>
      </w:r>
      <w:r>
        <w:br/>
        <w:t>Translate:</w:t>
      </w:r>
    </w:p>
    <w:p w14:paraId="2D6E8AF6" w14:textId="77777777" w:rsidR="003C1FA0" w:rsidRDefault="003C1FA0">
      <w:pPr>
        <w:pStyle w:val="ListParagraph"/>
        <w:keepLines/>
        <w:numPr>
          <w:ilvl w:val="0"/>
          <w:numId w:val="41"/>
        </w:numPr>
      </w:pPr>
      <w:r>
        <w:t>iubeō tē ducere</w:t>
      </w:r>
      <w:r>
        <w:tab/>
      </w:r>
      <w:r>
        <w:tab/>
      </w:r>
      <w:r>
        <w:tab/>
      </w:r>
      <w:r>
        <w:tab/>
        <w:t>____________________(pattern)</w:t>
      </w:r>
      <w:r>
        <w:br/>
        <w:t>Translate:</w:t>
      </w:r>
    </w:p>
    <w:p w14:paraId="04D5CAC0" w14:textId="77777777" w:rsidR="003C1FA0" w:rsidRDefault="003C1FA0">
      <w:pPr>
        <w:pStyle w:val="ListParagraph"/>
        <w:keepLines/>
        <w:numPr>
          <w:ilvl w:val="0"/>
          <w:numId w:val="41"/>
        </w:numPr>
      </w:pPr>
      <w:r>
        <w:t>hostēs facere est malum</w:t>
      </w:r>
      <w:r>
        <w:tab/>
      </w:r>
      <w:r>
        <w:tab/>
        <w:t>____________________(pattern)</w:t>
      </w:r>
      <w:r>
        <w:br/>
        <w:t>Translate:</w:t>
      </w:r>
    </w:p>
    <w:p w14:paraId="18CFD0E3" w14:textId="77777777" w:rsidR="003C1FA0" w:rsidRDefault="003C1FA0">
      <w:pPr>
        <w:pStyle w:val="ListParagraph"/>
        <w:keepLines/>
        <w:numPr>
          <w:ilvl w:val="0"/>
          <w:numId w:val="41"/>
        </w:numPr>
      </w:pPr>
      <w:r>
        <w:t>verbīs vincimus</w:t>
      </w:r>
      <w:r>
        <w:tab/>
      </w:r>
      <w:r>
        <w:tab/>
      </w:r>
      <w:r>
        <w:tab/>
      </w:r>
      <w:r>
        <w:tab/>
        <w:t>____________________(pattern)</w:t>
      </w:r>
      <w:r>
        <w:br/>
        <w:t>Translate:</w:t>
      </w:r>
    </w:p>
    <w:p w14:paraId="0C4AC01B" w14:textId="101176DE" w:rsidR="00DE0CF1" w:rsidRDefault="00DE0CF1">
      <w:pPr>
        <w:pStyle w:val="ListParagraph"/>
        <w:keepLines/>
        <w:numPr>
          <w:ilvl w:val="0"/>
          <w:numId w:val="41"/>
        </w:numPr>
      </w:pPr>
      <w:r>
        <w:t>vol</w:t>
      </w:r>
      <w:r w:rsidR="007234F5">
        <w:t>ō</w:t>
      </w:r>
      <w:r>
        <w:t xml:space="preserve"> eum voc</w:t>
      </w:r>
      <w:r w:rsidR="007234F5">
        <w:t>ā</w:t>
      </w:r>
      <w:r>
        <w:t>re</w:t>
      </w:r>
      <w:r>
        <w:tab/>
      </w:r>
      <w:r>
        <w:tab/>
      </w:r>
      <w:r>
        <w:tab/>
        <w:t>____________________(pattern)</w:t>
      </w:r>
      <w:r>
        <w:br/>
        <w:t>Translate:</w:t>
      </w:r>
    </w:p>
    <w:p w14:paraId="778D6396" w14:textId="77777777" w:rsidR="003C1FA0" w:rsidRDefault="003C1FA0">
      <w:pPr>
        <w:pStyle w:val="ListParagraph"/>
        <w:keepLines/>
        <w:numPr>
          <w:ilvl w:val="0"/>
          <w:numId w:val="41"/>
        </w:numPr>
      </w:pPr>
      <w:r>
        <w:t>bonīs mōribus vīxit</w:t>
      </w:r>
      <w:r>
        <w:tab/>
      </w:r>
      <w:r>
        <w:tab/>
      </w:r>
      <w:r>
        <w:tab/>
        <w:t>____________________(pattern)</w:t>
      </w:r>
      <w:r>
        <w:br/>
        <w:t>Translate:</w:t>
      </w:r>
    </w:p>
    <w:p w14:paraId="06326A81" w14:textId="77777777" w:rsidR="003C1FA0" w:rsidRDefault="003C1FA0" w:rsidP="00CD2394">
      <w:pPr>
        <w:keepLines/>
      </w:pPr>
      <w:r>
        <w:t>B) After memorizing vocabulary and without consulting the charts above, translate the following into Latin:</w:t>
      </w:r>
    </w:p>
    <w:p w14:paraId="572C97D3" w14:textId="77777777" w:rsidR="003C1FA0" w:rsidRDefault="003C1FA0" w:rsidP="00CD2394">
      <w:pPr>
        <w:keepLines/>
      </w:pPr>
      <w:r>
        <w:t>1. to us</w:t>
      </w:r>
      <w:r>
        <w:tab/>
      </w:r>
      <w:r>
        <w:tab/>
        <w:t>________________</w:t>
      </w:r>
      <w:r>
        <w:tab/>
        <w:t>2. she was seizing (capere)</w:t>
      </w:r>
      <w:r>
        <w:tab/>
        <w:t>________________</w:t>
      </w:r>
    </w:p>
    <w:p w14:paraId="64C965FF" w14:textId="77777777" w:rsidR="003C1FA0" w:rsidRDefault="003C1FA0" w:rsidP="00CD2394">
      <w:pPr>
        <w:keepLines/>
      </w:pPr>
      <w:r>
        <w:t>3. we make</w:t>
      </w:r>
      <w:r>
        <w:tab/>
        <w:t>________________</w:t>
      </w:r>
      <w:r>
        <w:tab/>
        <w:t>4. me</w:t>
      </w:r>
      <w:r>
        <w:tab/>
      </w:r>
      <w:r>
        <w:tab/>
      </w:r>
      <w:r>
        <w:tab/>
      </w:r>
      <w:r>
        <w:tab/>
        <w:t>________________</w:t>
      </w:r>
    </w:p>
    <w:p w14:paraId="1D5ADA81" w14:textId="77777777" w:rsidR="003C1FA0" w:rsidRDefault="003C1FA0" w:rsidP="00CD2394">
      <w:pPr>
        <w:keepLines/>
      </w:pPr>
      <w:r>
        <w:t>5. y’all made</w:t>
      </w:r>
      <w:r>
        <w:tab/>
        <w:t>________________</w:t>
      </w:r>
      <w:r>
        <w:tab/>
        <w:t>6. they took (rapere)</w:t>
      </w:r>
      <w:r>
        <w:tab/>
      </w:r>
      <w:r>
        <w:tab/>
        <w:t>________________</w:t>
      </w:r>
    </w:p>
    <w:p w14:paraId="417D4BCC" w14:textId="77777777" w:rsidR="003C1FA0" w:rsidRDefault="003C1FA0" w:rsidP="00CD2394">
      <w:pPr>
        <w:keepLines/>
      </w:pPr>
      <w:r>
        <w:t>7. of us</w:t>
      </w:r>
      <w:r>
        <w:tab/>
      </w:r>
      <w:r>
        <w:tab/>
        <w:t>________________</w:t>
      </w:r>
      <w:r>
        <w:tab/>
        <w:t>8. under y’all</w:t>
      </w:r>
      <w:r>
        <w:tab/>
      </w:r>
      <w:r>
        <w:tab/>
      </w:r>
      <w:r>
        <w:tab/>
        <w:t>________________</w:t>
      </w:r>
    </w:p>
    <w:p w14:paraId="7ED1AF24" w14:textId="77777777" w:rsidR="003C1FA0" w:rsidRPr="00B922BB" w:rsidRDefault="003C1FA0" w:rsidP="00CD2394">
      <w:pPr>
        <w:keepLines/>
      </w:pPr>
      <w:r>
        <w:lastRenderedPageBreak/>
        <w:t>9. with me</w:t>
      </w:r>
      <w:r>
        <w:tab/>
        <w:t>________________</w:t>
      </w:r>
      <w:r>
        <w:tab/>
        <w:t>10. I seize (capere)</w:t>
      </w:r>
      <w:r>
        <w:tab/>
      </w:r>
      <w:r>
        <w:tab/>
        <w:t>________________</w:t>
      </w:r>
    </w:p>
    <w:p w14:paraId="4D38F6B5" w14:textId="45E83D79" w:rsidR="003C1FA0" w:rsidRPr="00501CF8" w:rsidRDefault="003C1FA0" w:rsidP="00CD2394">
      <w:pPr>
        <w:pStyle w:val="Heading2"/>
      </w:pPr>
      <w:bookmarkStart w:id="54" w:name="_Toc158984992"/>
      <w:r w:rsidRPr="00501CF8">
        <w:rPr>
          <w:rStyle w:val="Heading3Char"/>
          <w:color w:val="404040" w:themeColor="text1" w:themeTint="BF"/>
        </w:rPr>
        <w:t xml:space="preserve">Chapter </w:t>
      </w:r>
      <w:r w:rsidR="005839F6">
        <w:rPr>
          <w:rStyle w:val="Heading3Char"/>
          <w:color w:val="404040" w:themeColor="text1" w:themeTint="BF"/>
        </w:rPr>
        <w:t>8</w:t>
      </w:r>
      <w:r w:rsidRPr="00501CF8">
        <w:rPr>
          <w:rStyle w:val="Heading3Char"/>
          <w:color w:val="404040" w:themeColor="text1" w:themeTint="BF"/>
        </w:rPr>
        <w:t xml:space="preserve"> Translations</w:t>
      </w:r>
      <w:bookmarkEnd w:id="54"/>
    </w:p>
    <w:p w14:paraId="1D5D56B2" w14:textId="77777777" w:rsidR="003C1FA0" w:rsidRDefault="003C1FA0">
      <w:pPr>
        <w:pStyle w:val="NoSpacing"/>
        <w:keepLines/>
        <w:numPr>
          <w:ilvl w:val="0"/>
          <w:numId w:val="23"/>
        </w:numPr>
        <w:spacing w:line="480" w:lineRule="auto"/>
      </w:pPr>
      <w:r>
        <w:t>dein</w:t>
      </w:r>
      <w:r w:rsidRPr="006A5DBF">
        <w:t xml:space="preserve"> </w:t>
      </w:r>
      <w:r>
        <w:t>rapere illōs armīs debeō, et nunc terra mareque in magnā pace vivere possunt</w:t>
      </w:r>
    </w:p>
    <w:p w14:paraId="20D3B572" w14:textId="77777777" w:rsidR="003C1FA0" w:rsidRDefault="003C1FA0">
      <w:pPr>
        <w:pStyle w:val="NoSpacing"/>
        <w:keepLines/>
        <w:numPr>
          <w:ilvl w:val="0"/>
          <w:numId w:val="23"/>
        </w:numPr>
        <w:spacing w:line="480" w:lineRule="auto"/>
      </w:pPr>
      <w:r>
        <w:t>bonī virī sanguis multus in agrō iacēbat, nam istī hostēs eum vicērunt</w:t>
      </w:r>
    </w:p>
    <w:p w14:paraId="74E49487" w14:textId="77777777" w:rsidR="003C1FA0" w:rsidRDefault="003C1FA0">
      <w:pPr>
        <w:pStyle w:val="NoSpacing"/>
        <w:keepLines/>
        <w:numPr>
          <w:ilvl w:val="0"/>
          <w:numId w:val="23"/>
        </w:numPr>
        <w:spacing w:line="480" w:lineRule="auto"/>
      </w:pPr>
      <w:r>
        <w:t>hōminēs nōs equōs ad finēs vocāre iussēre</w:t>
      </w:r>
    </w:p>
    <w:p w14:paraId="0022EF24" w14:textId="77777777" w:rsidR="003C1FA0" w:rsidRDefault="003C1FA0">
      <w:pPr>
        <w:pStyle w:val="NoSpacing"/>
        <w:keepLines/>
        <w:numPr>
          <w:ilvl w:val="0"/>
          <w:numId w:val="23"/>
        </w:numPr>
        <w:spacing w:line="480" w:lineRule="auto"/>
      </w:pPr>
      <w:r>
        <w:t>illō tempore hostēs vōs capiēbant, nunc eōs vincere debētis</w:t>
      </w:r>
    </w:p>
    <w:p w14:paraId="573CE15D" w14:textId="77777777" w:rsidR="003C1FA0" w:rsidRDefault="003C1FA0">
      <w:pPr>
        <w:pStyle w:val="NoSpacing"/>
        <w:keepLines/>
        <w:numPr>
          <w:ilvl w:val="0"/>
          <w:numId w:val="23"/>
        </w:numPr>
      </w:pPr>
      <w:r>
        <w:t xml:space="preserve">dea in litoribus cecinit et nōs eam audīre poteramus </w:t>
      </w:r>
      <w:r>
        <w:br/>
      </w:r>
      <w:r w:rsidRPr="00501CF8">
        <w:rPr>
          <w:b/>
          <w:i/>
        </w:rPr>
        <w:t>*see vocabulary note on possum</w:t>
      </w:r>
      <w:r w:rsidRPr="00501CF8">
        <w:rPr>
          <w:b/>
        </w:rPr>
        <w:t>*</w:t>
      </w:r>
      <w:r>
        <w:br/>
      </w:r>
    </w:p>
    <w:p w14:paraId="559E89D9" w14:textId="3E03A408" w:rsidR="003C1FA0" w:rsidRDefault="003C1FA0">
      <w:pPr>
        <w:pStyle w:val="NoSpacing"/>
        <w:keepLines/>
        <w:numPr>
          <w:ilvl w:val="0"/>
          <w:numId w:val="23"/>
        </w:numPr>
        <w:spacing w:line="480" w:lineRule="auto"/>
      </w:pPr>
      <w:r>
        <w:t xml:space="preserve">pedibus tū mōvistī de novō locō et </w:t>
      </w:r>
      <w:r w:rsidR="002507D5">
        <w:t>ist</w:t>
      </w:r>
      <w:r w:rsidR="007234F5">
        <w:t>ī</w:t>
      </w:r>
      <w:r w:rsidR="002507D5">
        <w:t xml:space="preserve"> host</w:t>
      </w:r>
      <w:r w:rsidR="007234F5">
        <w:t>ē</w:t>
      </w:r>
      <w:r w:rsidR="002507D5">
        <w:t xml:space="preserve">s ducere </w:t>
      </w:r>
      <w:r>
        <w:t xml:space="preserve">tēcum </w:t>
      </w:r>
      <w:r w:rsidR="002507D5">
        <w:t>volunt</w:t>
      </w:r>
    </w:p>
    <w:p w14:paraId="3E1B229F" w14:textId="42E546AC" w:rsidR="003C1FA0" w:rsidRDefault="003C1FA0">
      <w:pPr>
        <w:pStyle w:val="NoSpacing"/>
        <w:keepLines/>
        <w:numPr>
          <w:ilvl w:val="0"/>
          <w:numId w:val="23"/>
        </w:numPr>
        <w:spacing w:line="480" w:lineRule="auto"/>
      </w:pPr>
      <w:r>
        <w:t>inter multās silvās stābam et frater mē vidēre aut capere non potuit</w:t>
      </w:r>
    </w:p>
    <w:p w14:paraId="320C10F8" w14:textId="01268BD1" w:rsidR="003C1FA0" w:rsidRDefault="003C1FA0">
      <w:pPr>
        <w:pStyle w:val="NoSpacing"/>
        <w:keepLines/>
        <w:numPr>
          <w:ilvl w:val="0"/>
          <w:numId w:val="23"/>
        </w:numPr>
        <w:spacing w:line="480" w:lineRule="auto"/>
      </w:pPr>
      <w:r>
        <w:t>vōs parvās navēs</w:t>
      </w:r>
      <w:r w:rsidR="000223B1">
        <w:t xml:space="preserve"> bene</w:t>
      </w:r>
      <w:r>
        <w:t xml:space="preserve"> faciēbātis sed multa arma ferrō fēcimus</w:t>
      </w:r>
    </w:p>
    <w:p w14:paraId="13F3C074" w14:textId="22246428" w:rsidR="003C1FA0" w:rsidRDefault="003C1FA0">
      <w:pPr>
        <w:pStyle w:val="NoSpacing"/>
        <w:keepLines/>
        <w:numPr>
          <w:ilvl w:val="0"/>
          <w:numId w:val="23"/>
        </w:numPr>
        <w:spacing w:line="480" w:lineRule="auto"/>
      </w:pPr>
      <w:r>
        <w:t>hae gentēs host</w:t>
      </w:r>
      <w:r w:rsidR="002E011E">
        <w:t>i</w:t>
      </w:r>
      <w:r>
        <w:t>um animōs frēgērunt nam illī pedēs in montibus pōnere nōn poterant</w:t>
      </w:r>
    </w:p>
    <w:p w14:paraId="092AEB20" w14:textId="77777777" w:rsidR="003C1FA0" w:rsidRPr="00B01154" w:rsidRDefault="003C1FA0">
      <w:pPr>
        <w:pStyle w:val="NoSpacing"/>
        <w:keepLines/>
        <w:numPr>
          <w:ilvl w:val="0"/>
          <w:numId w:val="23"/>
        </w:numPr>
        <w:spacing w:line="480" w:lineRule="auto"/>
      </w:pPr>
      <w:r>
        <w:t>illōs saepe dē monte cum amicīs dūximus</w:t>
      </w:r>
    </w:p>
    <w:p w14:paraId="4E8ADAF4" w14:textId="77777777" w:rsidR="003C1FA0" w:rsidRPr="00927D8E" w:rsidRDefault="003C1FA0" w:rsidP="00CD2394">
      <w:pPr>
        <w:pStyle w:val="NoSpacing"/>
        <w:keepLines/>
        <w:rPr>
          <w:rFonts w:cstheme="minorHAnsi"/>
        </w:rPr>
      </w:pPr>
    </w:p>
    <w:p w14:paraId="3FFEA28D" w14:textId="6B45E9D0" w:rsidR="003C1FA0" w:rsidRPr="00927D8E" w:rsidRDefault="003C1FA0" w:rsidP="00CD2394">
      <w:pPr>
        <w:pStyle w:val="Heading2"/>
      </w:pPr>
      <w:bookmarkStart w:id="55" w:name="_Toc158984993"/>
      <w:r>
        <w:t xml:space="preserve">Chapter </w:t>
      </w:r>
      <w:r w:rsidR="005839F6">
        <w:t>8</w:t>
      </w:r>
      <w:r w:rsidRPr="00927D8E">
        <w:t xml:space="preserve"> Vocabulary</w:t>
      </w:r>
      <w:bookmarkEnd w:id="55"/>
    </w:p>
    <w:tbl>
      <w:tblPr>
        <w:tblW w:w="9580" w:type="dxa"/>
        <w:tblInd w:w="-5" w:type="dxa"/>
        <w:tblLayout w:type="fixed"/>
        <w:tblCellMar>
          <w:left w:w="0" w:type="dxa"/>
          <w:right w:w="0" w:type="dxa"/>
        </w:tblCellMar>
        <w:tblLook w:val="0000" w:firstRow="0" w:lastRow="0" w:firstColumn="0" w:lastColumn="0" w:noHBand="0" w:noVBand="0"/>
      </w:tblPr>
      <w:tblGrid>
        <w:gridCol w:w="4445"/>
        <w:gridCol w:w="5135"/>
      </w:tblGrid>
      <w:tr w:rsidR="003C1FA0" w:rsidRPr="00927D8E" w14:paraId="48ECC26D"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AEC1E2" w14:textId="77777777" w:rsidR="003C1FA0" w:rsidRPr="00927D8E" w:rsidRDefault="003C1FA0" w:rsidP="00CD2394">
            <w:pPr>
              <w:pStyle w:val="NoSpacing"/>
              <w:keepLines/>
              <w:rPr>
                <w:rFonts w:cstheme="minorHAnsi"/>
                <w:color w:val="000000"/>
              </w:rPr>
            </w:pPr>
            <w:r w:rsidRPr="00927D8E">
              <w:rPr>
                <w:rFonts w:cstheme="minorHAnsi"/>
                <w:b/>
                <w:bCs/>
                <w:color w:val="000000"/>
              </w:rPr>
              <w:t>Nouns</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50B998" w14:textId="77777777" w:rsidR="003C1FA0" w:rsidRPr="00927D8E" w:rsidRDefault="003C1FA0" w:rsidP="00CD2394">
            <w:pPr>
              <w:pStyle w:val="NoSpacing"/>
              <w:keepLines/>
              <w:rPr>
                <w:rFonts w:cstheme="minorHAnsi"/>
                <w:szCs w:val="24"/>
              </w:rPr>
            </w:pPr>
          </w:p>
        </w:tc>
      </w:tr>
      <w:tr w:rsidR="003C1FA0" w:rsidRPr="00927D8E" w14:paraId="0C4C0CC6"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BB101" w14:textId="77777777" w:rsidR="003C1FA0" w:rsidRPr="00927D8E" w:rsidRDefault="003C1FA0" w:rsidP="00CD2394">
            <w:pPr>
              <w:pStyle w:val="NoSpacing"/>
              <w:keepLines/>
              <w:rPr>
                <w:rFonts w:cstheme="minorHAnsi"/>
                <w:color w:val="000000"/>
              </w:rPr>
            </w:pPr>
            <w:r w:rsidRPr="00927D8E">
              <w:rPr>
                <w:rFonts w:cstheme="minorHAnsi"/>
                <w:color w:val="000000"/>
              </w:rPr>
              <w:t>ego</w:t>
            </w:r>
            <w:r>
              <w:rPr>
                <w:rFonts w:cstheme="minorHAnsi"/>
                <w:color w:val="000000"/>
              </w:rPr>
              <w:t>,</w:t>
            </w:r>
            <w:r w:rsidRPr="00927D8E">
              <w:rPr>
                <w:rFonts w:cstheme="minorHAnsi"/>
                <w:color w:val="000000"/>
              </w:rPr>
              <w:t xml:space="preserve"> meī</w:t>
            </w:r>
            <w:r>
              <w:rPr>
                <w:rFonts w:cstheme="minorHAnsi"/>
                <w:color w:val="000000"/>
              </w:rPr>
              <w:t>,</w:t>
            </w:r>
            <w:r w:rsidRPr="00927D8E">
              <w:rPr>
                <w:rFonts w:cstheme="minorHAnsi"/>
                <w:color w:val="000000"/>
              </w:rPr>
              <w:t xml:space="preserve"> mihi</w:t>
            </w:r>
            <w:r>
              <w:rPr>
                <w:rFonts w:cstheme="minorHAnsi"/>
                <w:color w:val="000000"/>
              </w:rPr>
              <w:t>,</w:t>
            </w:r>
            <w:r w:rsidRPr="00927D8E">
              <w:rPr>
                <w:rFonts w:cstheme="minorHAnsi"/>
                <w:color w:val="000000"/>
              </w:rPr>
              <w:t xml:space="preserve"> mē</w:t>
            </w:r>
            <w:r>
              <w:rPr>
                <w:rFonts w:cstheme="minorHAnsi"/>
                <w:color w:val="000000"/>
              </w:rPr>
              <w:t>,</w:t>
            </w:r>
            <w:r w:rsidRPr="00927D8E">
              <w:rPr>
                <w:rFonts w:cstheme="minorHAnsi"/>
                <w:color w:val="000000"/>
              </w:rPr>
              <w:t xml:space="preserve"> mē</w:t>
            </w:r>
            <w:r>
              <w:rPr>
                <w:rFonts w:cstheme="minorHAnsi"/>
                <w:color w:val="000000"/>
              </w:rPr>
              <w:t>,</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F2524D" w14:textId="77777777" w:rsidR="003C1FA0" w:rsidRPr="00927D8E" w:rsidRDefault="003C1FA0" w:rsidP="00CD2394">
            <w:pPr>
              <w:pStyle w:val="NoSpacing"/>
              <w:keepLines/>
              <w:rPr>
                <w:rFonts w:cstheme="minorHAnsi"/>
                <w:color w:val="000000"/>
              </w:rPr>
            </w:pPr>
            <w:r w:rsidRPr="00927D8E">
              <w:rPr>
                <w:rFonts w:cstheme="minorHAnsi"/>
                <w:color w:val="000000"/>
              </w:rPr>
              <w:t>I, me</w:t>
            </w:r>
          </w:p>
        </w:tc>
      </w:tr>
      <w:tr w:rsidR="003C1FA0" w:rsidRPr="00927D8E" w14:paraId="6B6E773E"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92AF44" w14:textId="77777777" w:rsidR="003C1FA0" w:rsidRPr="00927D8E" w:rsidRDefault="003C1FA0" w:rsidP="00CD2394">
            <w:pPr>
              <w:pStyle w:val="NoSpacing"/>
              <w:keepLines/>
              <w:rPr>
                <w:rFonts w:cstheme="minorHAnsi"/>
                <w:color w:val="000000"/>
              </w:rPr>
            </w:pPr>
            <w:r w:rsidRPr="00927D8E">
              <w:rPr>
                <w:rFonts w:cstheme="minorHAnsi"/>
                <w:color w:val="000000"/>
              </w:rPr>
              <w:t>nōs</w:t>
            </w:r>
            <w:r>
              <w:rPr>
                <w:rFonts w:cstheme="minorHAnsi"/>
                <w:color w:val="000000"/>
              </w:rPr>
              <w:t>,</w:t>
            </w:r>
            <w:r w:rsidRPr="00927D8E">
              <w:rPr>
                <w:rFonts w:cstheme="minorHAnsi"/>
                <w:color w:val="000000"/>
              </w:rPr>
              <w:t xml:space="preserve"> nostrum/nostrī</w:t>
            </w:r>
            <w:r>
              <w:rPr>
                <w:rFonts w:cstheme="minorHAnsi"/>
                <w:color w:val="000000"/>
              </w:rPr>
              <w:t>,</w:t>
            </w:r>
            <w:r w:rsidRPr="00927D8E">
              <w:rPr>
                <w:rFonts w:cstheme="minorHAnsi"/>
                <w:color w:val="000000"/>
              </w:rPr>
              <w:t xml:space="preserve"> nōbīs</w:t>
            </w:r>
            <w:r>
              <w:rPr>
                <w:rFonts w:cstheme="minorHAnsi"/>
                <w:color w:val="000000"/>
              </w:rPr>
              <w:t>,</w:t>
            </w:r>
            <w:r w:rsidRPr="00927D8E">
              <w:rPr>
                <w:rFonts w:cstheme="minorHAnsi"/>
                <w:color w:val="000000"/>
              </w:rPr>
              <w:t xml:space="preserve"> nōs</w:t>
            </w:r>
            <w:r>
              <w:rPr>
                <w:rFonts w:cstheme="minorHAnsi"/>
                <w:color w:val="000000"/>
              </w:rPr>
              <w:t>,</w:t>
            </w:r>
            <w:r w:rsidRPr="00927D8E">
              <w:rPr>
                <w:rFonts w:cstheme="minorHAnsi"/>
                <w:color w:val="000000"/>
              </w:rPr>
              <w:t xml:space="preserve"> nōbīs</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5AAB68" w14:textId="77777777" w:rsidR="003C1FA0" w:rsidRPr="00927D8E" w:rsidRDefault="003C1FA0" w:rsidP="00CD2394">
            <w:pPr>
              <w:pStyle w:val="NoSpacing"/>
              <w:keepLines/>
              <w:rPr>
                <w:rFonts w:cstheme="minorHAnsi"/>
                <w:color w:val="000000"/>
              </w:rPr>
            </w:pPr>
            <w:r w:rsidRPr="00927D8E">
              <w:rPr>
                <w:rFonts w:cstheme="minorHAnsi"/>
                <w:color w:val="000000"/>
              </w:rPr>
              <w:t>we</w:t>
            </w:r>
          </w:p>
        </w:tc>
      </w:tr>
      <w:tr w:rsidR="003C1FA0" w:rsidRPr="00927D8E" w14:paraId="4E42D59C"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163CA" w14:textId="77777777" w:rsidR="003C1FA0" w:rsidRPr="00927D8E" w:rsidRDefault="003C1FA0" w:rsidP="00CD2394">
            <w:pPr>
              <w:pStyle w:val="NoSpacing"/>
              <w:keepLines/>
              <w:rPr>
                <w:rFonts w:cstheme="minorHAnsi"/>
                <w:color w:val="000000"/>
              </w:rPr>
            </w:pPr>
            <w:r w:rsidRPr="00927D8E">
              <w:rPr>
                <w:rFonts w:cstheme="minorHAnsi"/>
                <w:color w:val="000000"/>
              </w:rPr>
              <w:t>tū</w:t>
            </w:r>
            <w:r>
              <w:rPr>
                <w:rFonts w:cstheme="minorHAnsi"/>
                <w:color w:val="000000"/>
              </w:rPr>
              <w:t>,</w:t>
            </w:r>
            <w:r w:rsidRPr="00927D8E">
              <w:rPr>
                <w:rFonts w:cstheme="minorHAnsi"/>
                <w:color w:val="000000"/>
              </w:rPr>
              <w:t xml:space="preserve"> tuī</w:t>
            </w:r>
            <w:r>
              <w:rPr>
                <w:rFonts w:cstheme="minorHAnsi"/>
                <w:color w:val="000000"/>
              </w:rPr>
              <w:t>,</w:t>
            </w:r>
            <w:r w:rsidRPr="00927D8E">
              <w:rPr>
                <w:rFonts w:cstheme="minorHAnsi"/>
                <w:color w:val="000000"/>
              </w:rPr>
              <w:t xml:space="preserve"> tibi</w:t>
            </w:r>
            <w:r>
              <w:rPr>
                <w:rFonts w:cstheme="minorHAnsi"/>
                <w:color w:val="000000"/>
              </w:rPr>
              <w:t>,</w:t>
            </w:r>
            <w:r w:rsidRPr="00927D8E">
              <w:rPr>
                <w:rFonts w:cstheme="minorHAnsi"/>
                <w:color w:val="000000"/>
              </w:rPr>
              <w:t xml:space="preserve"> tē</w:t>
            </w:r>
            <w:r>
              <w:rPr>
                <w:rFonts w:cstheme="minorHAnsi"/>
                <w:color w:val="000000"/>
              </w:rPr>
              <w:t>,</w:t>
            </w:r>
            <w:r w:rsidRPr="00927D8E">
              <w:rPr>
                <w:rFonts w:cstheme="minorHAnsi"/>
                <w:color w:val="000000"/>
              </w:rPr>
              <w:t xml:space="preserve"> tē </w:t>
            </w:r>
            <w:r w:rsidRPr="00927D8E">
              <w:rPr>
                <w:rFonts w:cstheme="minorHAnsi"/>
                <w:color w:val="000000"/>
              </w:rPr>
              <w:tab/>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BDF3E7" w14:textId="77777777" w:rsidR="003C1FA0" w:rsidRPr="00927D8E" w:rsidRDefault="003C1FA0" w:rsidP="00CD2394">
            <w:pPr>
              <w:pStyle w:val="NoSpacing"/>
              <w:keepLines/>
              <w:rPr>
                <w:rFonts w:cstheme="minorHAnsi"/>
                <w:color w:val="000000"/>
              </w:rPr>
            </w:pPr>
            <w:r w:rsidRPr="00927D8E">
              <w:rPr>
                <w:rFonts w:cstheme="minorHAnsi"/>
                <w:color w:val="000000"/>
              </w:rPr>
              <w:t>you (sing.)</w:t>
            </w:r>
          </w:p>
        </w:tc>
      </w:tr>
      <w:tr w:rsidR="003C1FA0" w:rsidRPr="00927D8E" w14:paraId="42541362"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09A2B3" w14:textId="77777777" w:rsidR="003C1FA0" w:rsidRPr="00927D8E" w:rsidRDefault="003C1FA0" w:rsidP="00CD2394">
            <w:pPr>
              <w:pStyle w:val="NoSpacing"/>
              <w:keepLines/>
              <w:rPr>
                <w:rFonts w:cstheme="minorHAnsi"/>
                <w:color w:val="000000"/>
              </w:rPr>
            </w:pPr>
            <w:r w:rsidRPr="00927D8E">
              <w:rPr>
                <w:rFonts w:cstheme="minorHAnsi"/>
                <w:color w:val="000000"/>
              </w:rPr>
              <w:t>vōs</w:t>
            </w:r>
            <w:r>
              <w:rPr>
                <w:rFonts w:cstheme="minorHAnsi"/>
                <w:color w:val="000000"/>
              </w:rPr>
              <w:t>,</w:t>
            </w:r>
            <w:r w:rsidRPr="00927D8E">
              <w:rPr>
                <w:rFonts w:cstheme="minorHAnsi"/>
                <w:color w:val="000000"/>
              </w:rPr>
              <w:t xml:space="preserve"> vestrum/vestrī</w:t>
            </w:r>
            <w:r>
              <w:rPr>
                <w:rFonts w:cstheme="minorHAnsi"/>
                <w:color w:val="000000"/>
              </w:rPr>
              <w:t>,</w:t>
            </w:r>
            <w:r w:rsidRPr="00927D8E">
              <w:rPr>
                <w:rFonts w:cstheme="minorHAnsi"/>
                <w:color w:val="000000"/>
              </w:rPr>
              <w:t xml:space="preserve"> vōbīs</w:t>
            </w:r>
            <w:r>
              <w:rPr>
                <w:rFonts w:cstheme="minorHAnsi"/>
                <w:color w:val="000000"/>
              </w:rPr>
              <w:t>,</w:t>
            </w:r>
            <w:r w:rsidRPr="00927D8E">
              <w:rPr>
                <w:rFonts w:cstheme="minorHAnsi"/>
                <w:color w:val="000000"/>
              </w:rPr>
              <w:t xml:space="preserve"> vōs</w:t>
            </w:r>
            <w:r>
              <w:rPr>
                <w:rFonts w:cstheme="minorHAnsi"/>
                <w:color w:val="000000"/>
              </w:rPr>
              <w:t>,</w:t>
            </w:r>
            <w:r w:rsidRPr="00927D8E">
              <w:rPr>
                <w:rFonts w:cstheme="minorHAnsi"/>
                <w:color w:val="000000"/>
              </w:rPr>
              <w:t xml:space="preserve"> vōbīs</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B3B5DA" w14:textId="77777777" w:rsidR="003C1FA0" w:rsidRPr="00927D8E" w:rsidRDefault="003C1FA0" w:rsidP="00CD2394">
            <w:pPr>
              <w:pStyle w:val="NoSpacing"/>
              <w:keepLines/>
              <w:rPr>
                <w:rFonts w:cstheme="minorHAnsi"/>
                <w:color w:val="000000"/>
              </w:rPr>
            </w:pPr>
            <w:r w:rsidRPr="00927D8E">
              <w:rPr>
                <w:rFonts w:cstheme="minorHAnsi"/>
                <w:color w:val="000000"/>
              </w:rPr>
              <w:t>you (pl.)</w:t>
            </w:r>
          </w:p>
        </w:tc>
      </w:tr>
      <w:tr w:rsidR="003C1FA0" w:rsidRPr="00927D8E" w14:paraId="4C36659B"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78705E" w14:textId="17DB5082" w:rsidR="003C1FA0" w:rsidRPr="00927D8E" w:rsidRDefault="003C1FA0" w:rsidP="00CD2394">
            <w:pPr>
              <w:pStyle w:val="NoSpacing"/>
              <w:keepLines/>
              <w:rPr>
                <w:rFonts w:cstheme="minorHAnsi"/>
                <w:color w:val="000000"/>
              </w:rPr>
            </w:pPr>
            <w:r w:rsidRPr="00927D8E">
              <w:rPr>
                <w:rFonts w:cstheme="minorHAnsi"/>
                <w:color w:val="000000"/>
              </w:rPr>
              <w:t>animus</w:t>
            </w:r>
            <w:r w:rsidR="002E011E">
              <w:rPr>
                <w:rFonts w:cstheme="minorHAnsi"/>
                <w:color w:val="000000"/>
              </w:rPr>
              <w:t>,</w:t>
            </w:r>
            <w:r w:rsidRPr="00927D8E">
              <w:rPr>
                <w:rFonts w:cstheme="minorHAnsi"/>
                <w:color w:val="000000"/>
              </w:rPr>
              <w:t xml:space="preserve"> animī m. </w:t>
            </w:r>
          </w:p>
          <w:p w14:paraId="5D7B90DA"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0D8B4" w14:textId="77777777" w:rsidR="003C1FA0" w:rsidRPr="00927D8E" w:rsidRDefault="003C1FA0" w:rsidP="00CD2394">
            <w:pPr>
              <w:pStyle w:val="NoSpacing"/>
              <w:keepLines/>
              <w:rPr>
                <w:rFonts w:cstheme="minorHAnsi"/>
                <w:color w:val="000000"/>
              </w:rPr>
            </w:pPr>
            <w:r w:rsidRPr="00927D8E">
              <w:rPr>
                <w:rFonts w:cstheme="minorHAnsi"/>
                <w:color w:val="000000"/>
              </w:rPr>
              <w:t>spirit, mind</w:t>
            </w:r>
          </w:p>
        </w:tc>
      </w:tr>
      <w:tr w:rsidR="003C1FA0" w:rsidRPr="00927D8E" w14:paraId="0C921321"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E4BA95" w14:textId="53AC4452" w:rsidR="003C1FA0" w:rsidRPr="00927D8E" w:rsidRDefault="003C1FA0" w:rsidP="00CD2394">
            <w:pPr>
              <w:pStyle w:val="NoSpacing"/>
              <w:keepLines/>
              <w:rPr>
                <w:rFonts w:cstheme="minorHAnsi"/>
                <w:color w:val="000000"/>
              </w:rPr>
            </w:pPr>
            <w:r w:rsidRPr="00927D8E">
              <w:rPr>
                <w:rFonts w:cstheme="minorHAnsi"/>
                <w:color w:val="000000"/>
              </w:rPr>
              <w:t>hostis</w:t>
            </w:r>
            <w:r w:rsidR="002E011E">
              <w:rPr>
                <w:rFonts w:cstheme="minorHAnsi"/>
                <w:color w:val="000000"/>
              </w:rPr>
              <w:t>,</w:t>
            </w:r>
            <w:r w:rsidRPr="00927D8E">
              <w:rPr>
                <w:rFonts w:cstheme="minorHAnsi"/>
                <w:color w:val="000000"/>
              </w:rPr>
              <w:t xml:space="preserve"> hostis m./f. </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D6C6B7" w14:textId="77777777" w:rsidR="003C1FA0" w:rsidRPr="00927D8E" w:rsidRDefault="003C1FA0" w:rsidP="00CD2394">
            <w:pPr>
              <w:pStyle w:val="NoSpacing"/>
              <w:keepLines/>
              <w:rPr>
                <w:rFonts w:cstheme="minorHAnsi"/>
                <w:color w:val="000000"/>
              </w:rPr>
            </w:pPr>
            <w:r w:rsidRPr="00927D8E">
              <w:rPr>
                <w:rFonts w:cstheme="minorHAnsi"/>
                <w:color w:val="000000"/>
              </w:rPr>
              <w:t>(public) enemy, stranger</w:t>
            </w:r>
          </w:p>
        </w:tc>
      </w:tr>
      <w:tr w:rsidR="003C1FA0" w:rsidRPr="00927D8E" w14:paraId="106F8761"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F498C0" w14:textId="12C5E75E" w:rsidR="003C1FA0" w:rsidRPr="00927D8E" w:rsidRDefault="003C1FA0" w:rsidP="00CD2394">
            <w:pPr>
              <w:pStyle w:val="NoSpacing"/>
              <w:keepLines/>
              <w:rPr>
                <w:rFonts w:cstheme="minorHAnsi"/>
                <w:color w:val="000000"/>
              </w:rPr>
            </w:pPr>
            <w:r w:rsidRPr="00927D8E">
              <w:rPr>
                <w:rFonts w:cstheme="minorHAnsi"/>
                <w:color w:val="000000"/>
              </w:rPr>
              <w:t>arma</w:t>
            </w:r>
            <w:r w:rsidR="002E011E">
              <w:rPr>
                <w:rFonts w:cstheme="minorHAnsi"/>
                <w:color w:val="000000"/>
              </w:rPr>
              <w:t>,</w:t>
            </w:r>
            <w:r w:rsidRPr="00927D8E">
              <w:rPr>
                <w:rFonts w:cstheme="minorHAnsi"/>
                <w:color w:val="000000"/>
              </w:rPr>
              <w:t xml:space="preserve"> armōrum n. pl. </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94EDB1" w14:textId="77777777" w:rsidR="003C1FA0" w:rsidRPr="00927D8E" w:rsidRDefault="003C1FA0" w:rsidP="00CD2394">
            <w:pPr>
              <w:pStyle w:val="NoSpacing"/>
              <w:keepLines/>
              <w:rPr>
                <w:rFonts w:cstheme="minorHAnsi"/>
                <w:color w:val="000000"/>
              </w:rPr>
            </w:pPr>
            <w:r w:rsidRPr="00927D8E">
              <w:rPr>
                <w:rFonts w:cstheme="minorHAnsi"/>
                <w:color w:val="000000"/>
              </w:rPr>
              <w:t>arms, weapons</w:t>
            </w:r>
          </w:p>
        </w:tc>
      </w:tr>
      <w:tr w:rsidR="003C1FA0" w:rsidRPr="00927D8E" w14:paraId="2894A9B9"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A95341" w14:textId="77777777" w:rsidR="003C1FA0" w:rsidRPr="00927D8E" w:rsidRDefault="003C1FA0" w:rsidP="00CD2394">
            <w:pPr>
              <w:pStyle w:val="NoSpacing"/>
              <w:keepLines/>
              <w:rPr>
                <w:rFonts w:cstheme="minorHAnsi"/>
                <w:color w:val="000000"/>
              </w:rPr>
            </w:pPr>
            <w:r>
              <w:rPr>
                <w:rFonts w:cstheme="minorHAnsi"/>
                <w:color w:val="000000"/>
              </w:rPr>
              <w:t>pax, pācis (f)</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EBB53C" w14:textId="77777777" w:rsidR="003C1FA0" w:rsidRPr="00927D8E" w:rsidRDefault="003C1FA0" w:rsidP="00CD2394">
            <w:pPr>
              <w:pStyle w:val="NoSpacing"/>
              <w:keepLines/>
              <w:rPr>
                <w:rFonts w:cstheme="minorHAnsi"/>
                <w:color w:val="000000"/>
              </w:rPr>
            </w:pPr>
            <w:r>
              <w:rPr>
                <w:rFonts w:cstheme="minorHAnsi"/>
                <w:color w:val="000000"/>
              </w:rPr>
              <w:t>peace, treaty</w:t>
            </w:r>
          </w:p>
        </w:tc>
      </w:tr>
      <w:tr w:rsidR="003C1FA0" w:rsidRPr="00927D8E" w14:paraId="08EA66E9"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3FD979" w14:textId="77777777" w:rsidR="003C1FA0" w:rsidRDefault="003C1FA0" w:rsidP="00CD2394">
            <w:pPr>
              <w:pStyle w:val="NoSpacing"/>
              <w:keepLines/>
              <w:rPr>
                <w:rFonts w:cstheme="minorHAnsi"/>
                <w:color w:val="000000"/>
              </w:rPr>
            </w:pPr>
            <w:r>
              <w:rPr>
                <w:rFonts w:cstheme="minorHAnsi"/>
                <w:color w:val="000000"/>
              </w:rPr>
              <w:t>munus, muneris (n)</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86EACC" w14:textId="77777777" w:rsidR="003C1FA0" w:rsidRDefault="003C1FA0" w:rsidP="00CD2394">
            <w:pPr>
              <w:pStyle w:val="NoSpacing"/>
              <w:keepLines/>
              <w:rPr>
                <w:rFonts w:cstheme="minorHAnsi"/>
                <w:color w:val="000000"/>
              </w:rPr>
            </w:pPr>
            <w:r>
              <w:rPr>
                <w:rFonts w:cstheme="minorHAnsi"/>
                <w:color w:val="000000"/>
              </w:rPr>
              <w:t>service, duty; gifts (especially in plural)</w:t>
            </w:r>
          </w:p>
        </w:tc>
      </w:tr>
      <w:tr w:rsidR="003C1FA0" w:rsidRPr="00927D8E" w14:paraId="75EAC649"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AA11C" w14:textId="77777777" w:rsidR="003C1FA0" w:rsidRPr="00501CF8" w:rsidRDefault="003C1FA0" w:rsidP="00CD2394">
            <w:pPr>
              <w:pStyle w:val="NoSpacing"/>
              <w:keepLines/>
              <w:rPr>
                <w:rFonts w:cstheme="minorHAnsi"/>
                <w:b/>
                <w:color w:val="000000"/>
              </w:rPr>
            </w:pPr>
            <w:r w:rsidRPr="00501CF8">
              <w:rPr>
                <w:rFonts w:cstheme="minorHAnsi"/>
                <w:b/>
                <w:color w:val="000000"/>
              </w:rPr>
              <w:t>Adjectives</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365F2" w14:textId="77777777" w:rsidR="003C1FA0" w:rsidRDefault="003C1FA0" w:rsidP="00CD2394">
            <w:pPr>
              <w:pStyle w:val="NoSpacing"/>
              <w:keepLines/>
              <w:rPr>
                <w:rFonts w:cstheme="minorHAnsi"/>
                <w:color w:val="000000"/>
              </w:rPr>
            </w:pPr>
          </w:p>
        </w:tc>
      </w:tr>
      <w:tr w:rsidR="003C1FA0" w:rsidRPr="00927D8E" w14:paraId="301E1A76"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5C266" w14:textId="77777777" w:rsidR="003C1FA0" w:rsidRPr="00927D8E" w:rsidRDefault="003C1FA0" w:rsidP="00CD2394">
            <w:pPr>
              <w:pStyle w:val="NoSpacing"/>
              <w:keepLines/>
              <w:rPr>
                <w:rFonts w:cstheme="minorHAnsi"/>
                <w:color w:val="000000"/>
              </w:rPr>
            </w:pPr>
            <w:r w:rsidRPr="00927D8E">
              <w:rPr>
                <w:rFonts w:cstheme="minorHAnsi"/>
                <w:color w:val="000000"/>
              </w:rPr>
              <w:t xml:space="preserve">amīcus amica amicum </w:t>
            </w:r>
          </w:p>
          <w:p w14:paraId="1FBFA1D7" w14:textId="77777777" w:rsidR="003C1FA0"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B08655" w14:textId="77777777" w:rsidR="003C1FA0" w:rsidRDefault="003C1FA0" w:rsidP="00CD2394">
            <w:pPr>
              <w:pStyle w:val="NoSpacing"/>
              <w:keepLines/>
              <w:rPr>
                <w:rFonts w:cstheme="minorHAnsi"/>
                <w:color w:val="000000"/>
              </w:rPr>
            </w:pPr>
            <w:r w:rsidRPr="00927D8E">
              <w:rPr>
                <w:rFonts w:cstheme="minorHAnsi"/>
                <w:color w:val="000000"/>
              </w:rPr>
              <w:t>friendly; (as subst.) friend</w:t>
            </w:r>
          </w:p>
        </w:tc>
      </w:tr>
      <w:tr w:rsidR="003C1FA0" w:rsidRPr="00927D8E" w14:paraId="6BFBA0D5"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E9E175" w14:textId="77777777" w:rsidR="003C1FA0" w:rsidRPr="00927D8E" w:rsidRDefault="003C1FA0" w:rsidP="00CD2394">
            <w:pPr>
              <w:pStyle w:val="NoSpacing"/>
              <w:keepLines/>
              <w:rPr>
                <w:rFonts w:cstheme="minorHAnsi"/>
                <w:color w:val="000000"/>
              </w:rPr>
            </w:pPr>
            <w:r w:rsidRPr="00927D8E">
              <w:rPr>
                <w:rFonts w:cstheme="minorHAnsi"/>
                <w:b/>
                <w:bCs/>
                <w:color w:val="000000"/>
              </w:rPr>
              <w:t>Verbs</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7B0F02" w14:textId="77777777" w:rsidR="003C1FA0" w:rsidRPr="00927D8E" w:rsidRDefault="003C1FA0" w:rsidP="00CD2394">
            <w:pPr>
              <w:pStyle w:val="NoSpacing"/>
              <w:keepLines/>
              <w:rPr>
                <w:rFonts w:cstheme="minorHAnsi"/>
                <w:szCs w:val="24"/>
              </w:rPr>
            </w:pPr>
          </w:p>
        </w:tc>
      </w:tr>
      <w:tr w:rsidR="003C1FA0" w:rsidRPr="00927D8E" w14:paraId="3DA9465F"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55F4CE" w14:textId="639D65B1" w:rsidR="003C1FA0" w:rsidRPr="00927D8E" w:rsidRDefault="003C1FA0" w:rsidP="00CD2394">
            <w:pPr>
              <w:pStyle w:val="NoSpacing"/>
              <w:keepLines/>
              <w:rPr>
                <w:rFonts w:cstheme="minorHAnsi"/>
                <w:color w:val="000000"/>
              </w:rPr>
            </w:pPr>
            <w:r w:rsidRPr="00927D8E">
              <w:rPr>
                <w:rFonts w:cstheme="minorHAnsi"/>
                <w:color w:val="000000"/>
              </w:rPr>
              <w:t>possum</w:t>
            </w:r>
            <w:r w:rsidR="009D7C42">
              <w:rPr>
                <w:rFonts w:cstheme="minorHAnsi"/>
                <w:color w:val="000000"/>
              </w:rPr>
              <w:t>,</w:t>
            </w:r>
            <w:r w:rsidRPr="00927D8E">
              <w:rPr>
                <w:rFonts w:cstheme="minorHAnsi"/>
                <w:color w:val="000000"/>
              </w:rPr>
              <w:t xml:space="preserve"> posse</w:t>
            </w:r>
            <w:r w:rsidR="009D7C42">
              <w:rPr>
                <w:rFonts w:cstheme="minorHAnsi"/>
                <w:color w:val="000000"/>
              </w:rPr>
              <w:t>,</w:t>
            </w:r>
            <w:r w:rsidRPr="00927D8E">
              <w:rPr>
                <w:rFonts w:cstheme="minorHAnsi"/>
                <w:color w:val="000000"/>
              </w:rPr>
              <w:t xml:space="preserve"> potuī</w:t>
            </w:r>
            <w:r>
              <w:rPr>
                <w:rFonts w:cstheme="minorHAnsi"/>
                <w:color w:val="000000"/>
              </w:rPr>
              <w:t>*</w:t>
            </w:r>
            <w:r w:rsidRPr="00927D8E">
              <w:rPr>
                <w:rFonts w:cstheme="minorHAnsi"/>
                <w:color w:val="000000"/>
              </w:rPr>
              <w:t xml:space="preserve"> </w:t>
            </w:r>
          </w:p>
          <w:p w14:paraId="0F9D4C32"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80C6F9" w14:textId="77777777" w:rsidR="003C1FA0" w:rsidRPr="00927D8E" w:rsidRDefault="003C1FA0" w:rsidP="00CD2394">
            <w:pPr>
              <w:pStyle w:val="NoSpacing"/>
              <w:keepLines/>
              <w:rPr>
                <w:rFonts w:cstheme="minorHAnsi"/>
                <w:color w:val="000000"/>
              </w:rPr>
            </w:pPr>
            <w:r w:rsidRPr="00927D8E">
              <w:rPr>
                <w:rFonts w:cstheme="minorHAnsi"/>
                <w:color w:val="000000"/>
              </w:rPr>
              <w:t>to be able</w:t>
            </w:r>
          </w:p>
          <w:p w14:paraId="075E09C4" w14:textId="77777777" w:rsidR="003C1FA0" w:rsidRPr="00927D8E" w:rsidRDefault="003C1FA0" w:rsidP="00CD2394">
            <w:pPr>
              <w:pStyle w:val="NoSpacing"/>
              <w:keepLines/>
              <w:rPr>
                <w:rFonts w:cstheme="minorHAnsi"/>
                <w:color w:val="000000"/>
              </w:rPr>
            </w:pPr>
          </w:p>
        </w:tc>
      </w:tr>
      <w:tr w:rsidR="003C1FA0" w:rsidRPr="00927D8E" w14:paraId="3B798F84"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FD7DC2" w14:textId="6D946786" w:rsidR="003C1FA0" w:rsidRPr="00927D8E" w:rsidRDefault="003C1FA0" w:rsidP="00CD2394">
            <w:pPr>
              <w:pStyle w:val="NoSpacing"/>
              <w:keepLines/>
              <w:rPr>
                <w:rFonts w:cstheme="minorHAnsi"/>
                <w:color w:val="000000"/>
              </w:rPr>
            </w:pPr>
            <w:r w:rsidRPr="00927D8E">
              <w:rPr>
                <w:rFonts w:cstheme="minorHAnsi"/>
                <w:color w:val="000000"/>
              </w:rPr>
              <w:t>faciō</w:t>
            </w:r>
            <w:r w:rsidR="009D7C42">
              <w:rPr>
                <w:rFonts w:cstheme="minorHAnsi"/>
                <w:color w:val="000000"/>
              </w:rPr>
              <w:t>,</w:t>
            </w:r>
            <w:r w:rsidRPr="00927D8E">
              <w:rPr>
                <w:rFonts w:cstheme="minorHAnsi"/>
                <w:color w:val="000000"/>
              </w:rPr>
              <w:t xml:space="preserve"> facere</w:t>
            </w:r>
            <w:r w:rsidR="009D7C42">
              <w:rPr>
                <w:rFonts w:cstheme="minorHAnsi"/>
                <w:color w:val="000000"/>
              </w:rPr>
              <w:t>,</w:t>
            </w:r>
            <w:r w:rsidRPr="00927D8E">
              <w:rPr>
                <w:rFonts w:cstheme="minorHAnsi"/>
                <w:color w:val="000000"/>
              </w:rPr>
              <w:t xml:space="preserve"> fēcī</w:t>
            </w:r>
            <w:r w:rsidR="009D7C42">
              <w:rPr>
                <w:rFonts w:cstheme="minorHAnsi"/>
                <w:color w:val="000000"/>
              </w:rPr>
              <w:t>,</w:t>
            </w:r>
            <w:r w:rsidRPr="00927D8E">
              <w:rPr>
                <w:rFonts w:cstheme="minorHAnsi"/>
                <w:color w:val="000000"/>
              </w:rPr>
              <w:t xml:space="preserve"> factus*</w:t>
            </w:r>
            <w:r>
              <w:rPr>
                <w:rFonts w:cstheme="minorHAnsi"/>
                <w:color w:val="000000"/>
              </w:rPr>
              <w:t>*</w:t>
            </w:r>
          </w:p>
          <w:p w14:paraId="14CE4DC0"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898329" w14:textId="77777777" w:rsidR="003C1FA0" w:rsidRPr="00927D8E" w:rsidRDefault="003C1FA0" w:rsidP="00CD2394">
            <w:pPr>
              <w:pStyle w:val="NoSpacing"/>
              <w:keepLines/>
              <w:rPr>
                <w:rFonts w:cstheme="minorHAnsi"/>
                <w:color w:val="000000"/>
              </w:rPr>
            </w:pPr>
            <w:r w:rsidRPr="00927D8E">
              <w:rPr>
                <w:rFonts w:cstheme="minorHAnsi"/>
                <w:color w:val="000000"/>
              </w:rPr>
              <w:t>to do, make</w:t>
            </w:r>
          </w:p>
        </w:tc>
      </w:tr>
      <w:tr w:rsidR="003C1FA0" w:rsidRPr="00927D8E" w14:paraId="3F84D2B0"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8389B4" w14:textId="2D2A7136" w:rsidR="003C1FA0" w:rsidRPr="00927D8E" w:rsidRDefault="003C1FA0" w:rsidP="00CD2394">
            <w:pPr>
              <w:pStyle w:val="NoSpacing"/>
              <w:keepLines/>
              <w:rPr>
                <w:rFonts w:cstheme="minorHAnsi"/>
                <w:color w:val="000000"/>
              </w:rPr>
            </w:pPr>
            <w:r w:rsidRPr="00927D8E">
              <w:rPr>
                <w:rFonts w:cstheme="minorHAnsi"/>
                <w:color w:val="000000"/>
              </w:rPr>
              <w:t>iubeō</w:t>
            </w:r>
            <w:r w:rsidR="009D7C42">
              <w:rPr>
                <w:rFonts w:cstheme="minorHAnsi"/>
                <w:color w:val="000000"/>
              </w:rPr>
              <w:t>,</w:t>
            </w:r>
            <w:r w:rsidRPr="00927D8E">
              <w:rPr>
                <w:rFonts w:cstheme="minorHAnsi"/>
                <w:color w:val="000000"/>
              </w:rPr>
              <w:t xml:space="preserve"> iubēre</w:t>
            </w:r>
            <w:r w:rsidR="009D7C42">
              <w:rPr>
                <w:rFonts w:cstheme="minorHAnsi"/>
                <w:color w:val="000000"/>
              </w:rPr>
              <w:t>,</w:t>
            </w:r>
            <w:r w:rsidRPr="00927D8E">
              <w:rPr>
                <w:rFonts w:cstheme="minorHAnsi"/>
                <w:color w:val="000000"/>
              </w:rPr>
              <w:t xml:space="preserve"> iussī</w:t>
            </w:r>
            <w:r w:rsidR="009D7C42">
              <w:rPr>
                <w:rFonts w:cstheme="minorHAnsi"/>
                <w:color w:val="000000"/>
              </w:rPr>
              <w:t>,</w:t>
            </w:r>
            <w:r w:rsidRPr="00927D8E">
              <w:rPr>
                <w:rFonts w:cstheme="minorHAnsi"/>
                <w:color w:val="000000"/>
              </w:rPr>
              <w:t xml:space="preserve"> iussus</w:t>
            </w:r>
          </w:p>
          <w:p w14:paraId="6E46948E"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BE0772" w14:textId="77777777" w:rsidR="003C1FA0" w:rsidRPr="00927D8E" w:rsidRDefault="003C1FA0" w:rsidP="00CD2394">
            <w:pPr>
              <w:pStyle w:val="NoSpacing"/>
              <w:keepLines/>
              <w:rPr>
                <w:rFonts w:cstheme="minorHAnsi"/>
                <w:color w:val="000000"/>
              </w:rPr>
            </w:pPr>
            <w:r w:rsidRPr="00927D8E">
              <w:rPr>
                <w:rFonts w:cstheme="minorHAnsi"/>
                <w:color w:val="000000"/>
              </w:rPr>
              <w:t>to bid, order</w:t>
            </w:r>
          </w:p>
          <w:p w14:paraId="29305DA2" w14:textId="77777777" w:rsidR="003C1FA0" w:rsidRPr="00927D8E" w:rsidRDefault="003C1FA0" w:rsidP="00CD2394">
            <w:pPr>
              <w:pStyle w:val="NoSpacing"/>
              <w:keepLines/>
              <w:rPr>
                <w:rFonts w:cstheme="minorHAnsi"/>
                <w:color w:val="000000"/>
              </w:rPr>
            </w:pPr>
          </w:p>
        </w:tc>
      </w:tr>
      <w:tr w:rsidR="003C1FA0" w:rsidRPr="00927D8E" w14:paraId="299B08EC"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9384AC" w14:textId="5B2A93A9" w:rsidR="003C1FA0" w:rsidRPr="00927D8E" w:rsidRDefault="003C1FA0" w:rsidP="00CD2394">
            <w:pPr>
              <w:pStyle w:val="NoSpacing"/>
              <w:keepLines/>
              <w:rPr>
                <w:rFonts w:cstheme="minorHAnsi"/>
                <w:color w:val="000000"/>
              </w:rPr>
            </w:pPr>
            <w:r w:rsidRPr="00927D8E">
              <w:rPr>
                <w:rFonts w:cstheme="minorHAnsi"/>
                <w:color w:val="000000"/>
              </w:rPr>
              <w:lastRenderedPageBreak/>
              <w:t>vincō</w:t>
            </w:r>
            <w:r w:rsidR="009D7C42">
              <w:rPr>
                <w:rFonts w:cstheme="minorHAnsi"/>
                <w:color w:val="000000"/>
              </w:rPr>
              <w:t>,</w:t>
            </w:r>
            <w:r w:rsidRPr="00927D8E">
              <w:rPr>
                <w:rFonts w:cstheme="minorHAnsi"/>
                <w:color w:val="000000"/>
              </w:rPr>
              <w:t xml:space="preserve"> vincere</w:t>
            </w:r>
            <w:r w:rsidR="009D7C42">
              <w:rPr>
                <w:rFonts w:cstheme="minorHAnsi"/>
                <w:color w:val="000000"/>
              </w:rPr>
              <w:t>,</w:t>
            </w:r>
            <w:r w:rsidRPr="00927D8E">
              <w:rPr>
                <w:rFonts w:cstheme="minorHAnsi"/>
                <w:color w:val="000000"/>
              </w:rPr>
              <w:t xml:space="preserve"> vīcī</w:t>
            </w:r>
            <w:r w:rsidR="009D7C42">
              <w:rPr>
                <w:rFonts w:cstheme="minorHAnsi"/>
                <w:color w:val="000000"/>
              </w:rPr>
              <w:t>,</w:t>
            </w:r>
            <w:r w:rsidRPr="00927D8E">
              <w:rPr>
                <w:rFonts w:cstheme="minorHAnsi"/>
                <w:color w:val="000000"/>
              </w:rPr>
              <w:t xml:space="preserve"> victus</w:t>
            </w:r>
          </w:p>
          <w:p w14:paraId="6755B969"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B6E5CE" w14:textId="77777777" w:rsidR="003C1FA0" w:rsidRPr="00927D8E" w:rsidRDefault="003C1FA0" w:rsidP="00CD2394">
            <w:pPr>
              <w:pStyle w:val="NoSpacing"/>
              <w:keepLines/>
              <w:rPr>
                <w:rFonts w:cstheme="minorHAnsi"/>
                <w:color w:val="000000"/>
              </w:rPr>
            </w:pPr>
            <w:r w:rsidRPr="00927D8E">
              <w:rPr>
                <w:rFonts w:cstheme="minorHAnsi"/>
                <w:color w:val="000000"/>
              </w:rPr>
              <w:t>to conquer</w:t>
            </w:r>
          </w:p>
        </w:tc>
      </w:tr>
      <w:tr w:rsidR="003C1FA0" w:rsidRPr="00927D8E" w14:paraId="7BF080CE"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B20D97" w14:textId="1D236A8C" w:rsidR="003C1FA0" w:rsidRPr="00927D8E" w:rsidRDefault="003C1FA0" w:rsidP="00CD2394">
            <w:pPr>
              <w:pStyle w:val="NoSpacing"/>
              <w:keepLines/>
              <w:rPr>
                <w:rFonts w:cstheme="minorHAnsi"/>
                <w:color w:val="000000"/>
              </w:rPr>
            </w:pPr>
            <w:r w:rsidRPr="00927D8E">
              <w:rPr>
                <w:rFonts w:cstheme="minorHAnsi"/>
                <w:color w:val="000000"/>
              </w:rPr>
              <w:t>pōnō</w:t>
            </w:r>
            <w:r w:rsidR="009D7C42">
              <w:rPr>
                <w:rFonts w:cstheme="minorHAnsi"/>
                <w:color w:val="000000"/>
              </w:rPr>
              <w:t>,</w:t>
            </w:r>
            <w:r w:rsidRPr="00927D8E">
              <w:rPr>
                <w:rFonts w:cstheme="minorHAnsi"/>
                <w:color w:val="000000"/>
              </w:rPr>
              <w:t xml:space="preserve"> pōnere</w:t>
            </w:r>
            <w:r w:rsidR="009D7C42">
              <w:rPr>
                <w:rFonts w:cstheme="minorHAnsi"/>
                <w:color w:val="000000"/>
              </w:rPr>
              <w:t>,</w:t>
            </w:r>
            <w:r w:rsidRPr="00927D8E">
              <w:rPr>
                <w:rFonts w:cstheme="minorHAnsi"/>
                <w:color w:val="000000"/>
              </w:rPr>
              <w:t xml:space="preserve"> posuī</w:t>
            </w:r>
            <w:r w:rsidR="009D7C42">
              <w:rPr>
                <w:rFonts w:cstheme="minorHAnsi"/>
                <w:color w:val="000000"/>
              </w:rPr>
              <w:t>,</w:t>
            </w:r>
            <w:r w:rsidRPr="00927D8E">
              <w:rPr>
                <w:rFonts w:cstheme="minorHAnsi"/>
                <w:color w:val="000000"/>
              </w:rPr>
              <w:t xml:space="preserve"> positus </w:t>
            </w:r>
          </w:p>
          <w:p w14:paraId="38C03B1D"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A89888" w14:textId="77777777" w:rsidR="003C1FA0" w:rsidRPr="00927D8E" w:rsidRDefault="003C1FA0" w:rsidP="00CD2394">
            <w:pPr>
              <w:pStyle w:val="NoSpacing"/>
              <w:keepLines/>
              <w:rPr>
                <w:rFonts w:cstheme="minorHAnsi"/>
                <w:color w:val="000000"/>
              </w:rPr>
            </w:pPr>
            <w:r w:rsidRPr="00927D8E">
              <w:rPr>
                <w:rFonts w:cstheme="minorHAnsi"/>
                <w:color w:val="000000"/>
              </w:rPr>
              <w:t>to put, place; put aside</w:t>
            </w:r>
          </w:p>
        </w:tc>
      </w:tr>
      <w:tr w:rsidR="003C1FA0" w:rsidRPr="00927D8E" w14:paraId="37048899"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8A5226" w14:textId="6954923D" w:rsidR="003C1FA0" w:rsidRPr="00927D8E" w:rsidRDefault="003C1FA0" w:rsidP="00CD2394">
            <w:pPr>
              <w:pStyle w:val="NoSpacing"/>
              <w:keepLines/>
              <w:rPr>
                <w:rFonts w:cstheme="minorHAnsi"/>
                <w:color w:val="000000"/>
              </w:rPr>
            </w:pPr>
            <w:r w:rsidRPr="00927D8E">
              <w:rPr>
                <w:rFonts w:cstheme="minorHAnsi"/>
                <w:color w:val="000000"/>
              </w:rPr>
              <w:t>capiō</w:t>
            </w:r>
            <w:r w:rsidR="009D7C42">
              <w:rPr>
                <w:rFonts w:cstheme="minorHAnsi"/>
                <w:color w:val="000000"/>
              </w:rPr>
              <w:t>,</w:t>
            </w:r>
            <w:r w:rsidRPr="00927D8E">
              <w:rPr>
                <w:rFonts w:cstheme="minorHAnsi"/>
                <w:color w:val="000000"/>
              </w:rPr>
              <w:t xml:space="preserve"> capere</w:t>
            </w:r>
            <w:r w:rsidR="009D7C42">
              <w:rPr>
                <w:rFonts w:cstheme="minorHAnsi"/>
                <w:color w:val="000000"/>
              </w:rPr>
              <w:t>,</w:t>
            </w:r>
            <w:r w:rsidRPr="00927D8E">
              <w:rPr>
                <w:rFonts w:cstheme="minorHAnsi"/>
                <w:color w:val="000000"/>
              </w:rPr>
              <w:t xml:space="preserve"> cēpī</w:t>
            </w:r>
            <w:r w:rsidR="009D7C42">
              <w:rPr>
                <w:rFonts w:cstheme="minorHAnsi"/>
                <w:color w:val="000000"/>
              </w:rPr>
              <w:t>,</w:t>
            </w:r>
            <w:r w:rsidRPr="00927D8E">
              <w:rPr>
                <w:rFonts w:cstheme="minorHAnsi"/>
                <w:color w:val="000000"/>
              </w:rPr>
              <w:t xml:space="preserve"> captus*</w:t>
            </w:r>
            <w:r>
              <w:rPr>
                <w:rFonts w:cstheme="minorHAnsi"/>
                <w:color w:val="000000"/>
              </w:rPr>
              <w:t>*</w:t>
            </w:r>
          </w:p>
          <w:p w14:paraId="597E6A9F"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CD4866" w14:textId="77777777" w:rsidR="003C1FA0" w:rsidRPr="00927D8E" w:rsidRDefault="003C1FA0" w:rsidP="00CD2394">
            <w:pPr>
              <w:pStyle w:val="NoSpacing"/>
              <w:keepLines/>
              <w:rPr>
                <w:rFonts w:cstheme="minorHAnsi"/>
                <w:color w:val="000000"/>
              </w:rPr>
            </w:pPr>
            <w:r w:rsidRPr="00927D8E">
              <w:rPr>
                <w:rFonts w:cstheme="minorHAnsi"/>
                <w:color w:val="000000"/>
              </w:rPr>
              <w:t xml:space="preserve">to seize </w:t>
            </w:r>
          </w:p>
          <w:p w14:paraId="1B5F6DD0" w14:textId="77777777" w:rsidR="003C1FA0" w:rsidRPr="00927D8E" w:rsidRDefault="003C1FA0" w:rsidP="00CD2394">
            <w:pPr>
              <w:pStyle w:val="NoSpacing"/>
              <w:keepLines/>
              <w:rPr>
                <w:rFonts w:cstheme="minorHAnsi"/>
                <w:color w:val="000000"/>
              </w:rPr>
            </w:pPr>
          </w:p>
        </w:tc>
      </w:tr>
      <w:tr w:rsidR="003C1FA0" w:rsidRPr="00927D8E" w14:paraId="35BA3096"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F92CB9" w14:textId="5EAC1291" w:rsidR="003C1FA0" w:rsidRPr="00927D8E" w:rsidRDefault="003C1FA0" w:rsidP="00CD2394">
            <w:pPr>
              <w:pStyle w:val="NoSpacing"/>
              <w:keepLines/>
              <w:rPr>
                <w:rFonts w:cstheme="minorHAnsi"/>
                <w:color w:val="000000"/>
              </w:rPr>
            </w:pPr>
            <w:r w:rsidRPr="00927D8E">
              <w:rPr>
                <w:rFonts w:cstheme="minorHAnsi"/>
                <w:color w:val="000000"/>
              </w:rPr>
              <w:t>dūcō</w:t>
            </w:r>
            <w:r w:rsidR="009D7C42">
              <w:rPr>
                <w:rFonts w:cstheme="minorHAnsi"/>
                <w:color w:val="000000"/>
              </w:rPr>
              <w:t>,</w:t>
            </w:r>
            <w:r w:rsidRPr="00927D8E">
              <w:rPr>
                <w:rFonts w:cstheme="minorHAnsi"/>
                <w:color w:val="000000"/>
              </w:rPr>
              <w:t xml:space="preserve"> dūcere</w:t>
            </w:r>
            <w:r w:rsidR="009D7C42">
              <w:rPr>
                <w:rFonts w:cstheme="minorHAnsi"/>
                <w:color w:val="000000"/>
              </w:rPr>
              <w:t>,</w:t>
            </w:r>
            <w:r w:rsidRPr="00927D8E">
              <w:rPr>
                <w:rFonts w:cstheme="minorHAnsi"/>
                <w:color w:val="000000"/>
              </w:rPr>
              <w:t xml:space="preserve"> dūxī</w:t>
            </w:r>
            <w:r w:rsidR="009D7C42">
              <w:rPr>
                <w:rFonts w:cstheme="minorHAnsi"/>
                <w:color w:val="000000"/>
              </w:rPr>
              <w:t>,</w:t>
            </w:r>
            <w:r w:rsidRPr="00927D8E">
              <w:rPr>
                <w:rFonts w:cstheme="minorHAnsi"/>
                <w:color w:val="000000"/>
              </w:rPr>
              <w:t xml:space="preserve"> ductus </w:t>
            </w:r>
          </w:p>
          <w:p w14:paraId="49359890"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2AA09C" w14:textId="77777777" w:rsidR="003C1FA0" w:rsidRPr="00927D8E" w:rsidRDefault="003C1FA0" w:rsidP="00CD2394">
            <w:pPr>
              <w:pStyle w:val="NoSpacing"/>
              <w:keepLines/>
              <w:rPr>
                <w:rFonts w:cstheme="minorHAnsi"/>
                <w:color w:val="000000"/>
              </w:rPr>
            </w:pPr>
            <w:r w:rsidRPr="00927D8E">
              <w:rPr>
                <w:rFonts w:cstheme="minorHAnsi"/>
                <w:color w:val="000000"/>
              </w:rPr>
              <w:t>to lead</w:t>
            </w:r>
          </w:p>
          <w:p w14:paraId="0660416A" w14:textId="77777777" w:rsidR="003C1FA0" w:rsidRPr="00927D8E" w:rsidRDefault="003C1FA0" w:rsidP="00CD2394">
            <w:pPr>
              <w:pStyle w:val="NoSpacing"/>
              <w:keepLines/>
              <w:rPr>
                <w:rFonts w:cstheme="minorHAnsi"/>
                <w:color w:val="000000"/>
              </w:rPr>
            </w:pPr>
          </w:p>
        </w:tc>
      </w:tr>
      <w:tr w:rsidR="003C1FA0" w:rsidRPr="00927D8E" w14:paraId="46CF1409"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E6C35B" w14:textId="2982F558" w:rsidR="003C1FA0" w:rsidRPr="00927D8E" w:rsidRDefault="003C1FA0" w:rsidP="00CD2394">
            <w:pPr>
              <w:pStyle w:val="NoSpacing"/>
              <w:keepLines/>
              <w:rPr>
                <w:rFonts w:cstheme="minorHAnsi"/>
                <w:color w:val="000000"/>
              </w:rPr>
            </w:pPr>
            <w:r w:rsidRPr="00927D8E">
              <w:rPr>
                <w:rFonts w:cstheme="minorHAnsi"/>
                <w:color w:val="000000"/>
              </w:rPr>
              <w:t>dēbeō</w:t>
            </w:r>
            <w:r w:rsidR="009D7C42">
              <w:rPr>
                <w:rFonts w:cstheme="minorHAnsi"/>
                <w:color w:val="000000"/>
              </w:rPr>
              <w:t>,</w:t>
            </w:r>
            <w:r w:rsidRPr="00927D8E">
              <w:rPr>
                <w:rFonts w:cstheme="minorHAnsi"/>
                <w:color w:val="000000"/>
              </w:rPr>
              <w:t xml:space="preserve"> dēbēre</w:t>
            </w:r>
            <w:r w:rsidR="009D7C42">
              <w:rPr>
                <w:rFonts w:cstheme="minorHAnsi"/>
                <w:color w:val="000000"/>
              </w:rPr>
              <w:t>,</w:t>
            </w:r>
            <w:r w:rsidRPr="00927D8E">
              <w:rPr>
                <w:rFonts w:cstheme="minorHAnsi"/>
                <w:color w:val="000000"/>
              </w:rPr>
              <w:t xml:space="preserve"> dēbuī</w:t>
            </w:r>
            <w:r w:rsidR="009D7C42">
              <w:rPr>
                <w:rFonts w:cstheme="minorHAnsi"/>
                <w:color w:val="000000"/>
              </w:rPr>
              <w:t>,</w:t>
            </w:r>
            <w:r w:rsidRPr="00927D8E">
              <w:rPr>
                <w:rFonts w:cstheme="minorHAnsi"/>
                <w:color w:val="000000"/>
              </w:rPr>
              <w:t xml:space="preserve"> dēbitus</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E1643C" w14:textId="77777777" w:rsidR="003C1FA0" w:rsidRPr="00927D8E" w:rsidRDefault="003C1FA0" w:rsidP="00CD2394">
            <w:pPr>
              <w:pStyle w:val="NoSpacing"/>
              <w:keepLines/>
              <w:rPr>
                <w:rFonts w:cstheme="minorHAnsi"/>
                <w:color w:val="000000"/>
              </w:rPr>
            </w:pPr>
            <w:r w:rsidRPr="00927D8E">
              <w:rPr>
                <w:rFonts w:cstheme="minorHAnsi"/>
                <w:color w:val="000000"/>
              </w:rPr>
              <w:t>to owe, be obliged (often with infinitive: “ought”)</w:t>
            </w:r>
          </w:p>
        </w:tc>
      </w:tr>
      <w:tr w:rsidR="003C1FA0" w:rsidRPr="00927D8E" w14:paraId="2FFC829D"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4066A1" w14:textId="722BB97E" w:rsidR="003C1FA0" w:rsidRPr="00927D8E" w:rsidRDefault="003C1FA0" w:rsidP="00CD2394">
            <w:pPr>
              <w:pStyle w:val="NoSpacing"/>
              <w:keepLines/>
              <w:rPr>
                <w:rFonts w:cstheme="minorHAnsi"/>
                <w:color w:val="000000"/>
              </w:rPr>
            </w:pPr>
            <w:r w:rsidRPr="00927D8E">
              <w:rPr>
                <w:rFonts w:cstheme="minorHAnsi"/>
                <w:color w:val="000000"/>
              </w:rPr>
              <w:t>vīvō</w:t>
            </w:r>
            <w:r w:rsidR="009D7C42">
              <w:rPr>
                <w:rFonts w:cstheme="minorHAnsi"/>
                <w:color w:val="000000"/>
              </w:rPr>
              <w:t>,</w:t>
            </w:r>
            <w:r w:rsidRPr="00927D8E">
              <w:rPr>
                <w:rFonts w:cstheme="minorHAnsi"/>
                <w:color w:val="000000"/>
              </w:rPr>
              <w:t xml:space="preserve"> vīvere</w:t>
            </w:r>
            <w:r w:rsidR="009D7C42">
              <w:rPr>
                <w:rFonts w:cstheme="minorHAnsi"/>
                <w:color w:val="000000"/>
              </w:rPr>
              <w:t>,</w:t>
            </w:r>
            <w:r w:rsidRPr="00927D8E">
              <w:rPr>
                <w:rFonts w:cstheme="minorHAnsi"/>
                <w:color w:val="000000"/>
              </w:rPr>
              <w:t xml:space="preserve"> vīxī</w:t>
            </w:r>
            <w:r w:rsidR="009D7C42">
              <w:rPr>
                <w:rFonts w:cstheme="minorHAnsi"/>
                <w:color w:val="000000"/>
              </w:rPr>
              <w:t>,</w:t>
            </w:r>
            <w:r w:rsidRPr="00927D8E">
              <w:rPr>
                <w:rFonts w:cstheme="minorHAnsi"/>
                <w:color w:val="000000"/>
              </w:rPr>
              <w:t xml:space="preserve"> vīctus</w:t>
            </w:r>
          </w:p>
          <w:p w14:paraId="6EADDB4B"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C2BDEA" w14:textId="77777777" w:rsidR="003C1FA0" w:rsidRPr="00927D8E" w:rsidRDefault="003C1FA0" w:rsidP="00CD2394">
            <w:pPr>
              <w:pStyle w:val="NoSpacing"/>
              <w:keepLines/>
              <w:rPr>
                <w:rFonts w:cstheme="minorHAnsi"/>
                <w:color w:val="000000"/>
              </w:rPr>
            </w:pPr>
            <w:r w:rsidRPr="00927D8E">
              <w:rPr>
                <w:rFonts w:cstheme="minorHAnsi"/>
                <w:color w:val="000000"/>
              </w:rPr>
              <w:t>to live</w:t>
            </w:r>
          </w:p>
        </w:tc>
      </w:tr>
      <w:tr w:rsidR="003C1FA0" w:rsidRPr="00927D8E" w14:paraId="5167D429"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2B9B41" w14:textId="373E1D52" w:rsidR="003C1FA0" w:rsidRPr="00927D8E" w:rsidRDefault="003C1FA0" w:rsidP="00CD2394">
            <w:pPr>
              <w:pStyle w:val="NoSpacing"/>
              <w:keepLines/>
              <w:rPr>
                <w:rFonts w:cstheme="minorHAnsi"/>
                <w:color w:val="000000"/>
              </w:rPr>
            </w:pPr>
            <w:r w:rsidRPr="00927D8E">
              <w:rPr>
                <w:rFonts w:cstheme="minorHAnsi"/>
                <w:color w:val="000000"/>
              </w:rPr>
              <w:t>rapiō</w:t>
            </w:r>
            <w:r w:rsidR="009D7C42">
              <w:rPr>
                <w:rFonts w:cstheme="minorHAnsi"/>
                <w:color w:val="000000"/>
              </w:rPr>
              <w:t>,</w:t>
            </w:r>
            <w:r w:rsidRPr="00927D8E">
              <w:rPr>
                <w:rFonts w:cstheme="minorHAnsi"/>
                <w:color w:val="000000"/>
              </w:rPr>
              <w:t xml:space="preserve"> rapere</w:t>
            </w:r>
            <w:r w:rsidR="009D7C42">
              <w:rPr>
                <w:rFonts w:cstheme="minorHAnsi"/>
                <w:color w:val="000000"/>
              </w:rPr>
              <w:t>,</w:t>
            </w:r>
            <w:r w:rsidRPr="00927D8E">
              <w:rPr>
                <w:rFonts w:cstheme="minorHAnsi"/>
                <w:color w:val="000000"/>
              </w:rPr>
              <w:t xml:space="preserve"> rapuī</w:t>
            </w:r>
            <w:r w:rsidR="009D7C42">
              <w:rPr>
                <w:rFonts w:cstheme="minorHAnsi"/>
                <w:color w:val="000000"/>
              </w:rPr>
              <w:t>,</w:t>
            </w:r>
            <w:r w:rsidRPr="00927D8E">
              <w:rPr>
                <w:rFonts w:cstheme="minorHAnsi"/>
                <w:color w:val="000000"/>
              </w:rPr>
              <w:t xml:space="preserve"> raptus*</w:t>
            </w:r>
            <w:r>
              <w:rPr>
                <w:rFonts w:cstheme="minorHAnsi"/>
                <w:color w:val="000000"/>
              </w:rPr>
              <w:t>*</w:t>
            </w:r>
          </w:p>
          <w:p w14:paraId="74EFB466"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89834" w14:textId="77777777" w:rsidR="003C1FA0" w:rsidRPr="00927D8E" w:rsidRDefault="003C1FA0" w:rsidP="00CD2394">
            <w:pPr>
              <w:pStyle w:val="NoSpacing"/>
              <w:keepLines/>
              <w:rPr>
                <w:rFonts w:cstheme="minorHAnsi"/>
                <w:color w:val="000000"/>
              </w:rPr>
            </w:pPr>
            <w:r w:rsidRPr="00927D8E">
              <w:rPr>
                <w:rFonts w:cstheme="minorHAnsi"/>
                <w:color w:val="000000"/>
              </w:rPr>
              <w:t>to seize, tear away</w:t>
            </w:r>
          </w:p>
          <w:p w14:paraId="3823D324" w14:textId="77777777" w:rsidR="003C1FA0" w:rsidRPr="00927D8E" w:rsidRDefault="003C1FA0" w:rsidP="00CD2394">
            <w:pPr>
              <w:pStyle w:val="NoSpacing"/>
              <w:keepLines/>
              <w:rPr>
                <w:rFonts w:cstheme="minorHAnsi"/>
                <w:color w:val="000000"/>
              </w:rPr>
            </w:pPr>
          </w:p>
        </w:tc>
      </w:tr>
      <w:tr w:rsidR="003C1FA0" w:rsidRPr="00927D8E" w14:paraId="0FDF1123"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2F8B2" w14:textId="52B2ED5E" w:rsidR="003C1FA0" w:rsidRPr="00927D8E" w:rsidRDefault="003C1FA0" w:rsidP="00CD2394">
            <w:pPr>
              <w:pStyle w:val="NoSpacing"/>
              <w:keepLines/>
              <w:rPr>
                <w:rFonts w:cstheme="minorHAnsi"/>
                <w:color w:val="000000"/>
              </w:rPr>
            </w:pPr>
            <w:r>
              <w:rPr>
                <w:rFonts w:cstheme="minorHAnsi"/>
                <w:color w:val="000000"/>
              </w:rPr>
              <w:t>stō</w:t>
            </w:r>
            <w:r w:rsidR="009D7C42">
              <w:rPr>
                <w:rFonts w:cstheme="minorHAnsi"/>
                <w:color w:val="000000"/>
              </w:rPr>
              <w:t>,</w:t>
            </w:r>
            <w:r>
              <w:rPr>
                <w:rFonts w:cstheme="minorHAnsi"/>
                <w:color w:val="000000"/>
              </w:rPr>
              <w:t xml:space="preserve"> stāre</w:t>
            </w:r>
            <w:r w:rsidR="009D7C42">
              <w:rPr>
                <w:rFonts w:cstheme="minorHAnsi"/>
                <w:color w:val="000000"/>
              </w:rPr>
              <w:t>,</w:t>
            </w:r>
            <w:r>
              <w:rPr>
                <w:rFonts w:cstheme="minorHAnsi"/>
                <w:color w:val="000000"/>
              </w:rPr>
              <w:t xml:space="preserve"> stetī</w:t>
            </w:r>
            <w:r w:rsidR="009D7C42">
              <w:rPr>
                <w:rFonts w:cstheme="minorHAnsi"/>
                <w:color w:val="000000"/>
              </w:rPr>
              <w:t>,</w:t>
            </w:r>
            <w:r>
              <w:rPr>
                <w:rFonts w:cstheme="minorHAnsi"/>
                <w:color w:val="000000"/>
              </w:rPr>
              <w:t xml:space="preserve"> status</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4B894B" w14:textId="77777777" w:rsidR="003C1FA0" w:rsidRPr="00927D8E" w:rsidRDefault="003C1FA0" w:rsidP="00CD2394">
            <w:pPr>
              <w:pStyle w:val="NoSpacing"/>
              <w:keepLines/>
              <w:rPr>
                <w:rFonts w:cstheme="minorHAnsi"/>
                <w:color w:val="000000"/>
              </w:rPr>
            </w:pPr>
            <w:r>
              <w:rPr>
                <w:rFonts w:cstheme="minorHAnsi"/>
                <w:color w:val="000000"/>
              </w:rPr>
              <w:t>to stand, stand still</w:t>
            </w:r>
          </w:p>
        </w:tc>
      </w:tr>
      <w:tr w:rsidR="00DE0CF1" w:rsidRPr="00927D8E" w14:paraId="6536D7A5"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55F6D0" w14:textId="5BE95E75" w:rsidR="00DE0CF1" w:rsidRDefault="00DE0CF1" w:rsidP="00CD2394">
            <w:pPr>
              <w:pStyle w:val="NoSpacing"/>
              <w:keepLines/>
              <w:rPr>
                <w:rFonts w:cstheme="minorHAnsi"/>
                <w:color w:val="000000"/>
              </w:rPr>
            </w:pPr>
            <w:r>
              <w:rPr>
                <w:rFonts w:cstheme="minorHAnsi"/>
                <w:color w:val="000000"/>
              </w:rPr>
              <w:t>vol</w:t>
            </w:r>
            <w:r w:rsidR="007234F5">
              <w:rPr>
                <w:rFonts w:cstheme="minorHAnsi"/>
                <w:color w:val="000000"/>
              </w:rPr>
              <w:t>ō</w:t>
            </w:r>
            <w:r>
              <w:rPr>
                <w:rFonts w:cstheme="minorHAnsi"/>
                <w:color w:val="000000"/>
              </w:rPr>
              <w:t>...vult...volunt***</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EA511F" w14:textId="253DCBBB" w:rsidR="00DE0CF1" w:rsidRDefault="00DE0CF1" w:rsidP="00CD2394">
            <w:pPr>
              <w:pStyle w:val="NoSpacing"/>
              <w:keepLines/>
              <w:rPr>
                <w:rFonts w:cstheme="minorHAnsi"/>
                <w:color w:val="000000"/>
              </w:rPr>
            </w:pPr>
            <w:r>
              <w:rPr>
                <w:rFonts w:cstheme="minorHAnsi"/>
                <w:color w:val="000000"/>
              </w:rPr>
              <w:t>I want...he/she/it wants...they want</w:t>
            </w:r>
          </w:p>
        </w:tc>
      </w:tr>
      <w:tr w:rsidR="00DE0CF1" w:rsidRPr="00927D8E" w14:paraId="4536479E"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C0A0C2" w14:textId="77777777" w:rsidR="00DE0CF1" w:rsidRDefault="00DE0CF1"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E3DA30" w14:textId="77777777" w:rsidR="00DE0CF1" w:rsidRDefault="00DE0CF1" w:rsidP="00CD2394">
            <w:pPr>
              <w:pStyle w:val="NoSpacing"/>
              <w:keepLines/>
              <w:rPr>
                <w:rFonts w:cstheme="minorHAnsi"/>
                <w:color w:val="000000"/>
              </w:rPr>
            </w:pPr>
          </w:p>
        </w:tc>
      </w:tr>
      <w:tr w:rsidR="003C1FA0" w:rsidRPr="00927D8E" w14:paraId="3CEEF1A1"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A12E2C" w14:textId="77777777" w:rsidR="003C1FA0" w:rsidRPr="00927D8E" w:rsidRDefault="003C1FA0" w:rsidP="00CD2394">
            <w:pPr>
              <w:pStyle w:val="NoSpacing"/>
              <w:keepLines/>
              <w:rPr>
                <w:rFonts w:cstheme="minorHAnsi"/>
                <w:color w:val="000000"/>
              </w:rPr>
            </w:pPr>
            <w:r w:rsidRPr="00927D8E">
              <w:rPr>
                <w:rFonts w:cstheme="minorHAnsi"/>
                <w:b/>
                <w:bCs/>
                <w:color w:val="000000"/>
              </w:rPr>
              <w:t>Prepositions and Adverbs</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75529B" w14:textId="77777777" w:rsidR="003C1FA0" w:rsidRPr="00927D8E" w:rsidRDefault="003C1FA0" w:rsidP="00CD2394">
            <w:pPr>
              <w:pStyle w:val="NoSpacing"/>
              <w:keepLines/>
              <w:rPr>
                <w:rFonts w:cstheme="minorHAnsi"/>
                <w:szCs w:val="24"/>
              </w:rPr>
            </w:pPr>
          </w:p>
        </w:tc>
      </w:tr>
      <w:tr w:rsidR="003C1FA0" w:rsidRPr="00927D8E" w14:paraId="212001DE" w14:textId="77777777" w:rsidTr="008758E5">
        <w:trPr>
          <w:trHeight w:hRule="exact" w:val="35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B887ED" w14:textId="77777777" w:rsidR="003C1FA0" w:rsidRPr="00927D8E" w:rsidRDefault="003C1FA0" w:rsidP="00CD2394">
            <w:pPr>
              <w:pStyle w:val="NoSpacing"/>
              <w:keepLines/>
              <w:rPr>
                <w:rFonts w:cstheme="minorHAnsi"/>
                <w:color w:val="000000"/>
              </w:rPr>
            </w:pPr>
            <w:r w:rsidRPr="00927D8E">
              <w:rPr>
                <w:rFonts w:cstheme="minorHAnsi"/>
                <w:color w:val="000000"/>
              </w:rPr>
              <w:t>saepe</w:t>
            </w:r>
            <w:r w:rsidRPr="00927D8E">
              <w:rPr>
                <w:rFonts w:cstheme="minorHAnsi"/>
                <w:color w:val="000000"/>
              </w:rPr>
              <w:tab/>
            </w:r>
          </w:p>
          <w:p w14:paraId="03437228"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F20F4" w14:textId="77777777" w:rsidR="003C1FA0" w:rsidRPr="00927D8E" w:rsidRDefault="003C1FA0" w:rsidP="00CD2394">
            <w:pPr>
              <w:pStyle w:val="NoSpacing"/>
              <w:keepLines/>
              <w:rPr>
                <w:rFonts w:cstheme="minorHAnsi"/>
                <w:color w:val="000000"/>
              </w:rPr>
            </w:pPr>
            <w:r w:rsidRPr="00927D8E">
              <w:rPr>
                <w:rFonts w:cstheme="minorHAnsi"/>
                <w:color w:val="000000"/>
              </w:rPr>
              <w:t>often</w:t>
            </w:r>
          </w:p>
        </w:tc>
      </w:tr>
      <w:tr w:rsidR="003C1FA0" w:rsidRPr="00927D8E" w14:paraId="1ED7C8EF" w14:textId="77777777" w:rsidTr="008758E5">
        <w:trPr>
          <w:trHeight w:val="489"/>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F4683B" w14:textId="77777777" w:rsidR="003C1FA0" w:rsidRPr="00927D8E" w:rsidRDefault="003C1FA0" w:rsidP="00CD2394">
            <w:pPr>
              <w:pStyle w:val="NoSpacing"/>
              <w:keepLines/>
              <w:rPr>
                <w:rFonts w:cstheme="minorHAnsi"/>
                <w:color w:val="000000"/>
              </w:rPr>
            </w:pPr>
            <w:r w:rsidRPr="00927D8E">
              <w:rPr>
                <w:rFonts w:cstheme="minorHAnsi"/>
                <w:color w:val="000000"/>
              </w:rPr>
              <w:t>deinde/dein</w:t>
            </w:r>
            <w:r w:rsidRPr="00927D8E">
              <w:rPr>
                <w:rFonts w:cstheme="minorHAnsi"/>
                <w:color w:val="000000"/>
              </w:rPr>
              <w:tab/>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4F7D52" w14:textId="77777777" w:rsidR="003C1FA0" w:rsidRPr="00927D8E" w:rsidRDefault="003C1FA0" w:rsidP="00CD2394">
            <w:pPr>
              <w:pStyle w:val="NoSpacing"/>
              <w:keepLines/>
              <w:rPr>
                <w:rFonts w:cstheme="minorHAnsi"/>
                <w:color w:val="000000"/>
              </w:rPr>
            </w:pPr>
            <w:r w:rsidRPr="00927D8E">
              <w:rPr>
                <w:rFonts w:cstheme="minorHAnsi"/>
                <w:color w:val="000000"/>
              </w:rPr>
              <w:t>then, next</w:t>
            </w:r>
          </w:p>
          <w:p w14:paraId="2E877D1F" w14:textId="77777777" w:rsidR="003C1FA0" w:rsidRPr="00927D8E" w:rsidRDefault="003C1FA0" w:rsidP="00CD2394">
            <w:pPr>
              <w:pStyle w:val="NoSpacing"/>
              <w:keepLines/>
              <w:rPr>
                <w:rFonts w:cstheme="minorHAnsi"/>
                <w:color w:val="000000"/>
              </w:rPr>
            </w:pPr>
          </w:p>
        </w:tc>
      </w:tr>
      <w:tr w:rsidR="003C1FA0" w:rsidRPr="00927D8E" w14:paraId="67DD486C" w14:textId="77777777" w:rsidTr="008758E5">
        <w:trPr>
          <w:trHeight w:val="489"/>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4434EA" w14:textId="77777777" w:rsidR="003C1FA0" w:rsidRPr="00927D8E" w:rsidRDefault="003C1FA0" w:rsidP="00CD2394">
            <w:pPr>
              <w:pStyle w:val="NoSpacing"/>
              <w:keepLines/>
              <w:rPr>
                <w:rFonts w:cstheme="minorHAnsi"/>
                <w:color w:val="000000"/>
              </w:rPr>
            </w:pPr>
            <w:r w:rsidRPr="00927D8E">
              <w:rPr>
                <w:rFonts w:cstheme="minorHAnsi"/>
                <w:color w:val="000000"/>
              </w:rPr>
              <w:t xml:space="preserve">cum (+abl) </w:t>
            </w:r>
          </w:p>
          <w:p w14:paraId="6EAEE8C5" w14:textId="77777777" w:rsidR="003C1FA0" w:rsidRPr="00927D8E" w:rsidRDefault="003C1FA0" w:rsidP="00CD2394">
            <w:pPr>
              <w:pStyle w:val="NoSpacing"/>
              <w:keepLines/>
              <w:rPr>
                <w:rFonts w:cstheme="minorHAnsi"/>
                <w:color w:val="000000"/>
              </w:rPr>
            </w:pP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4BFC2" w14:textId="77777777" w:rsidR="003C1FA0" w:rsidRPr="00927D8E" w:rsidRDefault="003C1FA0" w:rsidP="00CD2394">
            <w:pPr>
              <w:pStyle w:val="NoSpacing"/>
              <w:keepLines/>
              <w:rPr>
                <w:rFonts w:cstheme="minorHAnsi"/>
                <w:color w:val="000000"/>
              </w:rPr>
            </w:pPr>
            <w:r w:rsidRPr="00927D8E">
              <w:rPr>
                <w:rFonts w:cstheme="minorHAnsi"/>
                <w:color w:val="000000"/>
              </w:rPr>
              <w:t>with</w:t>
            </w:r>
          </w:p>
        </w:tc>
      </w:tr>
      <w:tr w:rsidR="003C1FA0" w:rsidRPr="00927D8E" w14:paraId="3FCD3D87" w14:textId="77777777" w:rsidTr="008758E5">
        <w:trPr>
          <w:trHeight w:val="401"/>
        </w:trPr>
        <w:tc>
          <w:tcPr>
            <w:tcW w:w="4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033FF" w14:textId="77777777" w:rsidR="003C1FA0" w:rsidRPr="00927D8E" w:rsidRDefault="003C1FA0" w:rsidP="00CD2394">
            <w:pPr>
              <w:pStyle w:val="NoSpacing"/>
              <w:keepLines/>
              <w:rPr>
                <w:rFonts w:cstheme="minorHAnsi"/>
                <w:color w:val="000000"/>
              </w:rPr>
            </w:pPr>
            <w:r w:rsidRPr="00927D8E">
              <w:rPr>
                <w:rFonts w:cstheme="minorHAnsi"/>
                <w:color w:val="000000"/>
              </w:rPr>
              <w:t xml:space="preserve">inter (+acc) </w:t>
            </w:r>
          </w:p>
        </w:tc>
        <w:tc>
          <w:tcPr>
            <w:tcW w:w="5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479287" w14:textId="77777777" w:rsidR="003C1FA0" w:rsidRPr="00927D8E" w:rsidRDefault="003C1FA0" w:rsidP="00CD2394">
            <w:pPr>
              <w:pStyle w:val="NoSpacing"/>
              <w:keepLines/>
              <w:rPr>
                <w:rFonts w:cstheme="minorHAnsi"/>
                <w:color w:val="000000"/>
              </w:rPr>
            </w:pPr>
            <w:r w:rsidRPr="00927D8E">
              <w:rPr>
                <w:rFonts w:cstheme="minorHAnsi"/>
                <w:color w:val="000000"/>
              </w:rPr>
              <w:t>between, among</w:t>
            </w:r>
          </w:p>
        </w:tc>
      </w:tr>
    </w:tbl>
    <w:p w14:paraId="3FBE40E1" w14:textId="77777777" w:rsidR="003C1FA0" w:rsidRPr="00927D8E" w:rsidRDefault="003C1FA0" w:rsidP="00CD2394">
      <w:pPr>
        <w:pStyle w:val="NoSpacing"/>
        <w:keepLines/>
        <w:rPr>
          <w:rFonts w:cstheme="minorHAnsi"/>
          <w:color w:val="000000"/>
          <w:szCs w:val="24"/>
        </w:rPr>
      </w:pPr>
    </w:p>
    <w:p w14:paraId="00CBD39B" w14:textId="77777777" w:rsidR="003C1FA0" w:rsidRPr="006024EB" w:rsidRDefault="003C1FA0" w:rsidP="00CD2394">
      <w:pPr>
        <w:pStyle w:val="NoSpacing"/>
        <w:keepLines/>
        <w:rPr>
          <w:rFonts w:cstheme="minorHAnsi"/>
          <w:color w:val="000000"/>
          <w:szCs w:val="24"/>
        </w:rPr>
      </w:pPr>
      <w:r>
        <w:rPr>
          <w:rFonts w:cstheme="minorHAnsi"/>
          <w:color w:val="000000"/>
          <w:szCs w:val="24"/>
        </w:rPr>
        <w:t xml:space="preserve">*possum: this verb is a compound of </w:t>
      </w:r>
      <w:r>
        <w:rPr>
          <w:rFonts w:cstheme="minorHAnsi"/>
          <w:i/>
          <w:color w:val="000000"/>
          <w:szCs w:val="24"/>
        </w:rPr>
        <w:t>pot-</w:t>
      </w:r>
      <w:r>
        <w:rPr>
          <w:rFonts w:cstheme="minorHAnsi"/>
          <w:color w:val="000000"/>
          <w:szCs w:val="24"/>
        </w:rPr>
        <w:t xml:space="preserve"> (power, ability) and </w:t>
      </w:r>
      <w:r>
        <w:rPr>
          <w:rFonts w:cstheme="minorHAnsi"/>
          <w:i/>
          <w:color w:val="000000"/>
          <w:szCs w:val="24"/>
        </w:rPr>
        <w:t xml:space="preserve">sum </w:t>
      </w:r>
      <w:r>
        <w:rPr>
          <w:rFonts w:cstheme="minorHAnsi"/>
          <w:color w:val="000000"/>
          <w:szCs w:val="24"/>
        </w:rPr>
        <w:t xml:space="preserve">(to be). If the form of sum starts with an </w:t>
      </w:r>
      <w:r>
        <w:rPr>
          <w:rFonts w:cstheme="minorHAnsi"/>
          <w:i/>
          <w:color w:val="000000"/>
          <w:szCs w:val="24"/>
        </w:rPr>
        <w:t>s</w:t>
      </w:r>
      <w:r>
        <w:rPr>
          <w:rFonts w:cstheme="minorHAnsi"/>
          <w:color w:val="000000"/>
          <w:szCs w:val="24"/>
        </w:rPr>
        <w:t xml:space="preserve">, then the stem </w:t>
      </w:r>
      <w:r w:rsidRPr="006024EB">
        <w:rPr>
          <w:rStyle w:val="Strong"/>
        </w:rPr>
        <w:t>assimilates</w:t>
      </w:r>
      <w:r>
        <w:rPr>
          <w:rFonts w:cstheme="minorHAnsi"/>
          <w:color w:val="000000"/>
          <w:szCs w:val="24"/>
        </w:rPr>
        <w:t xml:space="preserve"> to </w:t>
      </w:r>
      <w:r>
        <w:rPr>
          <w:rFonts w:cstheme="minorHAnsi"/>
          <w:i/>
          <w:color w:val="000000"/>
          <w:szCs w:val="24"/>
        </w:rPr>
        <w:t>pos-</w:t>
      </w:r>
      <w:r>
        <w:rPr>
          <w:rFonts w:cstheme="minorHAnsi"/>
          <w:color w:val="000000"/>
          <w:szCs w:val="24"/>
        </w:rPr>
        <w:t xml:space="preserve"> (</w:t>
      </w:r>
      <w:r w:rsidRPr="006024EB">
        <w:rPr>
          <w:rFonts w:cstheme="minorHAnsi"/>
          <w:color w:val="000000"/>
          <w:szCs w:val="24"/>
        </w:rPr>
        <w:t>e.g.,</w:t>
      </w:r>
      <w:r>
        <w:rPr>
          <w:rFonts w:cstheme="minorHAnsi"/>
          <w:i/>
          <w:color w:val="000000"/>
          <w:szCs w:val="24"/>
        </w:rPr>
        <w:t xml:space="preserve"> possum, possunt</w:t>
      </w:r>
      <w:r>
        <w:rPr>
          <w:rFonts w:cstheme="minorHAnsi"/>
          <w:color w:val="000000"/>
          <w:szCs w:val="24"/>
        </w:rPr>
        <w:t xml:space="preserve">). If the form of sum starts with an e, the stem remains </w:t>
      </w:r>
      <w:r>
        <w:rPr>
          <w:rFonts w:cstheme="minorHAnsi"/>
          <w:i/>
          <w:color w:val="000000"/>
          <w:szCs w:val="24"/>
        </w:rPr>
        <w:t xml:space="preserve">pot- </w:t>
      </w:r>
      <w:r>
        <w:rPr>
          <w:rFonts w:cstheme="minorHAnsi"/>
          <w:color w:val="000000"/>
          <w:szCs w:val="24"/>
        </w:rPr>
        <w:t xml:space="preserve">(e.g., </w:t>
      </w:r>
      <w:r>
        <w:rPr>
          <w:rFonts w:cstheme="minorHAnsi"/>
          <w:i/>
          <w:color w:val="000000"/>
          <w:szCs w:val="24"/>
        </w:rPr>
        <w:t>potes, poteras</w:t>
      </w:r>
      <w:r>
        <w:rPr>
          <w:rFonts w:cstheme="minorHAnsi"/>
          <w:color w:val="000000"/>
          <w:szCs w:val="24"/>
        </w:rPr>
        <w:t>).</w:t>
      </w:r>
    </w:p>
    <w:p w14:paraId="268188F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w:t>
      </w:r>
      <w:r>
        <w:rPr>
          <w:rFonts w:cstheme="minorHAnsi"/>
          <w:color w:val="000000"/>
          <w:szCs w:val="24"/>
        </w:rPr>
        <w:t>*</w:t>
      </w:r>
      <w:r w:rsidRPr="00927D8E">
        <w:rPr>
          <w:rFonts w:cstheme="minorHAnsi"/>
          <w:color w:val="000000"/>
          <w:szCs w:val="24"/>
        </w:rPr>
        <w:t>Many verbs have multiple compound forms. For example, a prefix can be attached to capio to form: accipio (to receive); excipio (to remove);</w:t>
      </w:r>
      <w:r>
        <w:rPr>
          <w:rFonts w:cstheme="minorHAnsi"/>
          <w:color w:val="000000"/>
          <w:szCs w:val="24"/>
        </w:rPr>
        <w:t xml:space="preserve"> etc.</w:t>
      </w:r>
    </w:p>
    <w:p w14:paraId="526F8920" w14:textId="77777777" w:rsidR="003C1FA0" w:rsidRDefault="003C1FA0" w:rsidP="00CD2394">
      <w:pPr>
        <w:pStyle w:val="NoSpacing"/>
        <w:keepLines/>
        <w:rPr>
          <w:rFonts w:cstheme="minorHAnsi"/>
          <w:color w:val="000000"/>
          <w:szCs w:val="24"/>
        </w:rPr>
      </w:pPr>
      <w:r w:rsidRPr="00927D8E">
        <w:rPr>
          <w:rFonts w:cstheme="minorHAnsi"/>
          <w:color w:val="000000"/>
          <w:szCs w:val="24"/>
        </w:rPr>
        <w:t>By memorizing the common Latin prefixes, you’ll be able to learn multiple words just by learning the stem.</w:t>
      </w:r>
    </w:p>
    <w:p w14:paraId="783CA5AA" w14:textId="0750E91A" w:rsidR="00DE0CF1" w:rsidRPr="00927D8E" w:rsidRDefault="00DE0CF1" w:rsidP="00CD2394">
      <w:pPr>
        <w:pStyle w:val="NoSpacing"/>
        <w:keepLines/>
        <w:rPr>
          <w:rFonts w:cstheme="minorHAnsi"/>
          <w:color w:val="000000"/>
          <w:szCs w:val="24"/>
        </w:rPr>
      </w:pPr>
      <w:r>
        <w:rPr>
          <w:rFonts w:cstheme="minorHAnsi"/>
          <w:color w:val="000000"/>
          <w:szCs w:val="24"/>
        </w:rPr>
        <w:t>***For now, this irregular verb will only be used in 1</w:t>
      </w:r>
      <w:r w:rsidRPr="00DE0CF1">
        <w:rPr>
          <w:rFonts w:cstheme="minorHAnsi"/>
          <w:color w:val="000000"/>
          <w:szCs w:val="24"/>
          <w:vertAlign w:val="superscript"/>
        </w:rPr>
        <w:t>st</w:t>
      </w:r>
      <w:r>
        <w:rPr>
          <w:rFonts w:cstheme="minorHAnsi"/>
          <w:color w:val="000000"/>
          <w:szCs w:val="24"/>
        </w:rPr>
        <w:t xml:space="preserve"> singular, 3</w:t>
      </w:r>
      <w:r w:rsidRPr="00DE0CF1">
        <w:rPr>
          <w:rFonts w:cstheme="minorHAnsi"/>
          <w:color w:val="000000"/>
          <w:szCs w:val="24"/>
          <w:vertAlign w:val="superscript"/>
        </w:rPr>
        <w:t>rd</w:t>
      </w:r>
      <w:r>
        <w:rPr>
          <w:rFonts w:cstheme="minorHAnsi"/>
          <w:color w:val="000000"/>
          <w:szCs w:val="24"/>
        </w:rPr>
        <w:t xml:space="preserve"> singular, and 3</w:t>
      </w:r>
      <w:r w:rsidRPr="00DE0CF1">
        <w:rPr>
          <w:rFonts w:cstheme="minorHAnsi"/>
          <w:color w:val="000000"/>
          <w:szCs w:val="24"/>
          <w:vertAlign w:val="superscript"/>
        </w:rPr>
        <w:t>rd</w:t>
      </w:r>
      <w:r>
        <w:rPr>
          <w:rFonts w:cstheme="minorHAnsi"/>
          <w:color w:val="000000"/>
          <w:szCs w:val="24"/>
        </w:rPr>
        <w:t xml:space="preserve"> plural forms.</w:t>
      </w:r>
    </w:p>
    <w:p w14:paraId="1BEC7478" w14:textId="77777777" w:rsidR="003C1FA0" w:rsidRPr="00927D8E" w:rsidRDefault="003C1FA0" w:rsidP="00CD2394">
      <w:pPr>
        <w:pStyle w:val="NoSpacing"/>
        <w:keepLines/>
        <w:rPr>
          <w:rFonts w:cstheme="minorHAnsi"/>
          <w:color w:val="000000"/>
          <w:szCs w:val="24"/>
        </w:rPr>
      </w:pPr>
    </w:p>
    <w:p w14:paraId="593CE7A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These are the most common prefixes:</w:t>
      </w:r>
    </w:p>
    <w:p w14:paraId="1090A7A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ab/a/abs: away</w:t>
      </w:r>
    </w:p>
    <w:p w14:paraId="187C4FF1" w14:textId="00A8587F"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ad: toward *note that the “d” in this prefix often changes to match the first letter of the stem verb (e.g., accipio). This is called </w:t>
      </w:r>
      <w:r w:rsidRPr="006024EB">
        <w:rPr>
          <w:rStyle w:val="Strong"/>
        </w:rPr>
        <w:t>assimilation</w:t>
      </w:r>
      <w:r w:rsidRPr="00927D8E">
        <w:rPr>
          <w:rFonts w:cstheme="minorHAnsi"/>
          <w:color w:val="000000"/>
          <w:szCs w:val="24"/>
        </w:rPr>
        <w:t>.</w:t>
      </w:r>
      <w:r w:rsidR="00B57F68">
        <w:rPr>
          <w:rFonts w:cstheme="minorHAnsi"/>
          <w:color w:val="000000"/>
          <w:szCs w:val="24"/>
        </w:rPr>
        <w:t xml:space="preserve"> Likewise, if this happens, an </w:t>
      </w:r>
      <w:r w:rsidR="00B57F68">
        <w:rPr>
          <w:rFonts w:cstheme="minorHAnsi"/>
          <w:i/>
          <w:iCs/>
          <w:color w:val="000000"/>
          <w:szCs w:val="24"/>
        </w:rPr>
        <w:t>a</w:t>
      </w:r>
      <w:r w:rsidR="00B57F68">
        <w:rPr>
          <w:rFonts w:cstheme="minorHAnsi"/>
          <w:color w:val="000000"/>
          <w:szCs w:val="24"/>
        </w:rPr>
        <w:t xml:space="preserve"> or </w:t>
      </w:r>
      <w:r w:rsidR="00B57F68">
        <w:rPr>
          <w:rFonts w:cstheme="minorHAnsi"/>
          <w:i/>
          <w:iCs/>
          <w:color w:val="000000"/>
          <w:szCs w:val="24"/>
        </w:rPr>
        <w:t>e</w:t>
      </w:r>
      <w:r w:rsidR="00B57F68">
        <w:rPr>
          <w:rFonts w:cstheme="minorHAnsi"/>
          <w:color w:val="000000"/>
          <w:szCs w:val="24"/>
        </w:rPr>
        <w:t xml:space="preserve"> in the infinitive stem will change to an </w:t>
      </w:r>
      <w:r w:rsidR="00B57F68">
        <w:rPr>
          <w:rFonts w:cstheme="minorHAnsi"/>
          <w:i/>
          <w:iCs/>
          <w:color w:val="000000"/>
          <w:szCs w:val="24"/>
        </w:rPr>
        <w:t>i</w:t>
      </w:r>
      <w:r w:rsidR="00B57F68">
        <w:rPr>
          <w:rFonts w:cstheme="minorHAnsi"/>
          <w:color w:val="000000"/>
          <w:szCs w:val="24"/>
        </w:rPr>
        <w:t xml:space="preserve"> (so </w:t>
      </w:r>
      <w:r w:rsidR="00B57F68">
        <w:rPr>
          <w:rFonts w:cstheme="minorHAnsi"/>
          <w:i/>
          <w:iCs/>
          <w:color w:val="000000"/>
          <w:szCs w:val="24"/>
        </w:rPr>
        <w:t>c</w:t>
      </w:r>
      <w:r w:rsidR="00B57F68" w:rsidRPr="00B57F68">
        <w:rPr>
          <w:rFonts w:cstheme="minorHAnsi"/>
          <w:i/>
          <w:iCs/>
          <w:color w:val="000000"/>
          <w:szCs w:val="24"/>
          <w:u w:val="single"/>
        </w:rPr>
        <w:t>a</w:t>
      </w:r>
      <w:r w:rsidR="00B57F68">
        <w:rPr>
          <w:rFonts w:cstheme="minorHAnsi"/>
          <w:i/>
          <w:iCs/>
          <w:color w:val="000000"/>
          <w:szCs w:val="24"/>
        </w:rPr>
        <w:t xml:space="preserve">pere </w:t>
      </w:r>
      <w:r w:rsidR="00B57F68">
        <w:rPr>
          <w:rFonts w:cstheme="minorHAnsi"/>
          <w:color w:val="000000"/>
          <w:szCs w:val="24"/>
        </w:rPr>
        <w:t xml:space="preserve">becomes </w:t>
      </w:r>
      <w:r w:rsidR="00B57F68">
        <w:rPr>
          <w:rFonts w:cstheme="minorHAnsi"/>
          <w:i/>
          <w:iCs/>
          <w:color w:val="000000"/>
          <w:szCs w:val="24"/>
        </w:rPr>
        <w:t>acc</w:t>
      </w:r>
      <w:r w:rsidR="00B57F68" w:rsidRPr="00B57F68">
        <w:rPr>
          <w:rFonts w:cstheme="minorHAnsi"/>
          <w:i/>
          <w:iCs/>
          <w:color w:val="000000"/>
          <w:szCs w:val="24"/>
          <w:u w:val="single"/>
        </w:rPr>
        <w:t>i</w:t>
      </w:r>
      <w:r w:rsidR="00B57F68">
        <w:rPr>
          <w:rFonts w:cstheme="minorHAnsi"/>
          <w:i/>
          <w:iCs/>
          <w:color w:val="000000"/>
          <w:szCs w:val="24"/>
        </w:rPr>
        <w:t>pere</w:t>
      </w:r>
      <w:r w:rsidR="00B57F68">
        <w:rPr>
          <w:rFonts w:cstheme="minorHAnsi"/>
          <w:color w:val="000000"/>
          <w:szCs w:val="24"/>
        </w:rPr>
        <w:t>)</w:t>
      </w:r>
    </w:p>
    <w:p w14:paraId="741392B6" w14:textId="78B0D3BB" w:rsidR="003C1FA0" w:rsidRPr="00B57F68" w:rsidRDefault="003C1FA0" w:rsidP="00CD2394">
      <w:pPr>
        <w:pStyle w:val="NoSpacing"/>
        <w:keepLines/>
        <w:rPr>
          <w:rFonts w:cstheme="minorHAnsi"/>
          <w:color w:val="000000"/>
          <w:szCs w:val="24"/>
        </w:rPr>
      </w:pPr>
      <w:r w:rsidRPr="00927D8E">
        <w:rPr>
          <w:rFonts w:cstheme="minorHAnsi"/>
          <w:color w:val="000000"/>
          <w:szCs w:val="24"/>
        </w:rPr>
        <w:t>con/com: with, together, very (this prefix comes from the preposition cum; the final consonant also assimilates)</w:t>
      </w:r>
      <w:r w:rsidR="00B57F68">
        <w:rPr>
          <w:rFonts w:cstheme="minorHAnsi"/>
          <w:color w:val="000000"/>
          <w:szCs w:val="24"/>
        </w:rPr>
        <w:t xml:space="preserve">. </w:t>
      </w:r>
    </w:p>
    <w:p w14:paraId="2DF038DE"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dis: apart</w:t>
      </w:r>
    </w:p>
    <w:p w14:paraId="73C2741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en/em/in: into, against, not</w:t>
      </w:r>
    </w:p>
    <w:p w14:paraId="05EC6F3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ex, e, ef: out, from, completely</w:t>
      </w:r>
    </w:p>
    <w:p w14:paraId="5A73A1A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ob: toward, completely</w:t>
      </w:r>
    </w:p>
    <w:p w14:paraId="210DED4C" w14:textId="77777777" w:rsidR="003C1FA0" w:rsidRDefault="003C1FA0" w:rsidP="00CD2394">
      <w:pPr>
        <w:pStyle w:val="NoSpacing"/>
        <w:keepLines/>
        <w:rPr>
          <w:rFonts w:cstheme="minorHAnsi"/>
          <w:color w:val="000000"/>
          <w:szCs w:val="24"/>
        </w:rPr>
      </w:pPr>
      <w:r w:rsidRPr="00927D8E">
        <w:rPr>
          <w:rFonts w:cstheme="minorHAnsi"/>
          <w:color w:val="000000"/>
          <w:szCs w:val="24"/>
        </w:rPr>
        <w:t>per: through, completely</w:t>
      </w:r>
    </w:p>
    <w:p w14:paraId="2E553DB9" w14:textId="77777777" w:rsidR="003C1FA0" w:rsidRPr="00927D8E" w:rsidRDefault="003C1FA0" w:rsidP="00CD2394">
      <w:pPr>
        <w:pStyle w:val="NoSpacing"/>
        <w:keepLines/>
        <w:rPr>
          <w:rFonts w:cstheme="minorHAnsi"/>
          <w:color w:val="000000"/>
          <w:szCs w:val="24"/>
        </w:rPr>
      </w:pPr>
      <w:r>
        <w:rPr>
          <w:rFonts w:cstheme="minorHAnsi"/>
          <w:color w:val="000000"/>
          <w:szCs w:val="24"/>
        </w:rPr>
        <w:t>prae: before, in front of</w:t>
      </w:r>
    </w:p>
    <w:p w14:paraId="172DB62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re: back/again</w:t>
      </w:r>
    </w:p>
    <w:p w14:paraId="4FB0D43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sub: under (the final b often assimilates)</w:t>
      </w:r>
    </w:p>
    <w:p w14:paraId="4DCB60EF" w14:textId="77777777" w:rsidR="003C1FA0" w:rsidRDefault="003C1FA0" w:rsidP="00CD2394">
      <w:pPr>
        <w:pStyle w:val="NoSpacing"/>
        <w:keepLines/>
        <w:rPr>
          <w:rFonts w:cstheme="minorHAnsi"/>
          <w:color w:val="000000"/>
          <w:szCs w:val="24"/>
        </w:rPr>
      </w:pPr>
    </w:p>
    <w:p w14:paraId="0E5287D2" w14:textId="77777777" w:rsidR="003C1FA0" w:rsidRPr="00927D8E" w:rsidRDefault="003C1FA0" w:rsidP="00CD2394">
      <w:pPr>
        <w:pStyle w:val="Heading2"/>
      </w:pPr>
      <w:bookmarkStart w:id="56" w:name="_Toc158984994"/>
      <w:r>
        <w:lastRenderedPageBreak/>
        <w:t>supplementary vocabulary practice</w:t>
      </w:r>
      <w:bookmarkEnd w:id="56"/>
    </w:p>
    <w:p w14:paraId="0F313259" w14:textId="77777777" w:rsidR="003C1FA0" w:rsidRDefault="003C1FA0" w:rsidP="00CD2394">
      <w:pPr>
        <w:pStyle w:val="NoSpacing"/>
        <w:keepLines/>
        <w:rPr>
          <w:rFonts w:cstheme="minorHAnsi"/>
          <w:color w:val="000000"/>
          <w:szCs w:val="24"/>
        </w:rPr>
      </w:pPr>
      <w:r>
        <w:rPr>
          <w:rFonts w:cstheme="minorHAnsi"/>
          <w:color w:val="000000"/>
          <w:szCs w:val="24"/>
        </w:rPr>
        <w:t>For the following infinitives, give the prefix, stem, and definition of the verb. Check a dictionary for accuracy, but try not to look until you make an educated guess (use the compound form and derivatives). These do not need to be memorized for vocabulary, but learning their makeup will help with future translations:</w:t>
      </w:r>
    </w:p>
    <w:p w14:paraId="6D653681" w14:textId="77777777" w:rsidR="003C1FA0" w:rsidRDefault="003C1FA0" w:rsidP="00CD2394">
      <w:pPr>
        <w:pStyle w:val="NoSpacing"/>
        <w:keepLines/>
        <w:rPr>
          <w:rFonts w:cstheme="minorHAnsi"/>
          <w:color w:val="000000"/>
          <w:szCs w:val="24"/>
        </w:rPr>
      </w:pPr>
    </w:p>
    <w:p w14:paraId="5EE8D937" w14:textId="77777777" w:rsidR="003C1FA0" w:rsidRDefault="003C1FA0" w:rsidP="00CD2394">
      <w:pPr>
        <w:pStyle w:val="NoSpacing"/>
        <w:keepLines/>
        <w:rPr>
          <w:rFonts w:cstheme="minorHAnsi"/>
          <w:color w:val="000000"/>
          <w:szCs w:val="24"/>
        </w:rPr>
      </w:pPr>
      <w:r>
        <w:rPr>
          <w:rFonts w:cstheme="minorHAnsi"/>
          <w:color w:val="000000"/>
          <w:szCs w:val="24"/>
        </w:rPr>
        <w:t>Infinitive form</w:t>
      </w:r>
      <w:r>
        <w:rPr>
          <w:rFonts w:cstheme="minorHAnsi"/>
          <w:color w:val="000000"/>
          <w:szCs w:val="24"/>
        </w:rPr>
        <w:tab/>
      </w:r>
      <w:r>
        <w:rPr>
          <w:rFonts w:cstheme="minorHAnsi"/>
          <w:color w:val="000000"/>
          <w:szCs w:val="24"/>
        </w:rPr>
        <w:tab/>
        <w:t>stem + root</w:t>
      </w:r>
      <w:r>
        <w:rPr>
          <w:rFonts w:cstheme="minorHAnsi"/>
          <w:color w:val="000000"/>
          <w:szCs w:val="24"/>
        </w:rPr>
        <w:tab/>
      </w:r>
      <w:r>
        <w:rPr>
          <w:rFonts w:cstheme="minorHAnsi"/>
          <w:color w:val="000000"/>
          <w:szCs w:val="24"/>
        </w:rPr>
        <w:tab/>
        <w:t>definition (educated guess)</w:t>
      </w:r>
      <w:r>
        <w:rPr>
          <w:rFonts w:cstheme="minorHAnsi"/>
          <w:color w:val="000000"/>
          <w:szCs w:val="24"/>
        </w:rPr>
        <w:tab/>
        <w:t>dictionary definition</w:t>
      </w:r>
    </w:p>
    <w:p w14:paraId="25E1F19E" w14:textId="77777777" w:rsidR="003C1FA0" w:rsidRDefault="003C1FA0" w:rsidP="00CD2394">
      <w:pPr>
        <w:pStyle w:val="NoSpacing"/>
        <w:keepLines/>
        <w:rPr>
          <w:rFonts w:cstheme="minorHAnsi"/>
          <w:color w:val="000000"/>
          <w:szCs w:val="24"/>
        </w:rPr>
      </w:pPr>
    </w:p>
    <w:p w14:paraId="67FEFDAF" w14:textId="77777777" w:rsidR="003C1FA0" w:rsidRDefault="003C1FA0">
      <w:pPr>
        <w:pStyle w:val="ListParagraph"/>
        <w:keepLines/>
        <w:numPr>
          <w:ilvl w:val="0"/>
          <w:numId w:val="42"/>
        </w:numPr>
      </w:pPr>
      <w:r w:rsidRPr="007A75BE">
        <w:rPr>
          <w:i/>
        </w:rPr>
        <w:t>praestāre</w:t>
      </w:r>
      <w:r>
        <w:tab/>
        <w:t>_____________</w:t>
      </w:r>
      <w:r>
        <w:tab/>
      </w:r>
      <w:r>
        <w:tab/>
        <w:t>_____________________</w:t>
      </w:r>
      <w:r>
        <w:tab/>
        <w:t>___________________</w:t>
      </w:r>
      <w:r>
        <w:tab/>
      </w:r>
    </w:p>
    <w:p w14:paraId="3C5700C2" w14:textId="77777777" w:rsidR="003C1FA0" w:rsidRDefault="003C1FA0">
      <w:pPr>
        <w:pStyle w:val="ListParagraph"/>
        <w:keepLines/>
        <w:numPr>
          <w:ilvl w:val="0"/>
          <w:numId w:val="42"/>
        </w:numPr>
      </w:pPr>
      <w:r w:rsidRPr="007A75BE">
        <w:rPr>
          <w:i/>
        </w:rPr>
        <w:t>constāre</w:t>
      </w:r>
      <w:r w:rsidRPr="007A75BE">
        <w:rPr>
          <w:i/>
        </w:rPr>
        <w:tab/>
      </w:r>
      <w:r>
        <w:t>_____________</w:t>
      </w:r>
      <w:r>
        <w:tab/>
      </w:r>
      <w:r>
        <w:tab/>
        <w:t>_____________________</w:t>
      </w:r>
      <w:r>
        <w:tab/>
        <w:t>___________________</w:t>
      </w:r>
    </w:p>
    <w:p w14:paraId="70C4F8AD" w14:textId="77777777" w:rsidR="003C1FA0" w:rsidRDefault="003C1FA0">
      <w:pPr>
        <w:pStyle w:val="ListParagraph"/>
        <w:keepLines/>
        <w:numPr>
          <w:ilvl w:val="0"/>
          <w:numId w:val="42"/>
        </w:numPr>
      </w:pPr>
      <w:r w:rsidRPr="007A75BE">
        <w:rPr>
          <w:i/>
        </w:rPr>
        <w:t>adhibēre</w:t>
      </w:r>
      <w:r w:rsidRPr="007A75BE">
        <w:rPr>
          <w:i/>
        </w:rPr>
        <w:tab/>
      </w:r>
      <w:r>
        <w:t>_____________</w:t>
      </w:r>
      <w:r>
        <w:tab/>
      </w:r>
      <w:r>
        <w:tab/>
        <w:t>_____________________</w:t>
      </w:r>
      <w:r>
        <w:tab/>
        <w:t>___________________</w:t>
      </w:r>
    </w:p>
    <w:p w14:paraId="4F84FBC2" w14:textId="77777777" w:rsidR="003C1FA0" w:rsidRPr="007A75BE" w:rsidRDefault="003C1FA0">
      <w:pPr>
        <w:pStyle w:val="ListParagraph"/>
        <w:keepLines/>
        <w:numPr>
          <w:ilvl w:val="0"/>
          <w:numId w:val="42"/>
        </w:numPr>
        <w:rPr>
          <w:i/>
        </w:rPr>
      </w:pPr>
      <w:r w:rsidRPr="007A75BE">
        <w:rPr>
          <w:i/>
        </w:rPr>
        <w:t>accipere</w:t>
      </w:r>
      <w:r w:rsidRPr="007A75BE">
        <w:rPr>
          <w:i/>
        </w:rPr>
        <w:tab/>
      </w:r>
      <w:r>
        <w:t>_____________</w:t>
      </w:r>
      <w:r>
        <w:tab/>
      </w:r>
      <w:r>
        <w:tab/>
        <w:t>_____________________</w:t>
      </w:r>
      <w:r>
        <w:tab/>
        <w:t>___________________</w:t>
      </w:r>
    </w:p>
    <w:p w14:paraId="3BBB2582" w14:textId="77777777" w:rsidR="003C1FA0" w:rsidRPr="007A75BE" w:rsidRDefault="003C1FA0">
      <w:pPr>
        <w:pStyle w:val="ListParagraph"/>
        <w:keepLines/>
        <w:numPr>
          <w:ilvl w:val="0"/>
          <w:numId w:val="42"/>
        </w:numPr>
        <w:rPr>
          <w:i/>
        </w:rPr>
      </w:pPr>
      <w:r w:rsidRPr="007A75BE">
        <w:rPr>
          <w:i/>
        </w:rPr>
        <w:t>recipere</w:t>
      </w:r>
      <w:r w:rsidRPr="007A75BE">
        <w:rPr>
          <w:i/>
        </w:rPr>
        <w:tab/>
      </w:r>
      <w:r>
        <w:t>_____________</w:t>
      </w:r>
      <w:r>
        <w:tab/>
      </w:r>
      <w:r>
        <w:tab/>
        <w:t>_____________________</w:t>
      </w:r>
      <w:r>
        <w:tab/>
        <w:t>___________________</w:t>
      </w:r>
    </w:p>
    <w:p w14:paraId="159AB283" w14:textId="77777777" w:rsidR="003C1FA0" w:rsidRPr="007A75BE" w:rsidRDefault="003C1FA0">
      <w:pPr>
        <w:pStyle w:val="ListParagraph"/>
        <w:keepLines/>
        <w:numPr>
          <w:ilvl w:val="0"/>
          <w:numId w:val="42"/>
        </w:numPr>
        <w:rPr>
          <w:i/>
        </w:rPr>
      </w:pPr>
      <w:r w:rsidRPr="007A75BE">
        <w:rPr>
          <w:i/>
        </w:rPr>
        <w:t>eripere</w:t>
      </w:r>
      <w:r w:rsidRPr="007A75BE">
        <w:rPr>
          <w:i/>
        </w:rPr>
        <w:tab/>
      </w:r>
      <w:r w:rsidRPr="007A75BE">
        <w:rPr>
          <w:i/>
        </w:rPr>
        <w:tab/>
      </w:r>
      <w:r>
        <w:t>_____________</w:t>
      </w:r>
      <w:r>
        <w:tab/>
      </w:r>
      <w:r>
        <w:tab/>
        <w:t>_____________________</w:t>
      </w:r>
      <w:r>
        <w:tab/>
        <w:t>___________________</w:t>
      </w:r>
    </w:p>
    <w:p w14:paraId="6ABF0D99" w14:textId="77777777" w:rsidR="003C1FA0" w:rsidRPr="007A75BE" w:rsidRDefault="003C1FA0">
      <w:pPr>
        <w:pStyle w:val="ListParagraph"/>
        <w:keepLines/>
        <w:numPr>
          <w:ilvl w:val="0"/>
          <w:numId w:val="42"/>
        </w:numPr>
        <w:rPr>
          <w:i/>
        </w:rPr>
      </w:pPr>
      <w:r w:rsidRPr="007A75BE">
        <w:rPr>
          <w:i/>
        </w:rPr>
        <w:t>incipere</w:t>
      </w:r>
      <w:r w:rsidRPr="007A75BE">
        <w:rPr>
          <w:i/>
        </w:rPr>
        <w:tab/>
      </w:r>
      <w:r w:rsidRPr="007A75BE">
        <w:rPr>
          <w:i/>
        </w:rPr>
        <w:tab/>
      </w:r>
      <w:r>
        <w:t>_____________</w:t>
      </w:r>
      <w:r>
        <w:tab/>
      </w:r>
      <w:r>
        <w:tab/>
        <w:t>_____________________</w:t>
      </w:r>
      <w:r>
        <w:tab/>
        <w:t>___________________</w:t>
      </w:r>
    </w:p>
    <w:p w14:paraId="3E79A7C2" w14:textId="77777777" w:rsidR="003C1FA0" w:rsidRPr="007A75BE" w:rsidRDefault="003C1FA0">
      <w:pPr>
        <w:pStyle w:val="ListParagraph"/>
        <w:keepLines/>
        <w:numPr>
          <w:ilvl w:val="0"/>
          <w:numId w:val="42"/>
        </w:numPr>
        <w:rPr>
          <w:i/>
        </w:rPr>
      </w:pPr>
      <w:r w:rsidRPr="007A75BE">
        <w:rPr>
          <w:i/>
        </w:rPr>
        <w:t>efficere</w:t>
      </w:r>
      <w:r w:rsidRPr="007A75BE">
        <w:rPr>
          <w:i/>
        </w:rPr>
        <w:tab/>
      </w:r>
      <w:r w:rsidRPr="007A75BE">
        <w:rPr>
          <w:i/>
        </w:rPr>
        <w:tab/>
      </w:r>
      <w:r>
        <w:t>_____________</w:t>
      </w:r>
      <w:r>
        <w:tab/>
      </w:r>
      <w:r>
        <w:tab/>
        <w:t>_____________________</w:t>
      </w:r>
      <w:r>
        <w:tab/>
        <w:t>___________________</w:t>
      </w:r>
    </w:p>
    <w:p w14:paraId="5C259D02" w14:textId="77777777" w:rsidR="003C1FA0" w:rsidRPr="007A75BE" w:rsidRDefault="003C1FA0">
      <w:pPr>
        <w:pStyle w:val="ListParagraph"/>
        <w:keepLines/>
        <w:numPr>
          <w:ilvl w:val="0"/>
          <w:numId w:val="42"/>
        </w:numPr>
        <w:rPr>
          <w:i/>
        </w:rPr>
      </w:pPr>
      <w:r w:rsidRPr="007A75BE">
        <w:rPr>
          <w:i/>
        </w:rPr>
        <w:t>reddere</w:t>
      </w:r>
      <w:r w:rsidRPr="007A75BE">
        <w:rPr>
          <w:i/>
        </w:rPr>
        <w:tab/>
      </w:r>
      <w:r w:rsidRPr="007A75BE">
        <w:rPr>
          <w:i/>
        </w:rPr>
        <w:tab/>
      </w:r>
      <w:r>
        <w:t>_____________</w:t>
      </w:r>
      <w:r>
        <w:tab/>
      </w:r>
      <w:r>
        <w:tab/>
        <w:t>_____________________</w:t>
      </w:r>
      <w:r>
        <w:tab/>
        <w:t>___________________</w:t>
      </w:r>
    </w:p>
    <w:p w14:paraId="2A054645" w14:textId="77777777" w:rsidR="003C1FA0" w:rsidRPr="00DE1149" w:rsidRDefault="003C1FA0">
      <w:pPr>
        <w:pStyle w:val="ListParagraph"/>
        <w:keepLines/>
        <w:numPr>
          <w:ilvl w:val="0"/>
          <w:numId w:val="42"/>
        </w:numPr>
        <w:rPr>
          <w:i/>
        </w:rPr>
      </w:pPr>
      <w:r w:rsidRPr="007A75BE">
        <w:rPr>
          <w:i/>
        </w:rPr>
        <w:t>invenīre</w:t>
      </w:r>
      <w:r w:rsidRPr="007A75BE">
        <w:rPr>
          <w:i/>
        </w:rPr>
        <w:tab/>
      </w:r>
      <w:r w:rsidRPr="007A75BE">
        <w:rPr>
          <w:i/>
        </w:rPr>
        <w:tab/>
      </w:r>
      <w:r>
        <w:t>_____________</w:t>
      </w:r>
      <w:r>
        <w:tab/>
      </w:r>
      <w:r>
        <w:tab/>
        <w:t>_____________________</w:t>
      </w:r>
      <w:r>
        <w:tab/>
        <w:t>___________________</w:t>
      </w:r>
    </w:p>
    <w:p w14:paraId="672EFC83" w14:textId="4E8E21D8" w:rsidR="00DE1149" w:rsidRDefault="00DE1149">
      <w:pPr>
        <w:rPr>
          <w:i/>
        </w:rPr>
      </w:pPr>
      <w:r>
        <w:rPr>
          <w:i/>
        </w:rPr>
        <w:br w:type="page"/>
      </w:r>
    </w:p>
    <w:p w14:paraId="2765982A" w14:textId="164CA407" w:rsidR="003C1FA0" w:rsidRPr="008758E5" w:rsidRDefault="003C1FA0" w:rsidP="00CD2394">
      <w:pPr>
        <w:pStyle w:val="Heading1"/>
        <w:rPr>
          <w:rStyle w:val="Chaptertitle"/>
        </w:rPr>
      </w:pPr>
      <w:bookmarkStart w:id="57" w:name="_Toc158984995"/>
      <w:r w:rsidRPr="008758E5">
        <w:lastRenderedPageBreak/>
        <w:t>Imperative mood and passive voice</w:t>
      </w:r>
      <w:bookmarkEnd w:id="57"/>
    </w:p>
    <w:p w14:paraId="7F8B4797" w14:textId="77777777" w:rsidR="003C1FA0" w:rsidRPr="00EA2276" w:rsidRDefault="003C1FA0" w:rsidP="00CD2394">
      <w:pPr>
        <w:pStyle w:val="Heading3"/>
      </w:pPr>
      <w:bookmarkStart w:id="58" w:name="_Toc158984996"/>
      <w:r w:rsidRPr="00EA2276">
        <w:t>Principles of Grammar</w:t>
      </w:r>
      <w:bookmarkEnd w:id="58"/>
    </w:p>
    <w:p w14:paraId="1D465EDF" w14:textId="5D2215F9" w:rsidR="003C1FA0" w:rsidRPr="003D0E3A" w:rsidRDefault="003C1FA0" w:rsidP="00CD2394">
      <w:pPr>
        <w:pStyle w:val="NoSpacing"/>
        <w:keepLines/>
      </w:pPr>
      <w:r w:rsidRPr="003D0E3A">
        <w:t xml:space="preserve">Thus far we have covered 3 of the 5 attributes of verbs: person (1st, 2nd, 3rd); number (singular, plural), </w:t>
      </w:r>
      <w:r w:rsidR="00CD2394">
        <w:t>and tense</w:t>
      </w:r>
      <w:r w:rsidRPr="003D0E3A">
        <w:t xml:space="preserve"> (present, imperfect, and </w:t>
      </w:r>
      <w:r w:rsidR="00CD2394">
        <w:t>perfect</w:t>
      </w:r>
      <w:r w:rsidRPr="003D0E3A">
        <w:t>). In this chapter, you’ll learn about the remaining two attributes.</w:t>
      </w:r>
    </w:p>
    <w:p w14:paraId="2FB263F5" w14:textId="77777777" w:rsidR="003C1FA0" w:rsidRPr="00927D8E" w:rsidRDefault="003C1FA0" w:rsidP="00CD2394">
      <w:pPr>
        <w:pStyle w:val="NoSpacing"/>
        <w:keepLines/>
        <w:rPr>
          <w:rFonts w:cstheme="minorHAnsi"/>
        </w:rPr>
      </w:pPr>
    </w:p>
    <w:p w14:paraId="69B18AC3" w14:textId="77777777" w:rsidR="003C1FA0" w:rsidRPr="00927D8E" w:rsidRDefault="003C1FA0" w:rsidP="00CD2394">
      <w:pPr>
        <w:pStyle w:val="NoSpacing"/>
        <w:keepLines/>
        <w:rPr>
          <w:rFonts w:cstheme="minorHAnsi"/>
        </w:rPr>
      </w:pPr>
      <w:r w:rsidRPr="00AB5074">
        <w:rPr>
          <w:rStyle w:val="Heading5Char"/>
        </w:rPr>
        <w:t>Mood</w:t>
      </w:r>
      <w:r w:rsidRPr="00927D8E">
        <w:rPr>
          <w:rFonts w:cstheme="minorHAnsi"/>
        </w:rPr>
        <w:t xml:space="preserve">: </w:t>
      </w:r>
    </w:p>
    <w:p w14:paraId="5B255618" w14:textId="77777777" w:rsidR="003C1FA0" w:rsidRPr="00927D8E" w:rsidRDefault="003C1FA0" w:rsidP="00CD2394">
      <w:pPr>
        <w:pStyle w:val="NoSpacing"/>
        <w:keepLines/>
        <w:rPr>
          <w:rFonts w:cstheme="minorHAnsi"/>
        </w:rPr>
      </w:pPr>
      <w:r>
        <w:rPr>
          <w:rFonts w:cstheme="minorHAnsi"/>
        </w:rPr>
        <w:t>T</w:t>
      </w:r>
      <w:r w:rsidRPr="00927D8E">
        <w:rPr>
          <w:rFonts w:cstheme="minorHAnsi"/>
        </w:rPr>
        <w:t xml:space="preserve">he indicative, in which the speaker is just “indicating” what he/she perceives, </w:t>
      </w:r>
      <w:r>
        <w:rPr>
          <w:rFonts w:cstheme="minorHAnsi"/>
        </w:rPr>
        <w:t>has been the mood of all verbs thus far. T</w:t>
      </w:r>
      <w:r w:rsidRPr="00927D8E">
        <w:rPr>
          <w:rFonts w:cstheme="minorHAnsi"/>
        </w:rPr>
        <w:t>he imperative</w:t>
      </w:r>
      <w:r>
        <w:rPr>
          <w:rFonts w:cstheme="minorHAnsi"/>
        </w:rPr>
        <w:t xml:space="preserve"> mood</w:t>
      </w:r>
      <w:r w:rsidRPr="00927D8E">
        <w:rPr>
          <w:rFonts w:cstheme="minorHAnsi"/>
        </w:rPr>
        <w:t xml:space="preserve"> expresses the speaker’s will for something to happen. The most common imperative form (and the only one covered in this book) is the second person imperative. Although we don’t typically say “you” in English, it is implied in a phrase like “(you) Get the book for me.” Likewise, uses of the imperative are typically present tense and </w:t>
      </w:r>
      <w:r w:rsidRPr="002700CB">
        <w:rPr>
          <w:rStyle w:val="Strong"/>
        </w:rPr>
        <w:t>active voice</w:t>
      </w:r>
      <w:r w:rsidRPr="00927D8E">
        <w:rPr>
          <w:rFonts w:cstheme="minorHAnsi"/>
        </w:rPr>
        <w:t>.</w:t>
      </w:r>
    </w:p>
    <w:p w14:paraId="4264CF34" w14:textId="77777777" w:rsidR="003C1FA0" w:rsidRPr="00927D8E" w:rsidRDefault="003C1FA0" w:rsidP="00CD2394">
      <w:pPr>
        <w:pStyle w:val="NoSpacing"/>
        <w:keepLines/>
        <w:rPr>
          <w:rFonts w:cstheme="minorHAnsi"/>
        </w:rPr>
      </w:pPr>
    </w:p>
    <w:p w14:paraId="306DDABA" w14:textId="77777777" w:rsidR="003C1FA0" w:rsidRDefault="003C1FA0" w:rsidP="00CD2394">
      <w:pPr>
        <w:pStyle w:val="NoSpacing"/>
        <w:keepLines/>
        <w:rPr>
          <w:rFonts w:cstheme="minorHAnsi"/>
        </w:rPr>
      </w:pPr>
      <w:r w:rsidRPr="00AB5074">
        <w:rPr>
          <w:rStyle w:val="Heading5Char"/>
        </w:rPr>
        <w:t>Voice</w:t>
      </w:r>
      <w:r w:rsidRPr="00927D8E">
        <w:rPr>
          <w:rFonts w:cstheme="minorHAnsi"/>
        </w:rPr>
        <w:t xml:space="preserve">: </w:t>
      </w:r>
      <w:r>
        <w:rPr>
          <w:rFonts w:cstheme="minorHAnsi"/>
        </w:rPr>
        <w:t xml:space="preserve">In grammatical terms, voice refers to the relationship between the subject and the action. </w:t>
      </w:r>
      <w:r w:rsidRPr="00927D8E">
        <w:rPr>
          <w:rFonts w:cstheme="minorHAnsi"/>
        </w:rPr>
        <w:t xml:space="preserve">In Latin and English, the </w:t>
      </w:r>
      <w:r w:rsidRPr="00D34CFC">
        <w:rPr>
          <w:rStyle w:val="Strong"/>
        </w:rPr>
        <w:t>passive voice</w:t>
      </w:r>
      <w:r w:rsidRPr="00927D8E">
        <w:rPr>
          <w:rFonts w:cstheme="minorHAnsi"/>
        </w:rPr>
        <w:t xml:space="preserve"> is used when t</w:t>
      </w:r>
      <w:r>
        <w:rPr>
          <w:rFonts w:cstheme="minorHAnsi"/>
        </w:rPr>
        <w:t>he subject receives the action. Until now, we have only used sentences in which the subject performs the action (active) or describes the predicate (linking). Transitive verbs can be active or passive; intransitive verbs are rarely passive (it is impossible to “be remained”).</w:t>
      </w:r>
    </w:p>
    <w:p w14:paraId="016CED70" w14:textId="77777777" w:rsidR="003C1FA0" w:rsidRDefault="003C1FA0" w:rsidP="00CD2394">
      <w:pPr>
        <w:pStyle w:val="NoSpacing"/>
        <w:keepLines/>
        <w:rPr>
          <w:rFonts w:cstheme="minorHAnsi"/>
        </w:rPr>
      </w:pPr>
    </w:p>
    <w:p w14:paraId="4ADD8953" w14:textId="5DFB840D" w:rsidR="003C1FA0" w:rsidRDefault="003C1FA0" w:rsidP="00CD2394">
      <w:pPr>
        <w:pStyle w:val="NoSpacing"/>
        <w:keepLines/>
        <w:rPr>
          <w:rFonts w:cstheme="minorHAnsi"/>
        </w:rPr>
      </w:pPr>
      <w:r>
        <w:rPr>
          <w:rFonts w:cstheme="minorHAnsi"/>
        </w:rPr>
        <w:t>Passive voice can be frustrating and difficult for students in the beginning, but it is commonly used in Latin. In fact, learning the rules in Latin often helps students with their English use. Active and passive voice clauses can contain the same information</w:t>
      </w:r>
      <w:r w:rsidR="007E454A">
        <w:rPr>
          <w:rFonts w:cstheme="minorHAnsi"/>
        </w:rPr>
        <w:t>,</w:t>
      </w:r>
      <w:r>
        <w:rPr>
          <w:rFonts w:cstheme="minorHAnsi"/>
        </w:rPr>
        <w:t xml:space="preserve"> but the</w:t>
      </w:r>
      <w:r w:rsidR="007E454A">
        <w:rPr>
          <w:rFonts w:cstheme="minorHAnsi"/>
        </w:rPr>
        <w:t>y</w:t>
      </w:r>
      <w:r>
        <w:rPr>
          <w:rFonts w:cstheme="minorHAnsi"/>
        </w:rPr>
        <w:t xml:space="preserve"> emphasize different parts.</w:t>
      </w:r>
    </w:p>
    <w:p w14:paraId="2FEA125E" w14:textId="77777777" w:rsidR="003C1FA0" w:rsidRDefault="003C1FA0" w:rsidP="00CD2394">
      <w:pPr>
        <w:pStyle w:val="NoSpacing"/>
        <w:keepLines/>
        <w:rPr>
          <w:rFonts w:cstheme="minorHAnsi"/>
        </w:rPr>
      </w:pPr>
      <w:r>
        <w:rPr>
          <w:rFonts w:cstheme="minorHAnsi"/>
        </w:rPr>
        <w:t>For example:</w:t>
      </w:r>
    </w:p>
    <w:p w14:paraId="41CF5D97" w14:textId="77777777" w:rsidR="003C1FA0" w:rsidRDefault="003C1FA0">
      <w:pPr>
        <w:pStyle w:val="NoSpacing"/>
        <w:keepLines/>
        <w:numPr>
          <w:ilvl w:val="0"/>
          <w:numId w:val="43"/>
        </w:numPr>
        <w:rPr>
          <w:rFonts w:cstheme="minorHAnsi"/>
        </w:rPr>
      </w:pPr>
      <w:r>
        <w:rPr>
          <w:rFonts w:cstheme="minorHAnsi"/>
        </w:rPr>
        <w:t>Active: “The students see that book.” (the subject—students—performs the action)</w:t>
      </w:r>
    </w:p>
    <w:p w14:paraId="4B464199" w14:textId="77777777" w:rsidR="003C1FA0" w:rsidRDefault="003C1FA0">
      <w:pPr>
        <w:pStyle w:val="NoSpacing"/>
        <w:keepLines/>
        <w:numPr>
          <w:ilvl w:val="0"/>
          <w:numId w:val="43"/>
        </w:numPr>
        <w:rPr>
          <w:rFonts w:cstheme="minorHAnsi"/>
        </w:rPr>
      </w:pPr>
      <w:r>
        <w:rPr>
          <w:rFonts w:cstheme="minorHAnsi"/>
        </w:rPr>
        <w:t>Passive: “That book is seen by the students.” (the subject—book—receives the action)</w:t>
      </w:r>
    </w:p>
    <w:p w14:paraId="614F58F5" w14:textId="77777777" w:rsidR="003C1FA0" w:rsidRDefault="003C1FA0" w:rsidP="00CD2394">
      <w:pPr>
        <w:pStyle w:val="NoSpacing"/>
        <w:keepLines/>
        <w:rPr>
          <w:rFonts w:cstheme="minorHAnsi"/>
        </w:rPr>
      </w:pPr>
      <w:r>
        <w:rPr>
          <w:rFonts w:cstheme="minorHAnsi"/>
        </w:rPr>
        <w:t>In both sentences, the information is the same, but one focuses on the students, while the other stresses the book.</w:t>
      </w:r>
    </w:p>
    <w:p w14:paraId="3C1488B2" w14:textId="77777777" w:rsidR="003C1FA0" w:rsidRDefault="003C1FA0" w:rsidP="00CD2394">
      <w:pPr>
        <w:pStyle w:val="NoSpacing"/>
        <w:keepLines/>
        <w:rPr>
          <w:rFonts w:cstheme="minorHAnsi"/>
        </w:rPr>
      </w:pPr>
    </w:p>
    <w:p w14:paraId="7ACCD865" w14:textId="77777777" w:rsidR="003C1FA0" w:rsidRPr="00927D8E" w:rsidRDefault="003C1FA0" w:rsidP="00CD2394">
      <w:pPr>
        <w:pStyle w:val="NoSpacing"/>
        <w:keepLines/>
        <w:rPr>
          <w:rFonts w:cstheme="minorHAnsi"/>
        </w:rPr>
      </w:pPr>
      <w:r>
        <w:rPr>
          <w:rFonts w:cstheme="minorHAnsi"/>
        </w:rPr>
        <w:t xml:space="preserve">English forms passive voice with </w:t>
      </w:r>
      <w:r w:rsidRPr="00927D8E">
        <w:rPr>
          <w:rFonts w:cstheme="minorHAnsi"/>
        </w:rPr>
        <w:t xml:space="preserve">the past participle </w:t>
      </w:r>
      <w:r>
        <w:rPr>
          <w:rFonts w:cstheme="minorHAnsi"/>
        </w:rPr>
        <w:t xml:space="preserve">of the verb and a helping verb (in the example above, </w:t>
      </w:r>
      <w:r>
        <w:rPr>
          <w:rFonts w:cstheme="minorHAnsi"/>
          <w:i/>
        </w:rPr>
        <w:t>seen</w:t>
      </w:r>
      <w:r>
        <w:rPr>
          <w:rFonts w:cstheme="minorHAnsi"/>
        </w:rPr>
        <w:t xml:space="preserve"> is the past participle and </w:t>
      </w:r>
      <w:r>
        <w:rPr>
          <w:rFonts w:cstheme="minorHAnsi"/>
          <w:i/>
        </w:rPr>
        <w:t xml:space="preserve">is </w:t>
      </w:r>
      <w:r>
        <w:rPr>
          <w:rFonts w:cstheme="minorHAnsi"/>
        </w:rPr>
        <w:t xml:space="preserve">is the helping verb). </w:t>
      </w:r>
      <w:r w:rsidRPr="00927D8E">
        <w:rPr>
          <w:rFonts w:cstheme="minorHAnsi"/>
        </w:rPr>
        <w:t xml:space="preserve">The helping verb changes the tense and number of the main verb, while the participle remains the same. </w:t>
      </w:r>
      <w:r w:rsidRPr="007E454A">
        <w:rPr>
          <w:rFonts w:cstheme="minorHAnsi"/>
          <w:b/>
        </w:rPr>
        <w:t>Remember that the presence of a participle or helping verb does not by itself indicate passive voice</w:t>
      </w:r>
      <w:r w:rsidRPr="00927D8E">
        <w:rPr>
          <w:rFonts w:cstheme="minorHAnsi"/>
        </w:rPr>
        <w:t>.</w:t>
      </w:r>
    </w:p>
    <w:p w14:paraId="1F96A2B0" w14:textId="77777777" w:rsidR="003C1FA0" w:rsidRPr="00927D8E" w:rsidRDefault="003C1FA0" w:rsidP="00CD2394">
      <w:pPr>
        <w:pStyle w:val="NoSpacing"/>
        <w:keepLines/>
        <w:rPr>
          <w:rFonts w:cstheme="minorHAnsi"/>
        </w:rPr>
      </w:pPr>
    </w:p>
    <w:p w14:paraId="70EC077C" w14:textId="77777777" w:rsidR="003C1FA0" w:rsidRPr="00927D8E" w:rsidRDefault="003C1FA0" w:rsidP="00CD2394">
      <w:pPr>
        <w:pStyle w:val="NoSpacing"/>
        <w:keepLines/>
        <w:rPr>
          <w:rFonts w:cstheme="minorHAnsi"/>
        </w:rPr>
      </w:pPr>
      <w:r w:rsidRPr="00927D8E">
        <w:rPr>
          <w:rFonts w:cstheme="minorHAnsi"/>
        </w:rPr>
        <w:tab/>
        <w:t xml:space="preserve">The door </w:t>
      </w:r>
      <w:r w:rsidRPr="00927D8E">
        <w:rPr>
          <w:rFonts w:cstheme="minorHAnsi"/>
          <w:u w:val="thick"/>
        </w:rPr>
        <w:t>is opened</w:t>
      </w:r>
      <w:r w:rsidRPr="00927D8E">
        <w:rPr>
          <w:rFonts w:cstheme="minorHAnsi"/>
        </w:rPr>
        <w:t xml:space="preserve"> by the student. (present passive)</w:t>
      </w:r>
    </w:p>
    <w:p w14:paraId="29E8202D" w14:textId="77777777" w:rsidR="003C1FA0" w:rsidRPr="00927D8E" w:rsidRDefault="003C1FA0" w:rsidP="00CD2394">
      <w:pPr>
        <w:pStyle w:val="NoSpacing"/>
        <w:keepLines/>
        <w:rPr>
          <w:rFonts w:cstheme="minorHAnsi"/>
        </w:rPr>
      </w:pPr>
      <w:r w:rsidRPr="00927D8E">
        <w:rPr>
          <w:rFonts w:cstheme="minorHAnsi"/>
        </w:rPr>
        <w:tab/>
        <w:t xml:space="preserve">The door </w:t>
      </w:r>
      <w:r w:rsidRPr="00927D8E">
        <w:rPr>
          <w:rFonts w:cstheme="minorHAnsi"/>
          <w:u w:val="thick"/>
        </w:rPr>
        <w:t>was opened</w:t>
      </w:r>
      <w:r w:rsidRPr="00927D8E">
        <w:rPr>
          <w:rFonts w:cstheme="minorHAnsi"/>
        </w:rPr>
        <w:t xml:space="preserve"> by the student. (past passive)</w:t>
      </w:r>
    </w:p>
    <w:p w14:paraId="49272933" w14:textId="77777777" w:rsidR="003C1FA0" w:rsidRPr="00927D8E" w:rsidRDefault="003C1FA0" w:rsidP="00CD2394">
      <w:pPr>
        <w:pStyle w:val="NoSpacing"/>
        <w:keepLines/>
        <w:rPr>
          <w:rFonts w:cstheme="minorHAnsi"/>
        </w:rPr>
      </w:pPr>
      <w:r w:rsidRPr="00927D8E">
        <w:rPr>
          <w:rFonts w:cstheme="minorHAnsi"/>
        </w:rPr>
        <w:tab/>
        <w:t xml:space="preserve">The student </w:t>
      </w:r>
      <w:r w:rsidRPr="00927D8E">
        <w:rPr>
          <w:rFonts w:cstheme="minorHAnsi"/>
          <w:u w:val="thick"/>
        </w:rPr>
        <w:t>was opening</w:t>
      </w:r>
      <w:r w:rsidRPr="00927D8E">
        <w:rPr>
          <w:rFonts w:cstheme="minorHAnsi"/>
        </w:rPr>
        <w:t xml:space="preserve"> the door. (past active)</w:t>
      </w:r>
    </w:p>
    <w:p w14:paraId="7E6474F9" w14:textId="77777777" w:rsidR="003C1FA0" w:rsidRPr="00927D8E" w:rsidRDefault="003C1FA0" w:rsidP="00CD2394">
      <w:pPr>
        <w:pStyle w:val="NoSpacing"/>
        <w:keepLines/>
        <w:rPr>
          <w:rFonts w:cstheme="minorHAnsi"/>
        </w:rPr>
      </w:pPr>
    </w:p>
    <w:p w14:paraId="6EE8606D" w14:textId="77777777" w:rsidR="003C1FA0" w:rsidRDefault="003C1FA0" w:rsidP="00CD2394">
      <w:pPr>
        <w:pStyle w:val="Heading3"/>
        <w:rPr>
          <w:rFonts w:cstheme="minorHAnsi"/>
        </w:rPr>
      </w:pPr>
      <w:bookmarkStart w:id="59" w:name="_Toc158984997"/>
      <w:r w:rsidRPr="002700CB">
        <w:rPr>
          <w:rStyle w:val="Heading3Char"/>
        </w:rPr>
        <w:t>Principles of Latin</w:t>
      </w:r>
      <w:bookmarkEnd w:id="59"/>
      <w:r w:rsidRPr="00927D8E">
        <w:rPr>
          <w:rFonts w:cstheme="minorHAnsi"/>
        </w:rPr>
        <w:t xml:space="preserve"> </w:t>
      </w:r>
    </w:p>
    <w:p w14:paraId="63C82C0F" w14:textId="77777777" w:rsidR="003C1FA0" w:rsidRDefault="003C1FA0" w:rsidP="00CD2394">
      <w:pPr>
        <w:pStyle w:val="NoSpacing"/>
        <w:keepLines/>
        <w:rPr>
          <w:rFonts w:cstheme="minorHAnsi"/>
        </w:rPr>
      </w:pPr>
    </w:p>
    <w:p w14:paraId="114F1C09" w14:textId="77777777" w:rsidR="003C1FA0" w:rsidRPr="00927D8E" w:rsidRDefault="003C1FA0" w:rsidP="00CD2394">
      <w:pPr>
        <w:pStyle w:val="NoSpacing"/>
        <w:keepLines/>
        <w:rPr>
          <w:rFonts w:cstheme="minorHAnsi"/>
        </w:rPr>
      </w:pPr>
      <w:r w:rsidRPr="00B77FA7">
        <w:rPr>
          <w:rStyle w:val="Heading5Char"/>
        </w:rPr>
        <w:t>The present imperative</w:t>
      </w:r>
      <w:r w:rsidRPr="00927D8E">
        <w:rPr>
          <w:rFonts w:cstheme="minorHAnsi"/>
        </w:rPr>
        <w:t xml:space="preserve"> is formed from the present stem. Although other forms of the imperative exist, they are not common.</w:t>
      </w:r>
    </w:p>
    <w:p w14:paraId="22F33DEB" w14:textId="77777777" w:rsidR="003C1FA0" w:rsidRPr="00927D8E" w:rsidRDefault="003C1FA0" w:rsidP="00CD2394">
      <w:pPr>
        <w:pStyle w:val="NoSpacing"/>
        <w:keepLines/>
        <w:rPr>
          <w:rFonts w:cstheme="minorHAnsi"/>
        </w:rPr>
      </w:pPr>
    </w:p>
    <w:p w14:paraId="689B2022" w14:textId="77777777" w:rsidR="003C1FA0" w:rsidRPr="00927D8E" w:rsidRDefault="003C1FA0" w:rsidP="00CD2394">
      <w:pPr>
        <w:pStyle w:val="NoSpacing"/>
        <w:keepLines/>
        <w:rPr>
          <w:rFonts w:cstheme="minorHAnsi"/>
        </w:rPr>
      </w:pPr>
      <w:r w:rsidRPr="00927D8E">
        <w:rPr>
          <w:rFonts w:cstheme="minorHAnsi"/>
        </w:rPr>
        <w:t xml:space="preserve">To create the singular imperative, you simply use the present stem (the infinitive without the </w:t>
      </w:r>
      <w:r>
        <w:rPr>
          <w:rFonts w:cstheme="minorHAnsi"/>
        </w:rPr>
        <w:t>–</w:t>
      </w:r>
      <w:r w:rsidRPr="00927D8E">
        <w:rPr>
          <w:rFonts w:cstheme="minorHAnsi"/>
        </w:rPr>
        <w:t xml:space="preserve">re). To make the imperative plural, you simply need to add </w:t>
      </w:r>
      <w:r>
        <w:rPr>
          <w:rFonts w:cstheme="minorHAnsi"/>
        </w:rPr>
        <w:t>–</w:t>
      </w:r>
      <w:r w:rsidRPr="00927D8E">
        <w:rPr>
          <w:rFonts w:cstheme="minorHAnsi"/>
        </w:rPr>
        <w:t>te. The 3rd and 3rd -io forms are (like always) slightly different:</w:t>
      </w:r>
    </w:p>
    <w:p w14:paraId="222CA84C" w14:textId="77777777" w:rsidR="003C1FA0" w:rsidRPr="00927D8E" w:rsidRDefault="003C1FA0" w:rsidP="00CD2394">
      <w:pPr>
        <w:pStyle w:val="NoSpacing"/>
        <w:keepLines/>
        <w:rPr>
          <w:rFonts w:cstheme="minorHAnsi"/>
        </w:rPr>
      </w:pPr>
    </w:p>
    <w:p w14:paraId="26412D53" w14:textId="77777777" w:rsidR="003C1FA0" w:rsidRPr="00927D8E" w:rsidRDefault="003C1FA0" w:rsidP="00CD2394">
      <w:pPr>
        <w:pStyle w:val="NoSpacing"/>
        <w:keepLines/>
        <w:rPr>
          <w:rFonts w:cstheme="minorHAnsi"/>
        </w:rPr>
      </w:pPr>
      <w:r w:rsidRPr="00927D8E">
        <w:rPr>
          <w:rFonts w:cstheme="minorHAnsi"/>
        </w:rPr>
        <w:lastRenderedPageBreak/>
        <w:tab/>
      </w:r>
      <w:r w:rsidRPr="00927D8E">
        <w:rPr>
          <w:rFonts w:cstheme="minorHAnsi"/>
        </w:rPr>
        <w:tab/>
      </w:r>
      <w:r w:rsidRPr="00927D8E">
        <w:rPr>
          <w:rFonts w:cstheme="minorHAnsi"/>
        </w:rPr>
        <w:tab/>
        <w:t>Singular</w:t>
      </w:r>
      <w:r w:rsidRPr="00927D8E">
        <w:rPr>
          <w:rFonts w:cstheme="minorHAnsi"/>
        </w:rPr>
        <w:tab/>
      </w:r>
      <w:r w:rsidRPr="00927D8E">
        <w:rPr>
          <w:rFonts w:cstheme="minorHAnsi"/>
        </w:rPr>
        <w:tab/>
      </w:r>
      <w:r>
        <w:rPr>
          <w:rFonts w:cstheme="minorHAnsi"/>
        </w:rPr>
        <w:tab/>
      </w:r>
      <w:r w:rsidRPr="00927D8E">
        <w:rPr>
          <w:rFonts w:cstheme="minorHAnsi"/>
        </w:rPr>
        <w:t>Plural</w:t>
      </w:r>
    </w:p>
    <w:p w14:paraId="2D748818" w14:textId="77777777" w:rsidR="003C1FA0" w:rsidRPr="00927D8E" w:rsidRDefault="003C1FA0" w:rsidP="00CD2394">
      <w:pPr>
        <w:pStyle w:val="NoSpacing"/>
        <w:keepLines/>
        <w:rPr>
          <w:rFonts w:cstheme="minorHAnsi"/>
        </w:rPr>
      </w:pPr>
    </w:p>
    <w:p w14:paraId="6A95CA5F" w14:textId="77777777" w:rsidR="003C1FA0" w:rsidRPr="00927D8E" w:rsidRDefault="003C1FA0" w:rsidP="00CD2394">
      <w:pPr>
        <w:pStyle w:val="NoSpacing"/>
        <w:keepLines/>
        <w:rPr>
          <w:rFonts w:cstheme="minorHAnsi"/>
        </w:rPr>
      </w:pPr>
      <w:r w:rsidRPr="00927D8E">
        <w:rPr>
          <w:rFonts w:cstheme="minorHAnsi"/>
        </w:rPr>
        <w:t>1st conjugation</w:t>
      </w:r>
      <w:r w:rsidRPr="00927D8E">
        <w:rPr>
          <w:rFonts w:cstheme="minorHAnsi"/>
        </w:rPr>
        <w:tab/>
      </w:r>
      <w:r>
        <w:rPr>
          <w:rFonts w:cstheme="minorHAnsi"/>
        </w:rPr>
        <w:tab/>
      </w:r>
      <w:r w:rsidRPr="00927D8E">
        <w:rPr>
          <w:rFonts w:cstheme="minorHAnsi"/>
        </w:rPr>
        <w:t>vocā (you) call!</w:t>
      </w:r>
      <w:r w:rsidRPr="00927D8E">
        <w:rPr>
          <w:rFonts w:cstheme="minorHAnsi"/>
        </w:rPr>
        <w:tab/>
      </w:r>
      <w:r>
        <w:rPr>
          <w:rFonts w:cstheme="minorHAnsi"/>
        </w:rPr>
        <w:tab/>
      </w:r>
      <w:r w:rsidRPr="00927D8E">
        <w:rPr>
          <w:rFonts w:cstheme="minorHAnsi"/>
        </w:rPr>
        <w:t>vocāte (y’all) all!</w:t>
      </w:r>
    </w:p>
    <w:p w14:paraId="0F818D8F" w14:textId="77777777" w:rsidR="003C1FA0" w:rsidRPr="00927D8E" w:rsidRDefault="003C1FA0" w:rsidP="00CD2394">
      <w:pPr>
        <w:pStyle w:val="NoSpacing"/>
        <w:keepLines/>
        <w:rPr>
          <w:rFonts w:cstheme="minorHAnsi"/>
        </w:rPr>
      </w:pPr>
      <w:r w:rsidRPr="00927D8E">
        <w:rPr>
          <w:rFonts w:cstheme="minorHAnsi"/>
        </w:rPr>
        <w:t>2nd conjugation</w:t>
      </w:r>
      <w:r w:rsidRPr="00927D8E">
        <w:rPr>
          <w:rFonts w:cstheme="minorHAnsi"/>
        </w:rPr>
        <w:tab/>
        <w:t>vidē (you) see!</w:t>
      </w:r>
      <w:r w:rsidRPr="00927D8E">
        <w:rPr>
          <w:rFonts w:cstheme="minorHAnsi"/>
        </w:rPr>
        <w:tab/>
      </w:r>
      <w:r>
        <w:rPr>
          <w:rFonts w:cstheme="minorHAnsi"/>
        </w:rPr>
        <w:tab/>
      </w:r>
      <w:r w:rsidRPr="00927D8E">
        <w:rPr>
          <w:rFonts w:cstheme="minorHAnsi"/>
        </w:rPr>
        <w:t>vidēte (y’all) see!</w:t>
      </w:r>
    </w:p>
    <w:p w14:paraId="782061C4" w14:textId="77777777" w:rsidR="003C1FA0" w:rsidRPr="00927D8E" w:rsidRDefault="003C1FA0" w:rsidP="00CD2394">
      <w:pPr>
        <w:pStyle w:val="NoSpacing"/>
        <w:keepLines/>
        <w:rPr>
          <w:rFonts w:cstheme="minorHAnsi"/>
        </w:rPr>
      </w:pPr>
      <w:r>
        <w:rPr>
          <w:rFonts w:cstheme="minorHAnsi"/>
        </w:rPr>
        <w:t>3rd conjugation</w:t>
      </w:r>
      <w:r>
        <w:rPr>
          <w:rFonts w:cstheme="minorHAnsi"/>
        </w:rPr>
        <w:tab/>
      </w:r>
      <w:r>
        <w:rPr>
          <w:rFonts w:cstheme="minorHAnsi"/>
        </w:rPr>
        <w:tab/>
        <w:t>re</w:t>
      </w:r>
      <w:r w:rsidRPr="00927D8E">
        <w:rPr>
          <w:rFonts w:cstheme="minorHAnsi"/>
        </w:rPr>
        <w:t>ge (you) act!</w:t>
      </w:r>
      <w:r w:rsidRPr="00927D8E">
        <w:rPr>
          <w:rFonts w:cstheme="minorHAnsi"/>
        </w:rPr>
        <w:tab/>
      </w:r>
      <w:r w:rsidRPr="00927D8E">
        <w:rPr>
          <w:rFonts w:cstheme="minorHAnsi"/>
        </w:rPr>
        <w:tab/>
      </w:r>
      <w:r>
        <w:rPr>
          <w:rFonts w:cstheme="minorHAnsi"/>
          <w:b/>
          <w:bCs/>
        </w:rPr>
        <w:t>reg</w:t>
      </w:r>
      <w:r w:rsidRPr="00927D8E">
        <w:rPr>
          <w:rFonts w:cstheme="minorHAnsi"/>
          <w:b/>
          <w:bCs/>
        </w:rPr>
        <w:t>ite</w:t>
      </w:r>
      <w:r w:rsidRPr="00927D8E">
        <w:rPr>
          <w:rFonts w:cstheme="minorHAnsi"/>
        </w:rPr>
        <w:t xml:space="preserve"> (y’all) act!</w:t>
      </w:r>
    </w:p>
    <w:p w14:paraId="0D538C99" w14:textId="77777777" w:rsidR="003C1FA0" w:rsidRPr="00927D8E" w:rsidRDefault="003C1FA0" w:rsidP="00CD2394">
      <w:pPr>
        <w:pStyle w:val="NoSpacing"/>
        <w:keepLines/>
        <w:rPr>
          <w:rFonts w:cstheme="minorHAnsi"/>
        </w:rPr>
      </w:pPr>
      <w:r w:rsidRPr="00927D8E">
        <w:rPr>
          <w:rFonts w:cstheme="minorHAnsi"/>
        </w:rPr>
        <w:t>3rd -io conjugation</w:t>
      </w:r>
      <w:r w:rsidRPr="00927D8E">
        <w:rPr>
          <w:rFonts w:cstheme="minorHAnsi"/>
        </w:rPr>
        <w:tab/>
        <w:t>cape (you) seize!</w:t>
      </w:r>
      <w:r w:rsidRPr="00927D8E">
        <w:rPr>
          <w:rFonts w:cstheme="minorHAnsi"/>
        </w:rPr>
        <w:tab/>
      </w:r>
      <w:r w:rsidRPr="00927D8E">
        <w:rPr>
          <w:rFonts w:cstheme="minorHAnsi"/>
          <w:b/>
          <w:bCs/>
        </w:rPr>
        <w:t>capite</w:t>
      </w:r>
      <w:r w:rsidRPr="00927D8E">
        <w:rPr>
          <w:rFonts w:cstheme="minorHAnsi"/>
        </w:rPr>
        <w:t xml:space="preserve"> (y’all) seize!</w:t>
      </w:r>
    </w:p>
    <w:p w14:paraId="59458EBD" w14:textId="77777777" w:rsidR="003C1FA0" w:rsidRPr="00927D8E" w:rsidRDefault="003C1FA0" w:rsidP="00CD2394">
      <w:pPr>
        <w:pStyle w:val="NoSpacing"/>
        <w:keepLines/>
        <w:rPr>
          <w:rFonts w:cstheme="minorHAnsi"/>
        </w:rPr>
      </w:pPr>
      <w:r>
        <w:rPr>
          <w:rFonts w:cstheme="minorHAnsi"/>
        </w:rPr>
        <w:t>4th conjugation</w:t>
      </w:r>
      <w:r>
        <w:rPr>
          <w:rFonts w:cstheme="minorHAnsi"/>
        </w:rPr>
        <w:tab/>
      </w:r>
      <w:r>
        <w:rPr>
          <w:rFonts w:cstheme="minorHAnsi"/>
        </w:rPr>
        <w:tab/>
        <w:t>audī (you) hear!</w:t>
      </w:r>
      <w:r>
        <w:rPr>
          <w:rFonts w:cstheme="minorHAnsi"/>
        </w:rPr>
        <w:tab/>
      </w:r>
      <w:r>
        <w:rPr>
          <w:rFonts w:cstheme="minorHAnsi"/>
        </w:rPr>
        <w:tab/>
        <w:t>aud</w:t>
      </w:r>
      <w:r w:rsidRPr="00927D8E">
        <w:rPr>
          <w:rFonts w:cstheme="minorHAnsi"/>
        </w:rPr>
        <w:t>īte (y’all) hear!</w:t>
      </w:r>
    </w:p>
    <w:p w14:paraId="5C81DB99" w14:textId="77777777" w:rsidR="003C1FA0" w:rsidRPr="00927D8E" w:rsidRDefault="003C1FA0" w:rsidP="00CD2394">
      <w:pPr>
        <w:pStyle w:val="NoSpacing"/>
        <w:keepLines/>
        <w:rPr>
          <w:rFonts w:cstheme="minorHAnsi"/>
        </w:rPr>
      </w:pPr>
    </w:p>
    <w:p w14:paraId="7CD26ED8" w14:textId="77777777" w:rsidR="003C1FA0" w:rsidRPr="00927D8E" w:rsidRDefault="003C1FA0" w:rsidP="00CD2394">
      <w:pPr>
        <w:pStyle w:val="NoSpacing"/>
        <w:keepLines/>
        <w:rPr>
          <w:rFonts w:cstheme="minorHAnsi"/>
        </w:rPr>
      </w:pPr>
      <w:r w:rsidRPr="00B77FA7">
        <w:rPr>
          <w:rStyle w:val="Heading5Char"/>
        </w:rPr>
        <w:t>Passive voice</w:t>
      </w:r>
      <w:r w:rsidRPr="00927D8E">
        <w:rPr>
          <w:rFonts w:cstheme="minorHAnsi"/>
        </w:rPr>
        <w:t xml:space="preserve"> is also simple to form</w:t>
      </w:r>
      <w:r>
        <w:rPr>
          <w:rFonts w:cstheme="minorHAnsi"/>
        </w:rPr>
        <w:t xml:space="preserve"> in Latin</w:t>
      </w:r>
      <w:r w:rsidRPr="00927D8E">
        <w:rPr>
          <w:rFonts w:cstheme="minorHAnsi"/>
        </w:rPr>
        <w:t>. For the present and imperfect tense, you’ll continue to use the present stem (just like for active voice). The 3rd principal part forms only the perfect active stem, so now you will use the 4th principal part to form the perfect passive tense.</w:t>
      </w:r>
    </w:p>
    <w:p w14:paraId="2FF354BF" w14:textId="77777777" w:rsidR="003C1FA0" w:rsidRPr="00927D8E" w:rsidRDefault="003C1FA0" w:rsidP="00CD2394">
      <w:pPr>
        <w:pStyle w:val="NoSpacing"/>
        <w:keepLines/>
        <w:rPr>
          <w:rFonts w:cstheme="minorHAnsi"/>
        </w:rPr>
      </w:pPr>
    </w:p>
    <w:p w14:paraId="2506FC07" w14:textId="77777777" w:rsidR="003C1FA0" w:rsidRPr="00927D8E" w:rsidRDefault="003C1FA0" w:rsidP="00CD2394">
      <w:pPr>
        <w:pStyle w:val="NoSpacing"/>
        <w:keepLines/>
        <w:rPr>
          <w:rFonts w:cstheme="minorHAnsi"/>
        </w:rPr>
      </w:pPr>
      <w:r w:rsidRPr="00927D8E">
        <w:rPr>
          <w:rFonts w:cstheme="minorHAnsi"/>
        </w:rPr>
        <w:t xml:space="preserve">For the present and imperfect, all of the usual rules apply to forming the stem and the tense. Latin just has different personal endings. So instead of </w:t>
      </w:r>
    </w:p>
    <w:p w14:paraId="17FF6DD0" w14:textId="77777777" w:rsidR="003C1FA0" w:rsidRPr="00927D8E" w:rsidRDefault="003C1FA0" w:rsidP="00CD2394">
      <w:pPr>
        <w:pStyle w:val="NoSpacing"/>
        <w:keepLines/>
        <w:rPr>
          <w:rFonts w:cstheme="minorHAnsi"/>
        </w:rPr>
      </w:pPr>
    </w:p>
    <w:p w14:paraId="3D24932A" w14:textId="77777777" w:rsidR="003C1FA0" w:rsidRPr="00927D8E" w:rsidRDefault="003C1FA0" w:rsidP="00CD2394">
      <w:pPr>
        <w:pStyle w:val="NoSpacing"/>
        <w:keepLines/>
        <w:rPr>
          <w:rFonts w:cstheme="minorHAnsi"/>
        </w:rPr>
      </w:pPr>
      <w:r w:rsidRPr="00927D8E">
        <w:rPr>
          <w:rFonts w:cstheme="minorHAnsi"/>
        </w:rPr>
        <w:tab/>
      </w:r>
      <w:r w:rsidRPr="00927D8E">
        <w:rPr>
          <w:rFonts w:cstheme="minorHAnsi"/>
        </w:rPr>
        <w:tab/>
        <w:t>-ō/-m</w:t>
      </w:r>
      <w:r w:rsidRPr="00927D8E">
        <w:rPr>
          <w:rFonts w:cstheme="minorHAnsi"/>
        </w:rPr>
        <w:tab/>
      </w:r>
      <w:r w:rsidRPr="00927D8E">
        <w:rPr>
          <w:rFonts w:cstheme="minorHAnsi"/>
        </w:rPr>
        <w:tab/>
        <w:t>-mus</w:t>
      </w:r>
      <w:r w:rsidRPr="00927D8E">
        <w:rPr>
          <w:rFonts w:cstheme="minorHAnsi"/>
        </w:rPr>
        <w:tab/>
      </w:r>
      <w:r w:rsidRPr="00927D8E">
        <w:rPr>
          <w:rFonts w:cstheme="minorHAnsi"/>
        </w:rPr>
        <w:tab/>
        <w:t>use the passive endings:</w:t>
      </w:r>
      <w:r w:rsidRPr="00927D8E">
        <w:rPr>
          <w:rFonts w:cstheme="minorHAnsi"/>
        </w:rPr>
        <w:tab/>
        <w:t>-r</w:t>
      </w:r>
      <w:r w:rsidRPr="00927D8E">
        <w:rPr>
          <w:rFonts w:cstheme="minorHAnsi"/>
        </w:rPr>
        <w:tab/>
      </w:r>
      <w:r w:rsidRPr="00927D8E">
        <w:rPr>
          <w:rFonts w:cstheme="minorHAnsi"/>
        </w:rPr>
        <w:tab/>
        <w:t>-mur</w:t>
      </w:r>
    </w:p>
    <w:p w14:paraId="3F2E7A7D" w14:textId="77777777" w:rsidR="003C1FA0" w:rsidRPr="00927D8E" w:rsidRDefault="003C1FA0" w:rsidP="00CD2394">
      <w:pPr>
        <w:pStyle w:val="NoSpacing"/>
        <w:keepLines/>
        <w:rPr>
          <w:rFonts w:cstheme="minorHAnsi"/>
        </w:rPr>
      </w:pPr>
      <w:r w:rsidRPr="00927D8E">
        <w:rPr>
          <w:rFonts w:cstheme="minorHAnsi"/>
        </w:rPr>
        <w:tab/>
      </w:r>
      <w:r w:rsidRPr="00927D8E">
        <w:rPr>
          <w:rFonts w:cstheme="minorHAnsi"/>
        </w:rPr>
        <w:tab/>
        <w:t>-s</w:t>
      </w:r>
      <w:r w:rsidRPr="00927D8E">
        <w:rPr>
          <w:rFonts w:cstheme="minorHAnsi"/>
        </w:rPr>
        <w:tab/>
      </w:r>
      <w:r w:rsidRPr="00927D8E">
        <w:rPr>
          <w:rFonts w:cstheme="minorHAnsi"/>
        </w:rPr>
        <w:tab/>
        <w:t>-tis</w:t>
      </w:r>
      <w:r w:rsidRPr="00927D8E">
        <w:rPr>
          <w:rFonts w:cstheme="minorHAnsi"/>
        </w:rPr>
        <w:tab/>
      </w:r>
      <w:r w:rsidRPr="00927D8E">
        <w:rPr>
          <w:rFonts w:cstheme="minorHAnsi"/>
        </w:rPr>
        <w:tab/>
      </w:r>
      <w:r w:rsidRPr="00927D8E">
        <w:rPr>
          <w:rFonts w:cstheme="minorHAnsi"/>
        </w:rPr>
        <w:tab/>
      </w:r>
      <w:r w:rsidRPr="00927D8E">
        <w:rPr>
          <w:rFonts w:cstheme="minorHAnsi"/>
        </w:rPr>
        <w:tab/>
      </w:r>
      <w:r w:rsidRPr="00927D8E">
        <w:rPr>
          <w:rFonts w:cstheme="minorHAnsi"/>
        </w:rPr>
        <w:tab/>
      </w:r>
      <w:r w:rsidRPr="00927D8E">
        <w:rPr>
          <w:rFonts w:cstheme="minorHAnsi"/>
        </w:rPr>
        <w:tab/>
        <w:t>-ris</w:t>
      </w:r>
      <w:r w:rsidRPr="00927D8E">
        <w:rPr>
          <w:rFonts w:cstheme="minorHAnsi"/>
        </w:rPr>
        <w:tab/>
      </w:r>
      <w:r w:rsidRPr="00927D8E">
        <w:rPr>
          <w:rFonts w:cstheme="minorHAnsi"/>
        </w:rPr>
        <w:tab/>
        <w:t>-mini</w:t>
      </w:r>
    </w:p>
    <w:p w14:paraId="751DEB24" w14:textId="77777777" w:rsidR="003C1FA0" w:rsidRPr="00927D8E" w:rsidRDefault="003C1FA0" w:rsidP="00CD2394">
      <w:pPr>
        <w:pStyle w:val="NoSpacing"/>
        <w:keepLines/>
        <w:rPr>
          <w:rFonts w:cstheme="minorHAnsi"/>
        </w:rPr>
      </w:pPr>
      <w:r w:rsidRPr="00927D8E">
        <w:rPr>
          <w:rFonts w:cstheme="minorHAnsi"/>
        </w:rPr>
        <w:tab/>
      </w:r>
      <w:r w:rsidRPr="00927D8E">
        <w:rPr>
          <w:rFonts w:cstheme="minorHAnsi"/>
        </w:rPr>
        <w:tab/>
        <w:t>-t</w:t>
      </w:r>
      <w:r w:rsidRPr="00927D8E">
        <w:rPr>
          <w:rFonts w:cstheme="minorHAnsi"/>
        </w:rPr>
        <w:tab/>
      </w:r>
      <w:r w:rsidRPr="00927D8E">
        <w:rPr>
          <w:rFonts w:cstheme="minorHAnsi"/>
        </w:rPr>
        <w:tab/>
        <w:t>-nt</w:t>
      </w:r>
      <w:r w:rsidRPr="00927D8E">
        <w:rPr>
          <w:rFonts w:cstheme="minorHAnsi"/>
        </w:rPr>
        <w:tab/>
      </w:r>
      <w:r w:rsidRPr="00927D8E">
        <w:rPr>
          <w:rFonts w:cstheme="minorHAnsi"/>
        </w:rPr>
        <w:tab/>
      </w:r>
      <w:r w:rsidRPr="00927D8E">
        <w:rPr>
          <w:rFonts w:cstheme="minorHAnsi"/>
        </w:rPr>
        <w:tab/>
      </w:r>
      <w:r w:rsidRPr="00927D8E">
        <w:rPr>
          <w:rFonts w:cstheme="minorHAnsi"/>
        </w:rPr>
        <w:tab/>
      </w:r>
      <w:r w:rsidRPr="00927D8E">
        <w:rPr>
          <w:rFonts w:cstheme="minorHAnsi"/>
        </w:rPr>
        <w:tab/>
      </w:r>
      <w:r w:rsidRPr="00927D8E">
        <w:rPr>
          <w:rFonts w:cstheme="minorHAnsi"/>
        </w:rPr>
        <w:tab/>
        <w:t>-tur</w:t>
      </w:r>
      <w:r w:rsidRPr="00927D8E">
        <w:rPr>
          <w:rFonts w:cstheme="minorHAnsi"/>
        </w:rPr>
        <w:tab/>
      </w:r>
      <w:r w:rsidRPr="00927D8E">
        <w:rPr>
          <w:rFonts w:cstheme="minorHAnsi"/>
        </w:rPr>
        <w:tab/>
        <w:t>-ntur</w:t>
      </w:r>
    </w:p>
    <w:p w14:paraId="17D2CD33" w14:textId="77777777" w:rsidR="003C1FA0" w:rsidRPr="00927D8E" w:rsidRDefault="003C1FA0" w:rsidP="00CD2394">
      <w:pPr>
        <w:pStyle w:val="NoSpacing"/>
        <w:keepLines/>
        <w:rPr>
          <w:rFonts w:cstheme="minorHAnsi"/>
        </w:rPr>
      </w:pPr>
    </w:p>
    <w:p w14:paraId="0D16E097" w14:textId="77777777" w:rsidR="003C1FA0" w:rsidRPr="00927D8E" w:rsidRDefault="003C1FA0" w:rsidP="00CD2394">
      <w:pPr>
        <w:pStyle w:val="NoSpacing"/>
        <w:keepLines/>
        <w:rPr>
          <w:rFonts w:cstheme="minorHAnsi"/>
        </w:rPr>
      </w:pPr>
    </w:p>
    <w:p w14:paraId="41B2CA23" w14:textId="77777777" w:rsidR="003C1FA0" w:rsidRPr="00927D8E" w:rsidRDefault="003C1FA0" w:rsidP="00CD2394">
      <w:pPr>
        <w:pStyle w:val="NoSpacing"/>
        <w:keepLines/>
        <w:rPr>
          <w:rFonts w:cstheme="minorHAnsi"/>
        </w:rPr>
      </w:pPr>
      <w:r w:rsidRPr="009F7126">
        <w:rPr>
          <w:rStyle w:val="Heading5Char"/>
        </w:rPr>
        <w:t>Present tense</w:t>
      </w:r>
      <w:r w:rsidRPr="00927D8E">
        <w:rPr>
          <w:rFonts w:cstheme="minorHAnsi"/>
        </w:rPr>
        <w:t xml:space="preserve"> (add passiv</w:t>
      </w:r>
      <w:r>
        <w:rPr>
          <w:rFonts w:cstheme="minorHAnsi"/>
        </w:rPr>
        <w:t>e endings to the present stem)</w:t>
      </w:r>
    </w:p>
    <w:p w14:paraId="03016CEC" w14:textId="41480714" w:rsidR="003C1FA0" w:rsidRPr="00927D8E" w:rsidRDefault="003C1FA0" w:rsidP="00CD2394">
      <w:pPr>
        <w:pStyle w:val="NoSpacing"/>
        <w:keepLines/>
        <w:rPr>
          <w:rFonts w:cstheme="minorHAnsi"/>
        </w:rPr>
      </w:pPr>
      <w:r w:rsidRPr="00927D8E">
        <w:rPr>
          <w:rFonts w:cstheme="minorHAnsi"/>
        </w:rPr>
        <w:t>In English: I am called, am being called</w:t>
      </w:r>
      <w:r w:rsidR="007E454A">
        <w:rPr>
          <w:rFonts w:cstheme="minorHAnsi"/>
        </w:rPr>
        <w:t>; I am seen, I am being seen, etc.</w:t>
      </w:r>
    </w:p>
    <w:tbl>
      <w:tblPr>
        <w:tblW w:w="5000" w:type="pct"/>
        <w:tblCellMar>
          <w:left w:w="0" w:type="dxa"/>
          <w:right w:w="0" w:type="dxa"/>
        </w:tblCellMar>
        <w:tblLook w:val="0000" w:firstRow="0" w:lastRow="0" w:firstColumn="0" w:lastColumn="0" w:noHBand="0" w:noVBand="0"/>
      </w:tblPr>
      <w:tblGrid>
        <w:gridCol w:w="1868"/>
        <w:gridCol w:w="1868"/>
        <w:gridCol w:w="1868"/>
        <w:gridCol w:w="1868"/>
        <w:gridCol w:w="1868"/>
      </w:tblGrid>
      <w:tr w:rsidR="003C1FA0" w:rsidRPr="00927D8E" w14:paraId="7214F240"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BC42C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1st conjugation</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5B5445"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2nd conjugation</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BCA27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3rd conjugation</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B1D9C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3rd -io conjugation</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FC1DE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4th conjugation</w:t>
            </w:r>
          </w:p>
        </w:tc>
      </w:tr>
      <w:tr w:rsidR="003C1FA0" w:rsidRPr="00927D8E" w14:paraId="2611A43F"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89E6355" w14:textId="77777777" w:rsidR="003C1FA0" w:rsidRPr="00927D8E" w:rsidRDefault="003C1FA0" w:rsidP="00CD2394">
            <w:pPr>
              <w:pStyle w:val="NoSpacing"/>
              <w:keepLines/>
              <w:rPr>
                <w:rFonts w:cstheme="minorHAnsi"/>
                <w:color w:val="000000"/>
                <w:szCs w:val="24"/>
              </w:rPr>
            </w:pPr>
            <w:r w:rsidRPr="00927D8E">
              <w:rPr>
                <w:rFonts w:cstheme="minorHAnsi"/>
                <w:b/>
                <w:bCs/>
                <w:color w:val="000000"/>
                <w:szCs w:val="24"/>
              </w:rPr>
              <w:t>vocor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5584E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videor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D76CC6"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gor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974DB3E"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capior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0BC857"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ior</w:t>
            </w:r>
          </w:p>
        </w:tc>
      </w:tr>
      <w:tr w:rsidR="003C1FA0" w:rsidRPr="00927D8E" w14:paraId="23B13F52"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D6DB6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vocāris</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6ACDCF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vidēris</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A48BBA" w14:textId="77777777" w:rsidR="003C1FA0" w:rsidRPr="00927D8E" w:rsidRDefault="003C1FA0" w:rsidP="00CD2394">
            <w:pPr>
              <w:pStyle w:val="NoSpacing"/>
              <w:keepLines/>
              <w:rPr>
                <w:rFonts w:cstheme="minorHAnsi"/>
                <w:color w:val="000000"/>
                <w:szCs w:val="24"/>
              </w:rPr>
            </w:pPr>
            <w:r>
              <w:rPr>
                <w:rFonts w:cstheme="minorHAnsi"/>
                <w:b/>
                <w:bCs/>
                <w:color w:val="000000"/>
                <w:szCs w:val="24"/>
              </w:rPr>
              <w:t>re</w:t>
            </w:r>
            <w:r w:rsidRPr="00927D8E">
              <w:rPr>
                <w:rFonts w:cstheme="minorHAnsi"/>
                <w:b/>
                <w:bCs/>
                <w:color w:val="000000"/>
                <w:szCs w:val="24"/>
              </w:rPr>
              <w:t>geris</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911C50" w14:textId="77777777" w:rsidR="003C1FA0" w:rsidRPr="00927D8E" w:rsidRDefault="003C1FA0" w:rsidP="00CD2394">
            <w:pPr>
              <w:pStyle w:val="NoSpacing"/>
              <w:keepLines/>
              <w:rPr>
                <w:rFonts w:cstheme="minorHAnsi"/>
                <w:color w:val="000000"/>
                <w:szCs w:val="24"/>
              </w:rPr>
            </w:pPr>
            <w:r w:rsidRPr="00927D8E">
              <w:rPr>
                <w:rFonts w:cstheme="minorHAnsi"/>
                <w:b/>
                <w:bCs/>
                <w:color w:val="000000"/>
                <w:szCs w:val="24"/>
              </w:rPr>
              <w:t>caperis</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F7F650"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īris</w:t>
            </w:r>
          </w:p>
        </w:tc>
      </w:tr>
      <w:tr w:rsidR="003C1FA0" w:rsidRPr="00927D8E" w14:paraId="07643847"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D6E19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vocatur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B9A200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w:t>
            </w:r>
            <w:r>
              <w:rPr>
                <w:rFonts w:cstheme="minorHAnsi"/>
                <w:color w:val="000000"/>
                <w:szCs w:val="24"/>
              </w:rPr>
              <w:t>ē</w:t>
            </w:r>
            <w:r w:rsidRPr="00927D8E">
              <w:rPr>
                <w:rFonts w:cstheme="minorHAnsi"/>
                <w:color w:val="000000"/>
                <w:szCs w:val="24"/>
              </w:rPr>
              <w:t>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CC484C"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gitur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FE609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CBE6DA"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itur</w:t>
            </w:r>
          </w:p>
        </w:tc>
      </w:tr>
      <w:tr w:rsidR="003C1FA0" w:rsidRPr="00927D8E" w14:paraId="254CAAC8"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ACFB1A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vocāmur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CDFB79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vidēmur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93578D"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gimur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8929684"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capimur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AA4F4B5"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īmur</w:t>
            </w:r>
          </w:p>
        </w:tc>
      </w:tr>
      <w:tr w:rsidR="003C1FA0" w:rsidRPr="00927D8E" w14:paraId="76FC4A2D"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9408B35"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vocāmin</w:t>
            </w:r>
            <w:r>
              <w:rPr>
                <w:rFonts w:cstheme="minorHAnsi"/>
                <w:color w:val="000000"/>
                <w:szCs w:val="24"/>
              </w:rPr>
              <w:t>ī</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292DD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vidēmin</w:t>
            </w:r>
            <w:r>
              <w:rPr>
                <w:rFonts w:cstheme="minorHAnsi"/>
                <w:color w:val="000000"/>
                <w:szCs w:val="24"/>
              </w:rPr>
              <w:t>ī</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D09D26"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gimin</w:t>
            </w:r>
            <w:r>
              <w:rPr>
                <w:rFonts w:cstheme="minorHAnsi"/>
                <w:color w:val="000000"/>
                <w:szCs w:val="24"/>
              </w:rPr>
              <w:t>ī</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2980F0"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capimin</w:t>
            </w:r>
            <w:r>
              <w:rPr>
                <w:rFonts w:cstheme="minorHAnsi"/>
                <w:color w:val="000000"/>
                <w:szCs w:val="24"/>
              </w:rPr>
              <w:t>ī</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4451A1"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īmin</w:t>
            </w:r>
            <w:r>
              <w:rPr>
                <w:rFonts w:cstheme="minorHAnsi"/>
                <w:color w:val="000000"/>
                <w:szCs w:val="24"/>
              </w:rPr>
              <w:t>ī</w:t>
            </w:r>
          </w:p>
        </w:tc>
      </w:tr>
      <w:tr w:rsidR="003C1FA0" w:rsidRPr="00927D8E" w14:paraId="7D2D1A9A"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7B6A57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vocantur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F7CA6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videntur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11DE13C"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guntur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569DA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capiuntur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E9F371"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iuntur</w:t>
            </w:r>
          </w:p>
        </w:tc>
      </w:tr>
    </w:tbl>
    <w:p w14:paraId="46627D28" w14:textId="77777777" w:rsidR="003C1FA0" w:rsidRDefault="003C1FA0" w:rsidP="00CD2394">
      <w:pPr>
        <w:pStyle w:val="NoSpacing"/>
        <w:keepLines/>
        <w:rPr>
          <w:rFonts w:cstheme="minorHAnsi"/>
          <w:color w:val="000000"/>
          <w:szCs w:val="24"/>
        </w:rPr>
      </w:pPr>
      <w:r w:rsidRPr="00927D8E">
        <w:rPr>
          <w:rFonts w:cstheme="minorHAnsi"/>
          <w:color w:val="000000"/>
          <w:szCs w:val="24"/>
        </w:rPr>
        <w:t xml:space="preserve">Notes: </w:t>
      </w:r>
    </w:p>
    <w:p w14:paraId="4B684112" w14:textId="77777777" w:rsidR="003C1FA0" w:rsidRDefault="003C1FA0" w:rsidP="00CD2394">
      <w:pPr>
        <w:pStyle w:val="NoSpacing"/>
        <w:keepLines/>
        <w:rPr>
          <w:rFonts w:cstheme="minorHAnsi"/>
          <w:color w:val="000000"/>
          <w:szCs w:val="24"/>
        </w:rPr>
      </w:pPr>
      <w:r>
        <w:rPr>
          <w:rFonts w:cstheme="minorHAnsi"/>
          <w:color w:val="000000"/>
          <w:szCs w:val="24"/>
        </w:rPr>
        <w:t>*F</w:t>
      </w:r>
      <w:r w:rsidRPr="00927D8E">
        <w:rPr>
          <w:rFonts w:cstheme="minorHAnsi"/>
          <w:color w:val="000000"/>
          <w:szCs w:val="24"/>
        </w:rPr>
        <w:t xml:space="preserve">or the first conjugation, like in the active voice, the first person singular is contracted, so the form is </w:t>
      </w:r>
      <w:r w:rsidRPr="00927D8E">
        <w:rPr>
          <w:rFonts w:cstheme="minorHAnsi"/>
          <w:b/>
          <w:bCs/>
          <w:color w:val="000000"/>
          <w:szCs w:val="24"/>
        </w:rPr>
        <w:t>vocor</w:t>
      </w:r>
      <w:r>
        <w:rPr>
          <w:rFonts w:cstheme="minorHAnsi"/>
          <w:color w:val="000000"/>
          <w:szCs w:val="24"/>
        </w:rPr>
        <w:t>, not vocaor.</w:t>
      </w:r>
    </w:p>
    <w:p w14:paraId="79952BB3" w14:textId="77777777" w:rsidR="003C1FA0" w:rsidRDefault="003C1FA0" w:rsidP="00CD2394">
      <w:pPr>
        <w:pStyle w:val="NoSpacing"/>
        <w:keepLines/>
        <w:rPr>
          <w:rFonts w:cstheme="minorHAnsi"/>
          <w:color w:val="000000"/>
          <w:szCs w:val="24"/>
        </w:rPr>
      </w:pPr>
      <w:r>
        <w:rPr>
          <w:rFonts w:cstheme="minorHAnsi"/>
          <w:color w:val="000000"/>
          <w:szCs w:val="24"/>
        </w:rPr>
        <w:t>*As always</w:t>
      </w:r>
      <w:r w:rsidRPr="00927D8E">
        <w:rPr>
          <w:rFonts w:cstheme="minorHAnsi"/>
          <w:color w:val="000000"/>
          <w:szCs w:val="24"/>
        </w:rPr>
        <w:t xml:space="preserve">, the 3rd and 3rd -io </w:t>
      </w:r>
      <w:r>
        <w:rPr>
          <w:rFonts w:cstheme="minorHAnsi"/>
          <w:color w:val="000000"/>
          <w:szCs w:val="24"/>
        </w:rPr>
        <w:t>forms have some irregularities.</w:t>
      </w:r>
    </w:p>
    <w:p w14:paraId="6ABA5BE6" w14:textId="77777777" w:rsidR="003C1FA0" w:rsidRPr="00927D8E" w:rsidRDefault="003C1FA0" w:rsidP="00CD2394">
      <w:pPr>
        <w:pStyle w:val="NoSpacing"/>
        <w:keepLines/>
        <w:rPr>
          <w:rFonts w:cstheme="minorHAnsi"/>
          <w:color w:val="000000"/>
          <w:szCs w:val="24"/>
        </w:rPr>
      </w:pPr>
      <w:r>
        <w:rPr>
          <w:rFonts w:cstheme="minorHAnsi"/>
          <w:color w:val="000000"/>
          <w:szCs w:val="24"/>
        </w:rPr>
        <w:t>*</w:t>
      </w:r>
      <w:r w:rsidRPr="00927D8E">
        <w:rPr>
          <w:rFonts w:cstheme="minorHAnsi"/>
          <w:color w:val="000000"/>
          <w:szCs w:val="24"/>
        </w:rPr>
        <w:t>The Romans did not like the sound of -ir- in the middle of words (just like they didn’t like the sound of -int at the end of words), so those forms both become -eris.</w:t>
      </w:r>
    </w:p>
    <w:p w14:paraId="0A6479B9" w14:textId="77777777" w:rsidR="003C1FA0" w:rsidRPr="00927D8E" w:rsidRDefault="003C1FA0" w:rsidP="00CD2394">
      <w:pPr>
        <w:pStyle w:val="NoSpacing"/>
        <w:keepLines/>
        <w:rPr>
          <w:rFonts w:cstheme="minorHAnsi"/>
          <w:color w:val="000000"/>
          <w:szCs w:val="24"/>
        </w:rPr>
      </w:pPr>
    </w:p>
    <w:p w14:paraId="4B9E68A7" w14:textId="77777777" w:rsidR="003C1FA0" w:rsidRPr="00927D8E" w:rsidRDefault="003C1FA0" w:rsidP="00CD2394">
      <w:pPr>
        <w:pStyle w:val="NoSpacing"/>
        <w:keepLines/>
        <w:rPr>
          <w:rFonts w:cstheme="minorHAnsi"/>
          <w:color w:val="000000"/>
          <w:szCs w:val="24"/>
        </w:rPr>
      </w:pPr>
      <w:r>
        <w:rPr>
          <w:rFonts w:cstheme="minorHAnsi"/>
          <w:color w:val="000000"/>
          <w:szCs w:val="24"/>
        </w:rPr>
        <w:t>Imperfect tense (ad</w:t>
      </w:r>
      <w:r w:rsidRPr="00927D8E">
        <w:rPr>
          <w:rFonts w:cstheme="minorHAnsi"/>
          <w:color w:val="000000"/>
          <w:szCs w:val="24"/>
        </w:rPr>
        <w:t>d tense marker and passive endings to the present stem)</w:t>
      </w:r>
    </w:p>
    <w:p w14:paraId="17219C39" w14:textId="1A769452" w:rsidR="003C1FA0" w:rsidRPr="00927D8E" w:rsidRDefault="003C1FA0" w:rsidP="00CD2394">
      <w:pPr>
        <w:pStyle w:val="NoSpacing"/>
        <w:keepLines/>
        <w:rPr>
          <w:rFonts w:cstheme="minorHAnsi"/>
          <w:color w:val="000000"/>
          <w:szCs w:val="24"/>
        </w:rPr>
      </w:pPr>
      <w:r w:rsidRPr="00927D8E">
        <w:rPr>
          <w:rFonts w:cstheme="minorHAnsi"/>
          <w:color w:val="000000"/>
          <w:szCs w:val="24"/>
        </w:rPr>
        <w:t>In English: I was called, I was being called</w:t>
      </w:r>
      <w:r w:rsidR="007E454A">
        <w:rPr>
          <w:rFonts w:cstheme="minorHAnsi"/>
          <w:color w:val="000000"/>
          <w:szCs w:val="24"/>
        </w:rPr>
        <w:t>; I was seen, I was being seen, etc.</w:t>
      </w:r>
    </w:p>
    <w:tbl>
      <w:tblPr>
        <w:tblW w:w="5000" w:type="pct"/>
        <w:tblCellMar>
          <w:left w:w="0" w:type="dxa"/>
          <w:right w:w="0" w:type="dxa"/>
        </w:tblCellMar>
        <w:tblLook w:val="0000" w:firstRow="0" w:lastRow="0" w:firstColumn="0" w:lastColumn="0" w:noHBand="0" w:noVBand="0"/>
      </w:tblPr>
      <w:tblGrid>
        <w:gridCol w:w="1868"/>
        <w:gridCol w:w="1868"/>
        <w:gridCol w:w="1868"/>
        <w:gridCol w:w="1868"/>
        <w:gridCol w:w="1868"/>
      </w:tblGrid>
      <w:tr w:rsidR="003C1FA0" w:rsidRPr="00927D8E" w14:paraId="02DA9D94"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F72EA1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1st conjugation</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8BFED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2nd conjugation</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BDB4F5"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3rd conjugation</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D4164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3rd -io conjugation</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666DA8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4th conjugation</w:t>
            </w:r>
          </w:p>
        </w:tc>
      </w:tr>
      <w:tr w:rsidR="003C1FA0" w:rsidRPr="00927D8E" w14:paraId="71723545"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7DBE825"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bar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65A1D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w:t>
            </w:r>
            <w:r>
              <w:rPr>
                <w:rFonts w:cstheme="minorHAnsi"/>
                <w:color w:val="000000"/>
                <w:szCs w:val="24"/>
              </w:rPr>
              <w:t>ē</w:t>
            </w:r>
            <w:r w:rsidRPr="00927D8E">
              <w:rPr>
                <w:rFonts w:cstheme="minorHAnsi"/>
                <w:color w:val="000000"/>
                <w:szCs w:val="24"/>
              </w:rPr>
              <w:t>bar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FDBF9E" w14:textId="77777777" w:rsidR="003C1FA0" w:rsidRPr="00927D8E" w:rsidRDefault="003C1FA0" w:rsidP="00CD2394">
            <w:pPr>
              <w:pStyle w:val="NoSpacing"/>
              <w:keepLines/>
              <w:rPr>
                <w:rFonts w:cstheme="minorHAnsi"/>
                <w:color w:val="000000"/>
                <w:szCs w:val="24"/>
              </w:rPr>
            </w:pPr>
            <w:r>
              <w:rPr>
                <w:rFonts w:cstheme="minorHAnsi"/>
                <w:color w:val="000000"/>
                <w:szCs w:val="24"/>
              </w:rPr>
              <w:t>regē</w:t>
            </w:r>
            <w:r w:rsidRPr="00927D8E">
              <w:rPr>
                <w:rFonts w:cstheme="minorHAnsi"/>
                <w:color w:val="000000"/>
                <w:szCs w:val="24"/>
              </w:rPr>
              <w:t>bar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ACF16E"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w:t>
            </w:r>
            <w:r>
              <w:rPr>
                <w:rFonts w:cstheme="minorHAnsi"/>
                <w:color w:val="000000"/>
                <w:szCs w:val="24"/>
              </w:rPr>
              <w:t>ē</w:t>
            </w:r>
            <w:r w:rsidRPr="00927D8E">
              <w:rPr>
                <w:rFonts w:cstheme="minorHAnsi"/>
                <w:color w:val="000000"/>
                <w:szCs w:val="24"/>
              </w:rPr>
              <w:t>bar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B6EB6A"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i</w:t>
            </w:r>
            <w:r>
              <w:rPr>
                <w:rFonts w:cstheme="minorHAnsi"/>
                <w:color w:val="000000"/>
                <w:szCs w:val="24"/>
              </w:rPr>
              <w:t>ē</w:t>
            </w:r>
            <w:r w:rsidRPr="00927D8E">
              <w:rPr>
                <w:rFonts w:cstheme="minorHAnsi"/>
                <w:color w:val="000000"/>
                <w:szCs w:val="24"/>
              </w:rPr>
              <w:t>bar</w:t>
            </w:r>
          </w:p>
        </w:tc>
      </w:tr>
      <w:tr w:rsidR="003C1FA0" w:rsidRPr="00927D8E" w14:paraId="7178B960"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728A4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b</w:t>
            </w:r>
            <w:r>
              <w:rPr>
                <w:rFonts w:cstheme="minorHAnsi"/>
                <w:color w:val="000000"/>
                <w:szCs w:val="24"/>
              </w:rPr>
              <w:t>ā</w:t>
            </w:r>
            <w:r w:rsidRPr="00927D8E">
              <w:rPr>
                <w:rFonts w:cstheme="minorHAnsi"/>
                <w:color w:val="000000"/>
                <w:szCs w:val="24"/>
              </w:rPr>
              <w:t>ris</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2ED8EC"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w:t>
            </w:r>
            <w:r>
              <w:rPr>
                <w:rFonts w:cstheme="minorHAnsi"/>
                <w:color w:val="000000"/>
                <w:szCs w:val="24"/>
              </w:rPr>
              <w:t>ē</w:t>
            </w:r>
            <w:r w:rsidRPr="00927D8E">
              <w:rPr>
                <w:rFonts w:cstheme="minorHAnsi"/>
                <w:color w:val="000000"/>
                <w:szCs w:val="24"/>
              </w:rPr>
              <w:t>b</w:t>
            </w:r>
            <w:r>
              <w:rPr>
                <w:rFonts w:cstheme="minorHAnsi"/>
                <w:color w:val="000000"/>
                <w:szCs w:val="24"/>
              </w:rPr>
              <w:t>ā</w:t>
            </w:r>
            <w:r w:rsidRPr="00927D8E">
              <w:rPr>
                <w:rFonts w:cstheme="minorHAnsi"/>
                <w:color w:val="000000"/>
                <w:szCs w:val="24"/>
              </w:rPr>
              <w:t>ris</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E44B27E"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g</w:t>
            </w:r>
            <w:r>
              <w:rPr>
                <w:rFonts w:cstheme="minorHAnsi"/>
                <w:color w:val="000000"/>
                <w:szCs w:val="24"/>
              </w:rPr>
              <w:t>ē</w:t>
            </w:r>
            <w:r w:rsidRPr="00927D8E">
              <w:rPr>
                <w:rFonts w:cstheme="minorHAnsi"/>
                <w:color w:val="000000"/>
                <w:szCs w:val="24"/>
              </w:rPr>
              <w:t>b</w:t>
            </w:r>
            <w:r>
              <w:rPr>
                <w:rFonts w:cstheme="minorHAnsi"/>
                <w:color w:val="000000"/>
                <w:szCs w:val="24"/>
              </w:rPr>
              <w:t>ā</w:t>
            </w:r>
            <w:r w:rsidRPr="00927D8E">
              <w:rPr>
                <w:rFonts w:cstheme="minorHAnsi"/>
                <w:color w:val="000000"/>
                <w:szCs w:val="24"/>
              </w:rPr>
              <w:t>ris</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80870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w:t>
            </w:r>
            <w:r>
              <w:rPr>
                <w:rFonts w:cstheme="minorHAnsi"/>
                <w:color w:val="000000"/>
                <w:szCs w:val="24"/>
              </w:rPr>
              <w:t>ē</w:t>
            </w:r>
            <w:r w:rsidRPr="00927D8E">
              <w:rPr>
                <w:rFonts w:cstheme="minorHAnsi"/>
                <w:color w:val="000000"/>
                <w:szCs w:val="24"/>
              </w:rPr>
              <w:t>b</w:t>
            </w:r>
            <w:r>
              <w:rPr>
                <w:rFonts w:cstheme="minorHAnsi"/>
                <w:color w:val="000000"/>
                <w:szCs w:val="24"/>
              </w:rPr>
              <w:t>ā</w:t>
            </w:r>
            <w:r w:rsidRPr="00927D8E">
              <w:rPr>
                <w:rFonts w:cstheme="minorHAnsi"/>
                <w:color w:val="000000"/>
                <w:szCs w:val="24"/>
              </w:rPr>
              <w:t>ris</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C91007"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i</w:t>
            </w:r>
            <w:r>
              <w:rPr>
                <w:rFonts w:cstheme="minorHAnsi"/>
                <w:color w:val="000000"/>
                <w:szCs w:val="24"/>
              </w:rPr>
              <w:t>ē</w:t>
            </w:r>
            <w:r w:rsidRPr="00927D8E">
              <w:rPr>
                <w:rFonts w:cstheme="minorHAnsi"/>
                <w:color w:val="000000"/>
                <w:szCs w:val="24"/>
              </w:rPr>
              <w:t>b</w:t>
            </w:r>
            <w:r>
              <w:rPr>
                <w:rFonts w:cstheme="minorHAnsi"/>
                <w:color w:val="000000"/>
                <w:szCs w:val="24"/>
              </w:rPr>
              <w:t>ā</w:t>
            </w:r>
            <w:r w:rsidRPr="00927D8E">
              <w:rPr>
                <w:rFonts w:cstheme="minorHAnsi"/>
                <w:color w:val="000000"/>
                <w:szCs w:val="24"/>
              </w:rPr>
              <w:t>ris</w:t>
            </w:r>
          </w:p>
        </w:tc>
      </w:tr>
      <w:tr w:rsidR="003C1FA0" w:rsidRPr="00927D8E" w14:paraId="76362CBB"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6C9A1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lastRenderedPageBreak/>
              <w:t>voc</w:t>
            </w:r>
            <w:r>
              <w:rPr>
                <w:rFonts w:cstheme="minorHAnsi"/>
                <w:color w:val="000000"/>
                <w:szCs w:val="24"/>
              </w:rPr>
              <w:t>ā</w:t>
            </w:r>
            <w:r w:rsidRPr="00927D8E">
              <w:rPr>
                <w:rFonts w:cstheme="minorHAnsi"/>
                <w:color w:val="000000"/>
                <w:szCs w:val="24"/>
              </w:rPr>
              <w:t>batur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60A59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w:t>
            </w:r>
            <w:r>
              <w:rPr>
                <w:rFonts w:cstheme="minorHAnsi"/>
                <w:color w:val="000000"/>
                <w:szCs w:val="24"/>
              </w:rPr>
              <w:t>ē</w:t>
            </w:r>
            <w:r w:rsidRPr="00927D8E">
              <w:rPr>
                <w:rFonts w:cstheme="minorHAnsi"/>
                <w:color w:val="000000"/>
                <w:szCs w:val="24"/>
              </w:rPr>
              <w:t>batur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BDA35E"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g</w:t>
            </w:r>
            <w:r>
              <w:rPr>
                <w:rFonts w:cstheme="minorHAnsi"/>
                <w:color w:val="000000"/>
                <w:szCs w:val="24"/>
              </w:rPr>
              <w:t>ē</w:t>
            </w:r>
            <w:r w:rsidRPr="00927D8E">
              <w:rPr>
                <w:rFonts w:cstheme="minorHAnsi"/>
                <w:color w:val="000000"/>
                <w:szCs w:val="24"/>
              </w:rPr>
              <w:t>batur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311D3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w:t>
            </w:r>
            <w:r>
              <w:rPr>
                <w:rFonts w:cstheme="minorHAnsi"/>
                <w:color w:val="000000"/>
                <w:szCs w:val="24"/>
              </w:rPr>
              <w:t>ē</w:t>
            </w:r>
            <w:r w:rsidRPr="00927D8E">
              <w:rPr>
                <w:rFonts w:cstheme="minorHAnsi"/>
                <w:color w:val="000000"/>
                <w:szCs w:val="24"/>
              </w:rPr>
              <w:t>batur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3BDA65"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i</w:t>
            </w:r>
            <w:r>
              <w:rPr>
                <w:rFonts w:cstheme="minorHAnsi"/>
                <w:color w:val="000000"/>
                <w:szCs w:val="24"/>
              </w:rPr>
              <w:t>ē</w:t>
            </w:r>
            <w:r w:rsidRPr="00927D8E">
              <w:rPr>
                <w:rFonts w:cstheme="minorHAnsi"/>
                <w:color w:val="000000"/>
                <w:szCs w:val="24"/>
              </w:rPr>
              <w:t>batur</w:t>
            </w:r>
          </w:p>
        </w:tc>
      </w:tr>
      <w:tr w:rsidR="003C1FA0" w:rsidRPr="00927D8E" w14:paraId="4CE3BE8F"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75EEC2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b</w:t>
            </w:r>
            <w:r>
              <w:rPr>
                <w:rFonts w:cstheme="minorHAnsi"/>
                <w:color w:val="000000"/>
                <w:szCs w:val="24"/>
              </w:rPr>
              <w:t>ā</w:t>
            </w:r>
            <w:r w:rsidRPr="00927D8E">
              <w:rPr>
                <w:rFonts w:cstheme="minorHAnsi"/>
                <w:color w:val="000000"/>
                <w:szCs w:val="24"/>
              </w:rPr>
              <w:t>mur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97906E"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vidēb</w:t>
            </w:r>
            <w:r>
              <w:rPr>
                <w:rFonts w:cstheme="minorHAnsi"/>
                <w:color w:val="000000"/>
                <w:szCs w:val="24"/>
              </w:rPr>
              <w:t>ā</w:t>
            </w:r>
            <w:r w:rsidRPr="00927D8E">
              <w:rPr>
                <w:rFonts w:cstheme="minorHAnsi"/>
                <w:color w:val="000000"/>
                <w:szCs w:val="24"/>
              </w:rPr>
              <w:t>mur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8C9F21"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g</w:t>
            </w:r>
            <w:r>
              <w:rPr>
                <w:rFonts w:cstheme="minorHAnsi"/>
                <w:color w:val="000000"/>
                <w:szCs w:val="24"/>
              </w:rPr>
              <w:t>ē</w:t>
            </w:r>
            <w:r w:rsidRPr="00927D8E">
              <w:rPr>
                <w:rFonts w:cstheme="minorHAnsi"/>
                <w:color w:val="000000"/>
                <w:szCs w:val="24"/>
              </w:rPr>
              <w:t>b</w:t>
            </w:r>
            <w:r>
              <w:rPr>
                <w:rFonts w:cstheme="minorHAnsi"/>
                <w:color w:val="000000"/>
                <w:szCs w:val="24"/>
              </w:rPr>
              <w:t>ā</w:t>
            </w:r>
            <w:r w:rsidRPr="00927D8E">
              <w:rPr>
                <w:rFonts w:cstheme="minorHAnsi"/>
                <w:color w:val="000000"/>
                <w:szCs w:val="24"/>
              </w:rPr>
              <w:t>mur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C1A6A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w:t>
            </w:r>
            <w:r>
              <w:rPr>
                <w:rFonts w:cstheme="minorHAnsi"/>
                <w:color w:val="000000"/>
                <w:szCs w:val="24"/>
              </w:rPr>
              <w:t>ē</w:t>
            </w:r>
            <w:r w:rsidRPr="00927D8E">
              <w:rPr>
                <w:rFonts w:cstheme="minorHAnsi"/>
                <w:color w:val="000000"/>
                <w:szCs w:val="24"/>
              </w:rPr>
              <w:t>b</w:t>
            </w:r>
            <w:r>
              <w:rPr>
                <w:rFonts w:cstheme="minorHAnsi"/>
                <w:color w:val="000000"/>
                <w:szCs w:val="24"/>
              </w:rPr>
              <w:t>ā</w:t>
            </w:r>
            <w:r w:rsidRPr="00927D8E">
              <w:rPr>
                <w:rFonts w:cstheme="minorHAnsi"/>
                <w:color w:val="000000"/>
                <w:szCs w:val="24"/>
              </w:rPr>
              <w:t>mur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D23438F"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i</w:t>
            </w:r>
            <w:r>
              <w:rPr>
                <w:rFonts w:cstheme="minorHAnsi"/>
                <w:color w:val="000000"/>
                <w:szCs w:val="24"/>
              </w:rPr>
              <w:t>ē</w:t>
            </w:r>
            <w:r w:rsidRPr="00927D8E">
              <w:rPr>
                <w:rFonts w:cstheme="minorHAnsi"/>
                <w:color w:val="000000"/>
                <w:szCs w:val="24"/>
              </w:rPr>
              <w:t>b</w:t>
            </w:r>
            <w:r>
              <w:rPr>
                <w:rFonts w:cstheme="minorHAnsi"/>
                <w:color w:val="000000"/>
                <w:szCs w:val="24"/>
              </w:rPr>
              <w:t>ā</w:t>
            </w:r>
            <w:r w:rsidRPr="00927D8E">
              <w:rPr>
                <w:rFonts w:cstheme="minorHAnsi"/>
                <w:color w:val="000000"/>
                <w:szCs w:val="24"/>
              </w:rPr>
              <w:t>mur</w:t>
            </w:r>
          </w:p>
        </w:tc>
      </w:tr>
      <w:tr w:rsidR="003C1FA0" w:rsidRPr="00927D8E" w14:paraId="430427BD"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125D3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b</w:t>
            </w:r>
            <w:r>
              <w:rPr>
                <w:rFonts w:cstheme="minorHAnsi"/>
                <w:color w:val="000000"/>
                <w:szCs w:val="24"/>
              </w:rPr>
              <w:t>ā</w:t>
            </w:r>
            <w:r w:rsidRPr="00927D8E">
              <w:rPr>
                <w:rFonts w:cstheme="minorHAnsi"/>
                <w:color w:val="000000"/>
                <w:szCs w:val="24"/>
              </w:rPr>
              <w:t>min</w:t>
            </w:r>
            <w:r>
              <w:rPr>
                <w:rFonts w:cstheme="minorHAnsi"/>
                <w:color w:val="000000"/>
                <w:szCs w:val="24"/>
              </w:rPr>
              <w:t>ī</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8F356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vidēb</w:t>
            </w:r>
            <w:r>
              <w:rPr>
                <w:rFonts w:cstheme="minorHAnsi"/>
                <w:color w:val="000000"/>
                <w:szCs w:val="24"/>
              </w:rPr>
              <w:t>ā</w:t>
            </w:r>
            <w:r w:rsidRPr="00927D8E">
              <w:rPr>
                <w:rFonts w:cstheme="minorHAnsi"/>
                <w:color w:val="000000"/>
                <w:szCs w:val="24"/>
              </w:rPr>
              <w:t>min</w:t>
            </w:r>
            <w:r>
              <w:rPr>
                <w:rFonts w:cstheme="minorHAnsi"/>
                <w:color w:val="000000"/>
                <w:szCs w:val="24"/>
              </w:rPr>
              <w:t>ī</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00F7F4"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g</w:t>
            </w:r>
            <w:r>
              <w:rPr>
                <w:rFonts w:cstheme="minorHAnsi"/>
                <w:color w:val="000000"/>
                <w:szCs w:val="24"/>
              </w:rPr>
              <w:t>ē</w:t>
            </w:r>
            <w:r w:rsidRPr="00927D8E">
              <w:rPr>
                <w:rFonts w:cstheme="minorHAnsi"/>
                <w:color w:val="000000"/>
                <w:szCs w:val="24"/>
              </w:rPr>
              <w:t>b</w:t>
            </w:r>
            <w:r>
              <w:rPr>
                <w:rFonts w:cstheme="minorHAnsi"/>
                <w:color w:val="000000"/>
                <w:szCs w:val="24"/>
              </w:rPr>
              <w:t>ā</w:t>
            </w:r>
            <w:r w:rsidRPr="00927D8E">
              <w:rPr>
                <w:rFonts w:cstheme="minorHAnsi"/>
                <w:color w:val="000000"/>
                <w:szCs w:val="24"/>
              </w:rPr>
              <w:t>min</w:t>
            </w:r>
            <w:r>
              <w:rPr>
                <w:rFonts w:cstheme="minorHAnsi"/>
                <w:color w:val="000000"/>
                <w:szCs w:val="24"/>
              </w:rPr>
              <w:t>ī</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8351A5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w:t>
            </w:r>
            <w:r>
              <w:rPr>
                <w:rFonts w:cstheme="minorHAnsi"/>
                <w:color w:val="000000"/>
                <w:szCs w:val="24"/>
              </w:rPr>
              <w:t>ē</w:t>
            </w:r>
            <w:r w:rsidRPr="00927D8E">
              <w:rPr>
                <w:rFonts w:cstheme="minorHAnsi"/>
                <w:color w:val="000000"/>
                <w:szCs w:val="24"/>
              </w:rPr>
              <w:t>b</w:t>
            </w:r>
            <w:r>
              <w:rPr>
                <w:rFonts w:cstheme="minorHAnsi"/>
                <w:color w:val="000000"/>
                <w:szCs w:val="24"/>
              </w:rPr>
              <w:t>ā</w:t>
            </w:r>
            <w:r w:rsidRPr="00927D8E">
              <w:rPr>
                <w:rFonts w:cstheme="minorHAnsi"/>
                <w:color w:val="000000"/>
                <w:szCs w:val="24"/>
              </w:rPr>
              <w:t>min</w:t>
            </w:r>
            <w:r>
              <w:rPr>
                <w:rFonts w:cstheme="minorHAnsi"/>
                <w:color w:val="000000"/>
                <w:szCs w:val="24"/>
              </w:rPr>
              <w:t>ī</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3F64A0"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i</w:t>
            </w:r>
            <w:r>
              <w:rPr>
                <w:rFonts w:cstheme="minorHAnsi"/>
                <w:color w:val="000000"/>
                <w:szCs w:val="24"/>
              </w:rPr>
              <w:t>ē</w:t>
            </w:r>
            <w:r w:rsidRPr="00927D8E">
              <w:rPr>
                <w:rFonts w:cstheme="minorHAnsi"/>
                <w:color w:val="000000"/>
                <w:szCs w:val="24"/>
              </w:rPr>
              <w:t>b</w:t>
            </w:r>
            <w:r>
              <w:rPr>
                <w:rFonts w:cstheme="minorHAnsi"/>
                <w:color w:val="000000"/>
                <w:szCs w:val="24"/>
              </w:rPr>
              <w:t>ā</w:t>
            </w:r>
            <w:r w:rsidRPr="00927D8E">
              <w:rPr>
                <w:rFonts w:cstheme="minorHAnsi"/>
                <w:color w:val="000000"/>
                <w:szCs w:val="24"/>
              </w:rPr>
              <w:t>min</w:t>
            </w:r>
            <w:r>
              <w:rPr>
                <w:rFonts w:cstheme="minorHAnsi"/>
                <w:color w:val="000000"/>
                <w:szCs w:val="24"/>
              </w:rPr>
              <w:t>ī</w:t>
            </w:r>
          </w:p>
        </w:tc>
      </w:tr>
      <w:tr w:rsidR="003C1FA0" w:rsidRPr="00927D8E" w14:paraId="3DC85EE7" w14:textId="77777777" w:rsidTr="008758E5">
        <w:trPr>
          <w:trHeight w:val="60"/>
        </w:trPr>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17560C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bantur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0F0B22"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vid</w:t>
            </w:r>
            <w:r>
              <w:rPr>
                <w:rFonts w:cstheme="minorHAnsi"/>
                <w:color w:val="000000"/>
                <w:szCs w:val="24"/>
              </w:rPr>
              <w:t>ē</w:t>
            </w:r>
            <w:r w:rsidRPr="00927D8E">
              <w:rPr>
                <w:rFonts w:cstheme="minorHAnsi"/>
                <w:color w:val="000000"/>
                <w:szCs w:val="24"/>
              </w:rPr>
              <w:t>bantur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2B0AD1"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g</w:t>
            </w:r>
            <w:r>
              <w:rPr>
                <w:rFonts w:cstheme="minorHAnsi"/>
                <w:color w:val="000000"/>
                <w:szCs w:val="24"/>
              </w:rPr>
              <w:t>ē</w:t>
            </w:r>
            <w:r w:rsidRPr="00927D8E">
              <w:rPr>
                <w:rFonts w:cstheme="minorHAnsi"/>
                <w:color w:val="000000"/>
                <w:szCs w:val="24"/>
              </w:rPr>
              <w:t>bantur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14ACA3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capi</w:t>
            </w:r>
            <w:r>
              <w:rPr>
                <w:rFonts w:cstheme="minorHAnsi"/>
                <w:color w:val="000000"/>
                <w:szCs w:val="24"/>
              </w:rPr>
              <w:t>ē</w:t>
            </w:r>
            <w:r w:rsidRPr="00927D8E">
              <w:rPr>
                <w:rFonts w:cstheme="minorHAnsi"/>
                <w:color w:val="000000"/>
                <w:szCs w:val="24"/>
              </w:rPr>
              <w:t>bantur</w:t>
            </w:r>
          </w:p>
        </w:tc>
        <w:tc>
          <w:tcPr>
            <w:tcW w:w="10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D3D8FF3" w14:textId="77777777" w:rsidR="003C1FA0" w:rsidRPr="00927D8E" w:rsidRDefault="003C1FA0" w:rsidP="00CD2394">
            <w:pPr>
              <w:pStyle w:val="NoSpacing"/>
              <w:keepLines/>
              <w:rPr>
                <w:rFonts w:cstheme="minorHAnsi"/>
                <w:color w:val="000000"/>
                <w:szCs w:val="24"/>
              </w:rPr>
            </w:pPr>
            <w:r>
              <w:rPr>
                <w:rFonts w:cstheme="minorHAnsi"/>
                <w:color w:val="000000"/>
                <w:szCs w:val="24"/>
              </w:rPr>
              <w:t>aud</w:t>
            </w:r>
            <w:r w:rsidRPr="00927D8E">
              <w:rPr>
                <w:rFonts w:cstheme="minorHAnsi"/>
                <w:color w:val="000000"/>
                <w:szCs w:val="24"/>
              </w:rPr>
              <w:t>i</w:t>
            </w:r>
            <w:r>
              <w:rPr>
                <w:rFonts w:cstheme="minorHAnsi"/>
                <w:color w:val="000000"/>
                <w:szCs w:val="24"/>
              </w:rPr>
              <w:t>ē</w:t>
            </w:r>
            <w:r w:rsidRPr="00927D8E">
              <w:rPr>
                <w:rFonts w:cstheme="minorHAnsi"/>
                <w:color w:val="000000"/>
                <w:szCs w:val="24"/>
              </w:rPr>
              <w:t>bantur</w:t>
            </w:r>
          </w:p>
        </w:tc>
      </w:tr>
    </w:tbl>
    <w:p w14:paraId="4AEDA70C" w14:textId="77777777" w:rsidR="003C1FA0" w:rsidRDefault="003C1FA0" w:rsidP="00CD2394">
      <w:pPr>
        <w:pStyle w:val="NoSpacing"/>
        <w:keepLines/>
        <w:rPr>
          <w:rFonts w:cstheme="minorHAnsi"/>
          <w:color w:val="000000"/>
          <w:szCs w:val="24"/>
        </w:rPr>
      </w:pPr>
      <w:r w:rsidRPr="00927D8E">
        <w:rPr>
          <w:rFonts w:cstheme="minorHAnsi"/>
          <w:color w:val="000000"/>
          <w:szCs w:val="24"/>
        </w:rPr>
        <w:t xml:space="preserve">Notes: </w:t>
      </w:r>
    </w:p>
    <w:p w14:paraId="1A2E5D1D" w14:textId="77777777" w:rsidR="003C1FA0" w:rsidRPr="00927D8E" w:rsidRDefault="003C1FA0" w:rsidP="00CD2394">
      <w:pPr>
        <w:pStyle w:val="NoSpacing"/>
        <w:keepLines/>
        <w:rPr>
          <w:rFonts w:cstheme="minorHAnsi"/>
          <w:color w:val="000000"/>
          <w:szCs w:val="24"/>
        </w:rPr>
      </w:pPr>
      <w:r>
        <w:rPr>
          <w:rFonts w:cstheme="minorHAnsi"/>
          <w:color w:val="000000"/>
          <w:szCs w:val="24"/>
        </w:rPr>
        <w:t>*A</w:t>
      </w:r>
      <w:r w:rsidRPr="00927D8E">
        <w:rPr>
          <w:rFonts w:cstheme="minorHAnsi"/>
          <w:color w:val="000000"/>
          <w:szCs w:val="24"/>
        </w:rPr>
        <w:t xml:space="preserve">s with the active forms, the </w:t>
      </w:r>
      <w:r>
        <w:rPr>
          <w:rFonts w:cstheme="minorHAnsi"/>
          <w:color w:val="000000"/>
          <w:szCs w:val="24"/>
        </w:rPr>
        <w:t>“</w:t>
      </w:r>
      <w:r w:rsidRPr="00927D8E">
        <w:rPr>
          <w:rFonts w:cstheme="minorHAnsi"/>
          <w:color w:val="000000"/>
          <w:szCs w:val="24"/>
        </w:rPr>
        <w:t>i</w:t>
      </w:r>
      <w:r>
        <w:rPr>
          <w:rFonts w:cstheme="minorHAnsi"/>
          <w:color w:val="000000"/>
          <w:szCs w:val="24"/>
        </w:rPr>
        <w:t>”</w:t>
      </w:r>
      <w:r w:rsidRPr="00927D8E">
        <w:rPr>
          <w:rFonts w:cstheme="minorHAnsi"/>
          <w:color w:val="000000"/>
          <w:szCs w:val="24"/>
        </w:rPr>
        <w:t xml:space="preserve"> in 3rd and 3rd -io verbs turns into an </w:t>
      </w:r>
      <w:r>
        <w:rPr>
          <w:rFonts w:cstheme="minorHAnsi"/>
          <w:color w:val="000000"/>
          <w:szCs w:val="24"/>
        </w:rPr>
        <w:t>“</w:t>
      </w:r>
      <w:r w:rsidRPr="00927D8E">
        <w:rPr>
          <w:rFonts w:cstheme="minorHAnsi"/>
          <w:color w:val="000000"/>
          <w:szCs w:val="24"/>
        </w:rPr>
        <w:t>e.</w:t>
      </w:r>
      <w:r>
        <w:rPr>
          <w:rFonts w:cstheme="minorHAnsi"/>
          <w:color w:val="000000"/>
          <w:szCs w:val="24"/>
        </w:rPr>
        <w:t>”</w:t>
      </w:r>
      <w:r w:rsidRPr="00927D8E">
        <w:rPr>
          <w:rFonts w:cstheme="minorHAnsi"/>
          <w:color w:val="000000"/>
          <w:szCs w:val="24"/>
        </w:rPr>
        <w:t xml:space="preserve"> 3rd -io verbs also have the stem change into “ie” instead of just “e</w:t>
      </w:r>
      <w:r>
        <w:rPr>
          <w:rFonts w:cstheme="minorHAnsi"/>
          <w:color w:val="000000"/>
          <w:szCs w:val="24"/>
        </w:rPr>
        <w:t>.</w:t>
      </w:r>
      <w:r w:rsidRPr="00927D8E">
        <w:rPr>
          <w:rFonts w:cstheme="minorHAnsi"/>
          <w:color w:val="000000"/>
          <w:szCs w:val="24"/>
        </w:rPr>
        <w:t>”</w:t>
      </w:r>
    </w:p>
    <w:p w14:paraId="7FB6EEA2" w14:textId="77777777" w:rsidR="003C1FA0" w:rsidRPr="00927D8E" w:rsidRDefault="003C1FA0" w:rsidP="00CD2394">
      <w:pPr>
        <w:pStyle w:val="NoSpacing"/>
        <w:keepLines/>
        <w:rPr>
          <w:rFonts w:cstheme="minorHAnsi"/>
          <w:color w:val="000000"/>
          <w:szCs w:val="24"/>
        </w:rPr>
      </w:pPr>
    </w:p>
    <w:p w14:paraId="27EDB989" w14:textId="42415634" w:rsidR="003C1FA0" w:rsidRPr="00927D8E" w:rsidRDefault="003C1FA0" w:rsidP="00CD2394">
      <w:pPr>
        <w:pStyle w:val="NoSpacing"/>
        <w:keepLines/>
        <w:rPr>
          <w:rFonts w:cstheme="minorHAnsi"/>
          <w:color w:val="000000"/>
          <w:szCs w:val="24"/>
        </w:rPr>
      </w:pPr>
      <w:r w:rsidRPr="00927D8E">
        <w:rPr>
          <w:rFonts w:cstheme="minorHAnsi"/>
          <w:color w:val="000000"/>
          <w:szCs w:val="24"/>
        </w:rPr>
        <w:t xml:space="preserve">Perfect tense (add </w:t>
      </w:r>
      <w:r w:rsidR="007E454A">
        <w:rPr>
          <w:rFonts w:cstheme="minorHAnsi"/>
          <w:color w:val="000000"/>
          <w:szCs w:val="24"/>
        </w:rPr>
        <w:t>‘</w:t>
      </w:r>
      <w:r w:rsidRPr="00927D8E">
        <w:rPr>
          <w:rFonts w:cstheme="minorHAnsi"/>
          <w:color w:val="000000"/>
          <w:szCs w:val="24"/>
        </w:rPr>
        <w:t>be</w:t>
      </w:r>
      <w:r w:rsidR="007E454A">
        <w:rPr>
          <w:rFonts w:cstheme="minorHAnsi"/>
          <w:color w:val="000000"/>
          <w:szCs w:val="24"/>
        </w:rPr>
        <w:t>’</w:t>
      </w:r>
      <w:r w:rsidRPr="00927D8E">
        <w:rPr>
          <w:rFonts w:cstheme="minorHAnsi"/>
          <w:color w:val="000000"/>
          <w:szCs w:val="24"/>
        </w:rPr>
        <w:t xml:space="preserve"> verbs to the fourth principal part) </w:t>
      </w:r>
    </w:p>
    <w:p w14:paraId="65F379D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In English: I was called, I have been called</w:t>
      </w:r>
    </w:p>
    <w:tbl>
      <w:tblPr>
        <w:tblW w:w="0" w:type="auto"/>
        <w:tblInd w:w="-10" w:type="dxa"/>
        <w:tblLayout w:type="fixed"/>
        <w:tblCellMar>
          <w:left w:w="0" w:type="dxa"/>
          <w:right w:w="0" w:type="dxa"/>
        </w:tblCellMar>
        <w:tblLook w:val="0000" w:firstRow="0" w:lastRow="0" w:firstColumn="0" w:lastColumn="0" w:noHBand="0" w:noVBand="0"/>
      </w:tblPr>
      <w:tblGrid>
        <w:gridCol w:w="1825"/>
        <w:gridCol w:w="1825"/>
        <w:gridCol w:w="1825"/>
        <w:gridCol w:w="1825"/>
        <w:gridCol w:w="1825"/>
      </w:tblGrid>
      <w:tr w:rsidR="003C1FA0" w:rsidRPr="00927D8E" w14:paraId="7AE7422A" w14:textId="77777777" w:rsidTr="008758E5">
        <w:trPr>
          <w:trHeight w:val="71"/>
        </w:trPr>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95E201"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1st conjugation</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0C235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2nd conjugation</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B4BEC9"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3rd conjugation</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07FA5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3rd -io conjugation</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1C975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4th conjugation</w:t>
            </w:r>
          </w:p>
        </w:tc>
      </w:tr>
      <w:tr w:rsidR="003C1FA0" w:rsidRPr="00927D8E" w14:paraId="2257CE70" w14:textId="77777777" w:rsidTr="008758E5">
        <w:trPr>
          <w:trHeight w:val="402"/>
        </w:trPr>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4E249B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tus, a, um sum</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33813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w:t>
            </w:r>
            <w:r>
              <w:rPr>
                <w:rFonts w:cstheme="minorHAnsi"/>
                <w:color w:val="000000"/>
                <w:szCs w:val="24"/>
              </w:rPr>
              <w:t>ī</w:t>
            </w:r>
            <w:r w:rsidRPr="00927D8E">
              <w:rPr>
                <w:rFonts w:cstheme="minorHAnsi"/>
                <w:color w:val="000000"/>
                <w:szCs w:val="24"/>
              </w:rPr>
              <w:t>sus, a, um sum</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AF22074"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ctus, a, um sum</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5D408C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captus, a, um sum</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61F098" w14:textId="77777777" w:rsidR="003C1FA0" w:rsidRPr="00927D8E" w:rsidRDefault="003C1FA0" w:rsidP="00CD2394">
            <w:pPr>
              <w:pStyle w:val="NoSpacing"/>
              <w:keepLines/>
              <w:rPr>
                <w:rFonts w:cstheme="minorHAnsi"/>
                <w:color w:val="000000"/>
                <w:szCs w:val="24"/>
              </w:rPr>
            </w:pPr>
            <w:r>
              <w:rPr>
                <w:rFonts w:cstheme="minorHAnsi"/>
                <w:color w:val="000000"/>
                <w:szCs w:val="24"/>
              </w:rPr>
              <w:t>audit</w:t>
            </w:r>
            <w:r w:rsidRPr="00927D8E">
              <w:rPr>
                <w:rFonts w:cstheme="minorHAnsi"/>
                <w:color w:val="000000"/>
                <w:szCs w:val="24"/>
              </w:rPr>
              <w:t>us, a, um sum</w:t>
            </w:r>
          </w:p>
        </w:tc>
      </w:tr>
      <w:tr w:rsidR="003C1FA0" w:rsidRPr="00927D8E" w14:paraId="1D375D4F" w14:textId="77777777" w:rsidTr="008758E5">
        <w:trPr>
          <w:trHeight w:val="71"/>
        </w:trPr>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9762A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tus</w:t>
            </w:r>
            <w:r>
              <w:rPr>
                <w:rFonts w:cstheme="minorHAnsi"/>
                <w:color w:val="000000"/>
                <w:szCs w:val="24"/>
              </w:rPr>
              <w:t>, -a, -um</w:t>
            </w:r>
            <w:r w:rsidRPr="00927D8E">
              <w:rPr>
                <w:rFonts w:cstheme="minorHAnsi"/>
                <w:color w:val="000000"/>
                <w:szCs w:val="24"/>
              </w:rPr>
              <w:t xml:space="preserve"> es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B04A7A"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w:t>
            </w:r>
            <w:r>
              <w:rPr>
                <w:rFonts w:cstheme="minorHAnsi"/>
                <w:color w:val="000000"/>
                <w:szCs w:val="24"/>
              </w:rPr>
              <w:t>ī</w:t>
            </w:r>
            <w:r w:rsidRPr="00927D8E">
              <w:rPr>
                <w:rFonts w:cstheme="minorHAnsi"/>
                <w:color w:val="000000"/>
                <w:szCs w:val="24"/>
              </w:rPr>
              <w:t>s</w:t>
            </w:r>
            <w:r>
              <w:rPr>
                <w:rFonts w:cstheme="minorHAnsi"/>
                <w:color w:val="000000"/>
                <w:szCs w:val="24"/>
              </w:rPr>
              <w:t>us, -</w:t>
            </w:r>
            <w:r w:rsidRPr="00927D8E">
              <w:rPr>
                <w:rFonts w:cstheme="minorHAnsi"/>
                <w:color w:val="000000"/>
                <w:szCs w:val="24"/>
              </w:rPr>
              <w:t>a</w:t>
            </w:r>
            <w:r>
              <w:rPr>
                <w:rFonts w:cstheme="minorHAnsi"/>
                <w:color w:val="000000"/>
                <w:szCs w:val="24"/>
              </w:rPr>
              <w:t>, -um</w:t>
            </w:r>
            <w:r w:rsidRPr="00927D8E">
              <w:rPr>
                <w:rFonts w:cstheme="minorHAnsi"/>
                <w:color w:val="000000"/>
                <w:szCs w:val="24"/>
              </w:rPr>
              <w:t xml:space="preserve"> es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2611CC"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ctus, a, um es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885930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captus, a, um es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665E2B" w14:textId="77777777" w:rsidR="003C1FA0" w:rsidRPr="00927D8E" w:rsidRDefault="003C1FA0" w:rsidP="00CD2394">
            <w:pPr>
              <w:pStyle w:val="NoSpacing"/>
              <w:keepLines/>
              <w:rPr>
                <w:rFonts w:cstheme="minorHAnsi"/>
                <w:color w:val="000000"/>
                <w:szCs w:val="24"/>
              </w:rPr>
            </w:pPr>
            <w:r>
              <w:rPr>
                <w:rFonts w:cstheme="minorHAnsi"/>
                <w:color w:val="000000"/>
                <w:szCs w:val="24"/>
              </w:rPr>
              <w:t>audit</w:t>
            </w:r>
            <w:r w:rsidRPr="00927D8E">
              <w:rPr>
                <w:rFonts w:cstheme="minorHAnsi"/>
                <w:color w:val="000000"/>
                <w:szCs w:val="24"/>
              </w:rPr>
              <w:t>us, a, um es</w:t>
            </w:r>
          </w:p>
        </w:tc>
      </w:tr>
      <w:tr w:rsidR="003C1FA0" w:rsidRPr="00927D8E" w14:paraId="37ED1339" w14:textId="77777777" w:rsidTr="008758E5">
        <w:trPr>
          <w:trHeight w:val="71"/>
        </w:trPr>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035053"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tus</w:t>
            </w:r>
            <w:r>
              <w:rPr>
                <w:rFonts w:cstheme="minorHAnsi"/>
                <w:color w:val="000000"/>
                <w:szCs w:val="24"/>
              </w:rPr>
              <w:t>, -a, -um</w:t>
            </w:r>
            <w:r w:rsidRPr="00927D8E">
              <w:rPr>
                <w:rFonts w:cstheme="minorHAnsi"/>
                <w:color w:val="000000"/>
                <w:szCs w:val="24"/>
              </w:rPr>
              <w:t xml:space="preserve"> est</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2D7BEF"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w:t>
            </w:r>
            <w:r>
              <w:rPr>
                <w:rFonts w:cstheme="minorHAnsi"/>
                <w:color w:val="000000"/>
                <w:szCs w:val="24"/>
              </w:rPr>
              <w:t>ī</w:t>
            </w:r>
            <w:r w:rsidRPr="00927D8E">
              <w:rPr>
                <w:rFonts w:cstheme="minorHAnsi"/>
                <w:color w:val="000000"/>
                <w:szCs w:val="24"/>
              </w:rPr>
              <w:t>s</w:t>
            </w:r>
            <w:r>
              <w:rPr>
                <w:rFonts w:cstheme="minorHAnsi"/>
                <w:color w:val="000000"/>
                <w:szCs w:val="24"/>
              </w:rPr>
              <w:t>us, -</w:t>
            </w:r>
            <w:r w:rsidRPr="00927D8E">
              <w:rPr>
                <w:rFonts w:cstheme="minorHAnsi"/>
                <w:color w:val="000000"/>
                <w:szCs w:val="24"/>
              </w:rPr>
              <w:t>a</w:t>
            </w:r>
            <w:r>
              <w:rPr>
                <w:rFonts w:cstheme="minorHAnsi"/>
                <w:color w:val="000000"/>
                <w:szCs w:val="24"/>
              </w:rPr>
              <w:t>, -um</w:t>
            </w:r>
            <w:r w:rsidRPr="00927D8E">
              <w:rPr>
                <w:rFonts w:cstheme="minorHAnsi"/>
                <w:color w:val="000000"/>
                <w:szCs w:val="24"/>
              </w:rPr>
              <w:t xml:space="preserve"> est</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F85C5C"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ctus, a, um est</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FC1BC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captus, a, um est</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C2596B" w14:textId="77777777" w:rsidR="003C1FA0" w:rsidRPr="00927D8E" w:rsidRDefault="003C1FA0" w:rsidP="00CD2394">
            <w:pPr>
              <w:pStyle w:val="NoSpacing"/>
              <w:keepLines/>
              <w:rPr>
                <w:rFonts w:cstheme="minorHAnsi"/>
                <w:color w:val="000000"/>
                <w:szCs w:val="24"/>
              </w:rPr>
            </w:pPr>
            <w:r>
              <w:rPr>
                <w:rFonts w:cstheme="minorHAnsi"/>
                <w:color w:val="000000"/>
                <w:szCs w:val="24"/>
              </w:rPr>
              <w:t>audit</w:t>
            </w:r>
            <w:r w:rsidRPr="00927D8E">
              <w:rPr>
                <w:rFonts w:cstheme="minorHAnsi"/>
                <w:color w:val="000000"/>
                <w:szCs w:val="24"/>
              </w:rPr>
              <w:t>us, a, um est</w:t>
            </w:r>
          </w:p>
        </w:tc>
      </w:tr>
      <w:tr w:rsidR="003C1FA0" w:rsidRPr="00927D8E" w14:paraId="3455CDCD" w14:textId="77777777" w:rsidTr="008758E5">
        <w:trPr>
          <w:trHeight w:val="402"/>
        </w:trPr>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0731C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tī</w:t>
            </w:r>
            <w:r>
              <w:rPr>
                <w:rFonts w:cstheme="minorHAnsi"/>
                <w:color w:val="000000"/>
                <w:szCs w:val="24"/>
              </w:rPr>
              <w:t>, -ae, a</w:t>
            </w:r>
            <w:r w:rsidRPr="00927D8E">
              <w:rPr>
                <w:rFonts w:cstheme="minorHAnsi"/>
                <w:color w:val="000000"/>
                <w:szCs w:val="24"/>
              </w:rPr>
              <w:t xml:space="preserve"> sumus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0D3805" w14:textId="77777777" w:rsidR="003C1FA0" w:rsidRPr="00927D8E" w:rsidRDefault="003C1FA0" w:rsidP="00CD2394">
            <w:pPr>
              <w:pStyle w:val="NoSpacing"/>
              <w:keepLines/>
              <w:rPr>
                <w:rFonts w:cstheme="minorHAnsi"/>
                <w:color w:val="000000"/>
                <w:szCs w:val="24"/>
              </w:rPr>
            </w:pPr>
            <w:r>
              <w:rPr>
                <w:rFonts w:cstheme="minorHAnsi"/>
                <w:color w:val="000000"/>
                <w:szCs w:val="24"/>
              </w:rPr>
              <w:t>vīsī, -ae, -a</w:t>
            </w:r>
            <w:r w:rsidRPr="00927D8E">
              <w:rPr>
                <w:rFonts w:cstheme="minorHAnsi"/>
                <w:color w:val="000000"/>
                <w:szCs w:val="24"/>
              </w:rPr>
              <w:t xml:space="preserve"> sumus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2AEF68"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ctī</w:t>
            </w:r>
            <w:r>
              <w:rPr>
                <w:rFonts w:cstheme="minorHAnsi"/>
                <w:color w:val="000000"/>
                <w:szCs w:val="24"/>
              </w:rPr>
              <w:t>, ae, a</w:t>
            </w:r>
            <w:r w:rsidRPr="00927D8E">
              <w:rPr>
                <w:rFonts w:cstheme="minorHAnsi"/>
                <w:color w:val="000000"/>
                <w:szCs w:val="24"/>
              </w:rPr>
              <w:t xml:space="preserve"> sumus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2F4F96"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capt</w:t>
            </w:r>
            <w:r>
              <w:rPr>
                <w:rFonts w:cstheme="minorHAnsi"/>
                <w:color w:val="000000"/>
                <w:szCs w:val="24"/>
              </w:rPr>
              <w:t xml:space="preserve">ī, </w:t>
            </w:r>
            <w:r w:rsidRPr="00927D8E">
              <w:rPr>
                <w:rFonts w:cstheme="minorHAnsi"/>
                <w:color w:val="000000"/>
                <w:szCs w:val="24"/>
              </w:rPr>
              <w:t>ae</w:t>
            </w:r>
            <w:r>
              <w:rPr>
                <w:rFonts w:cstheme="minorHAnsi"/>
                <w:color w:val="000000"/>
                <w:szCs w:val="24"/>
              </w:rPr>
              <w:t>, a</w:t>
            </w:r>
            <w:r w:rsidRPr="00927D8E">
              <w:rPr>
                <w:rFonts w:cstheme="minorHAnsi"/>
                <w:color w:val="000000"/>
                <w:szCs w:val="24"/>
              </w:rPr>
              <w:t xml:space="preserve"> sumus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0CE910" w14:textId="77777777" w:rsidR="003C1FA0" w:rsidRPr="00927D8E" w:rsidRDefault="003C1FA0" w:rsidP="00CD2394">
            <w:pPr>
              <w:pStyle w:val="NoSpacing"/>
              <w:keepLines/>
              <w:rPr>
                <w:rFonts w:cstheme="minorHAnsi"/>
                <w:color w:val="000000"/>
                <w:szCs w:val="24"/>
              </w:rPr>
            </w:pPr>
            <w:r>
              <w:rPr>
                <w:rFonts w:cstheme="minorHAnsi"/>
                <w:color w:val="000000"/>
                <w:szCs w:val="24"/>
              </w:rPr>
              <w:t>audit</w:t>
            </w:r>
            <w:r w:rsidRPr="00927D8E">
              <w:rPr>
                <w:rFonts w:cstheme="minorHAnsi"/>
                <w:color w:val="000000"/>
                <w:szCs w:val="24"/>
              </w:rPr>
              <w:t>ī</w:t>
            </w:r>
            <w:r>
              <w:rPr>
                <w:rFonts w:cstheme="minorHAnsi"/>
                <w:color w:val="000000"/>
                <w:szCs w:val="24"/>
              </w:rPr>
              <w:t>, ae, a</w:t>
            </w:r>
            <w:r w:rsidRPr="00927D8E">
              <w:rPr>
                <w:rFonts w:cstheme="minorHAnsi"/>
                <w:color w:val="000000"/>
                <w:szCs w:val="24"/>
              </w:rPr>
              <w:t xml:space="preserve"> sumus</w:t>
            </w:r>
          </w:p>
        </w:tc>
      </w:tr>
      <w:tr w:rsidR="003C1FA0" w:rsidRPr="00927D8E" w14:paraId="19BA4B7C" w14:textId="77777777" w:rsidTr="008758E5">
        <w:trPr>
          <w:trHeight w:val="71"/>
        </w:trPr>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C5022B"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tī</w:t>
            </w:r>
            <w:r>
              <w:rPr>
                <w:rFonts w:cstheme="minorHAnsi"/>
                <w:color w:val="000000"/>
                <w:szCs w:val="24"/>
              </w:rPr>
              <w:t>, -ae, a</w:t>
            </w:r>
            <w:r w:rsidRPr="00927D8E">
              <w:rPr>
                <w:rFonts w:cstheme="minorHAnsi"/>
                <w:color w:val="000000"/>
                <w:szCs w:val="24"/>
              </w:rPr>
              <w:t xml:space="preserve"> estis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F11D83" w14:textId="77777777" w:rsidR="003C1FA0" w:rsidRPr="00927D8E" w:rsidRDefault="003C1FA0" w:rsidP="00CD2394">
            <w:pPr>
              <w:pStyle w:val="NoSpacing"/>
              <w:keepLines/>
              <w:rPr>
                <w:rFonts w:cstheme="minorHAnsi"/>
                <w:color w:val="000000"/>
                <w:szCs w:val="24"/>
              </w:rPr>
            </w:pPr>
            <w:r>
              <w:rPr>
                <w:rFonts w:cstheme="minorHAnsi"/>
                <w:color w:val="000000"/>
                <w:szCs w:val="24"/>
              </w:rPr>
              <w:t>vīsī, -ae, -a</w:t>
            </w:r>
            <w:r w:rsidRPr="00927D8E">
              <w:rPr>
                <w:rFonts w:cstheme="minorHAnsi"/>
                <w:color w:val="000000"/>
                <w:szCs w:val="24"/>
              </w:rPr>
              <w:t xml:space="preserve"> estis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060807"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ctī</w:t>
            </w:r>
            <w:r>
              <w:rPr>
                <w:rFonts w:cstheme="minorHAnsi"/>
                <w:color w:val="000000"/>
                <w:szCs w:val="24"/>
              </w:rPr>
              <w:t>, ae, a</w:t>
            </w:r>
            <w:r w:rsidRPr="00927D8E">
              <w:rPr>
                <w:rFonts w:cstheme="minorHAnsi"/>
                <w:color w:val="000000"/>
                <w:szCs w:val="24"/>
              </w:rPr>
              <w:t xml:space="preserve"> estis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6EBB6E"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capt</w:t>
            </w:r>
            <w:r>
              <w:rPr>
                <w:rFonts w:cstheme="minorHAnsi"/>
                <w:color w:val="000000"/>
                <w:szCs w:val="24"/>
              </w:rPr>
              <w:t xml:space="preserve">ī, </w:t>
            </w:r>
            <w:r w:rsidRPr="00927D8E">
              <w:rPr>
                <w:rFonts w:cstheme="minorHAnsi"/>
                <w:color w:val="000000"/>
                <w:szCs w:val="24"/>
              </w:rPr>
              <w:t>ae</w:t>
            </w:r>
            <w:r>
              <w:rPr>
                <w:rFonts w:cstheme="minorHAnsi"/>
                <w:color w:val="000000"/>
                <w:szCs w:val="24"/>
              </w:rPr>
              <w:t>, a</w:t>
            </w:r>
            <w:r w:rsidRPr="00927D8E">
              <w:rPr>
                <w:rFonts w:cstheme="minorHAnsi"/>
                <w:color w:val="000000"/>
                <w:szCs w:val="24"/>
              </w:rPr>
              <w:t xml:space="preserve"> estis</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C1917FE" w14:textId="77777777" w:rsidR="003C1FA0" w:rsidRPr="00927D8E" w:rsidRDefault="003C1FA0" w:rsidP="00CD2394">
            <w:pPr>
              <w:pStyle w:val="NoSpacing"/>
              <w:keepLines/>
              <w:rPr>
                <w:rFonts w:cstheme="minorHAnsi"/>
                <w:color w:val="000000"/>
                <w:szCs w:val="24"/>
              </w:rPr>
            </w:pPr>
            <w:r>
              <w:rPr>
                <w:rFonts w:cstheme="minorHAnsi"/>
                <w:color w:val="000000"/>
                <w:szCs w:val="24"/>
              </w:rPr>
              <w:t>audit</w:t>
            </w:r>
            <w:r w:rsidRPr="00927D8E">
              <w:rPr>
                <w:rFonts w:cstheme="minorHAnsi"/>
                <w:color w:val="000000"/>
                <w:szCs w:val="24"/>
              </w:rPr>
              <w:t>ī</w:t>
            </w:r>
            <w:r>
              <w:rPr>
                <w:rFonts w:cstheme="minorHAnsi"/>
                <w:color w:val="000000"/>
                <w:szCs w:val="24"/>
              </w:rPr>
              <w:t>, ae, a</w:t>
            </w:r>
            <w:r w:rsidRPr="00927D8E">
              <w:rPr>
                <w:rFonts w:cstheme="minorHAnsi"/>
                <w:color w:val="000000"/>
                <w:szCs w:val="24"/>
              </w:rPr>
              <w:t xml:space="preserve"> estis</w:t>
            </w:r>
          </w:p>
        </w:tc>
      </w:tr>
      <w:tr w:rsidR="003C1FA0" w:rsidRPr="00927D8E" w14:paraId="69202534" w14:textId="77777777" w:rsidTr="008758E5">
        <w:trPr>
          <w:trHeight w:val="71"/>
        </w:trPr>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EE9038"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voc</w:t>
            </w:r>
            <w:r>
              <w:rPr>
                <w:rFonts w:cstheme="minorHAnsi"/>
                <w:color w:val="000000"/>
                <w:szCs w:val="24"/>
              </w:rPr>
              <w:t>ā</w:t>
            </w:r>
            <w:r w:rsidRPr="00927D8E">
              <w:rPr>
                <w:rFonts w:cstheme="minorHAnsi"/>
                <w:color w:val="000000"/>
                <w:szCs w:val="24"/>
              </w:rPr>
              <w:t>tī</w:t>
            </w:r>
            <w:r>
              <w:rPr>
                <w:rFonts w:cstheme="minorHAnsi"/>
                <w:color w:val="000000"/>
                <w:szCs w:val="24"/>
              </w:rPr>
              <w:t>, -ae, a</w:t>
            </w:r>
            <w:r w:rsidRPr="00927D8E">
              <w:rPr>
                <w:rFonts w:cstheme="minorHAnsi"/>
                <w:color w:val="000000"/>
                <w:szCs w:val="24"/>
              </w:rPr>
              <w:t xml:space="preserve"> sunt</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1F6259" w14:textId="77777777" w:rsidR="003C1FA0" w:rsidRPr="00927D8E" w:rsidRDefault="003C1FA0" w:rsidP="00CD2394">
            <w:pPr>
              <w:pStyle w:val="NoSpacing"/>
              <w:keepLines/>
              <w:rPr>
                <w:rFonts w:cstheme="minorHAnsi"/>
                <w:color w:val="000000"/>
                <w:szCs w:val="24"/>
              </w:rPr>
            </w:pPr>
            <w:r>
              <w:rPr>
                <w:rFonts w:cstheme="minorHAnsi"/>
                <w:color w:val="000000"/>
                <w:szCs w:val="24"/>
              </w:rPr>
              <w:t>vīsī, -ae, -a</w:t>
            </w:r>
            <w:r w:rsidRPr="00927D8E">
              <w:rPr>
                <w:rFonts w:cstheme="minorHAnsi"/>
                <w:color w:val="000000"/>
                <w:szCs w:val="24"/>
              </w:rPr>
              <w:t xml:space="preserve"> sunt</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0CDE67" w14:textId="77777777" w:rsidR="003C1FA0" w:rsidRPr="00927D8E" w:rsidRDefault="003C1FA0" w:rsidP="00CD2394">
            <w:pPr>
              <w:pStyle w:val="NoSpacing"/>
              <w:keepLines/>
              <w:rPr>
                <w:rFonts w:cstheme="minorHAnsi"/>
                <w:color w:val="000000"/>
                <w:szCs w:val="24"/>
              </w:rPr>
            </w:pPr>
            <w:r>
              <w:rPr>
                <w:rFonts w:cstheme="minorHAnsi"/>
                <w:color w:val="000000"/>
                <w:szCs w:val="24"/>
              </w:rPr>
              <w:t>re</w:t>
            </w:r>
            <w:r w:rsidRPr="00927D8E">
              <w:rPr>
                <w:rFonts w:cstheme="minorHAnsi"/>
                <w:color w:val="000000"/>
                <w:szCs w:val="24"/>
              </w:rPr>
              <w:t>ctī</w:t>
            </w:r>
            <w:r>
              <w:rPr>
                <w:rFonts w:cstheme="minorHAnsi"/>
                <w:color w:val="000000"/>
                <w:szCs w:val="24"/>
              </w:rPr>
              <w:t>, ae, a</w:t>
            </w:r>
            <w:r w:rsidRPr="00927D8E">
              <w:rPr>
                <w:rFonts w:cstheme="minorHAnsi"/>
                <w:color w:val="000000"/>
                <w:szCs w:val="24"/>
              </w:rPr>
              <w:t xml:space="preserve"> sunt</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BCE8BD" w14:textId="77777777" w:rsidR="003C1FA0" w:rsidRPr="00927D8E" w:rsidRDefault="003C1FA0" w:rsidP="00CD2394">
            <w:pPr>
              <w:pStyle w:val="NoSpacing"/>
              <w:keepLines/>
              <w:rPr>
                <w:rFonts w:cstheme="minorHAnsi"/>
                <w:color w:val="000000"/>
                <w:szCs w:val="24"/>
              </w:rPr>
            </w:pPr>
            <w:r w:rsidRPr="00927D8E">
              <w:rPr>
                <w:rFonts w:cstheme="minorHAnsi"/>
                <w:color w:val="000000"/>
                <w:szCs w:val="24"/>
              </w:rPr>
              <w:t>capt</w:t>
            </w:r>
            <w:r>
              <w:rPr>
                <w:rFonts w:cstheme="minorHAnsi"/>
                <w:color w:val="000000"/>
                <w:szCs w:val="24"/>
              </w:rPr>
              <w:t xml:space="preserve">ī, </w:t>
            </w:r>
            <w:r w:rsidRPr="00927D8E">
              <w:rPr>
                <w:rFonts w:cstheme="minorHAnsi"/>
                <w:color w:val="000000"/>
                <w:szCs w:val="24"/>
              </w:rPr>
              <w:t>ae</w:t>
            </w:r>
            <w:r>
              <w:rPr>
                <w:rFonts w:cstheme="minorHAnsi"/>
                <w:color w:val="000000"/>
                <w:szCs w:val="24"/>
              </w:rPr>
              <w:t>, a</w:t>
            </w:r>
            <w:r w:rsidRPr="00927D8E">
              <w:rPr>
                <w:rFonts w:cstheme="minorHAnsi"/>
                <w:color w:val="000000"/>
                <w:szCs w:val="24"/>
              </w:rPr>
              <w:t xml:space="preserve"> sunt</w:t>
            </w:r>
          </w:p>
        </w:tc>
        <w:tc>
          <w:tcPr>
            <w:tcW w:w="182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3973E6" w14:textId="77777777" w:rsidR="003C1FA0" w:rsidRPr="00927D8E" w:rsidRDefault="003C1FA0" w:rsidP="00CD2394">
            <w:pPr>
              <w:pStyle w:val="NoSpacing"/>
              <w:keepLines/>
              <w:rPr>
                <w:rFonts w:cstheme="minorHAnsi"/>
                <w:color w:val="000000"/>
                <w:szCs w:val="24"/>
              </w:rPr>
            </w:pPr>
            <w:r>
              <w:rPr>
                <w:rFonts w:cstheme="minorHAnsi"/>
                <w:color w:val="000000"/>
                <w:szCs w:val="24"/>
              </w:rPr>
              <w:t>audit</w:t>
            </w:r>
            <w:r w:rsidRPr="00927D8E">
              <w:rPr>
                <w:rFonts w:cstheme="minorHAnsi"/>
                <w:color w:val="000000"/>
                <w:szCs w:val="24"/>
              </w:rPr>
              <w:t>ī</w:t>
            </w:r>
            <w:r>
              <w:rPr>
                <w:rFonts w:cstheme="minorHAnsi"/>
                <w:color w:val="000000"/>
                <w:szCs w:val="24"/>
              </w:rPr>
              <w:t>, ae, a</w:t>
            </w:r>
            <w:r w:rsidRPr="00927D8E">
              <w:rPr>
                <w:rFonts w:cstheme="minorHAnsi"/>
                <w:color w:val="000000"/>
                <w:szCs w:val="24"/>
              </w:rPr>
              <w:t xml:space="preserve"> sunt</w:t>
            </w:r>
          </w:p>
        </w:tc>
      </w:tr>
    </w:tbl>
    <w:p w14:paraId="11403640" w14:textId="77777777" w:rsidR="003C1FA0" w:rsidRDefault="003C1FA0" w:rsidP="00CD2394">
      <w:pPr>
        <w:pStyle w:val="NoSpacing"/>
        <w:keepLines/>
        <w:rPr>
          <w:rFonts w:cstheme="minorHAnsi"/>
          <w:color w:val="000000"/>
          <w:szCs w:val="24"/>
        </w:rPr>
      </w:pPr>
      <w:r w:rsidRPr="00927D8E">
        <w:rPr>
          <w:rFonts w:cstheme="minorHAnsi"/>
          <w:color w:val="000000"/>
          <w:szCs w:val="24"/>
        </w:rPr>
        <w:t xml:space="preserve">Notes: </w:t>
      </w:r>
    </w:p>
    <w:p w14:paraId="676E007A" w14:textId="77777777" w:rsidR="003C1FA0" w:rsidRDefault="003C1FA0" w:rsidP="00CD2394">
      <w:pPr>
        <w:pStyle w:val="NoSpacing"/>
        <w:keepLines/>
        <w:rPr>
          <w:rFonts w:cstheme="minorHAnsi"/>
          <w:color w:val="000000"/>
          <w:szCs w:val="24"/>
        </w:rPr>
      </w:pPr>
      <w:r>
        <w:rPr>
          <w:rFonts w:cstheme="minorHAnsi"/>
          <w:color w:val="000000"/>
          <w:szCs w:val="24"/>
        </w:rPr>
        <w:t>*</w:t>
      </w:r>
      <w:r w:rsidRPr="00927D8E">
        <w:rPr>
          <w:rFonts w:cstheme="minorHAnsi"/>
          <w:color w:val="000000"/>
          <w:szCs w:val="24"/>
        </w:rPr>
        <w:t xml:space="preserve">Verbs in the perfect passive system are the only ones that need to agree with their subject in gender, not just person and number. They will always look like bonus, bona, bonum type adjectives (more on this when you learn about participles). </w:t>
      </w:r>
    </w:p>
    <w:p w14:paraId="02153040" w14:textId="77777777" w:rsidR="003C1FA0" w:rsidRDefault="003C1FA0" w:rsidP="00CD2394">
      <w:pPr>
        <w:pStyle w:val="NoSpacing"/>
        <w:keepLines/>
        <w:rPr>
          <w:rFonts w:cstheme="minorHAnsi"/>
          <w:color w:val="000000"/>
          <w:szCs w:val="24"/>
        </w:rPr>
      </w:pPr>
    </w:p>
    <w:p w14:paraId="01E8B842" w14:textId="77777777" w:rsidR="003C1FA0" w:rsidRDefault="003C1FA0" w:rsidP="00CD2394">
      <w:pPr>
        <w:pStyle w:val="Heading5"/>
      </w:pPr>
      <w:r>
        <w:t>Ablative of agent</w:t>
      </w:r>
    </w:p>
    <w:p w14:paraId="57F16783" w14:textId="77777777" w:rsidR="003C1FA0" w:rsidRDefault="003C1FA0" w:rsidP="00CD2394">
      <w:pPr>
        <w:pStyle w:val="NoSpacing"/>
        <w:keepLines/>
      </w:pPr>
      <w:r>
        <w:t xml:space="preserve">This ablative use occurs with a passive voice verb to show the person or animal that performs the action. In an active voice pattern, the subject performs the action, so this case use is unique to the passive voice pattern. </w:t>
      </w:r>
    </w:p>
    <w:p w14:paraId="631CEB84" w14:textId="77777777" w:rsidR="003C1FA0" w:rsidRDefault="003C1FA0" w:rsidP="00CD2394">
      <w:pPr>
        <w:pStyle w:val="NoSpacing"/>
        <w:keepLines/>
      </w:pPr>
    </w:p>
    <w:p w14:paraId="678424D5" w14:textId="1DA9E135" w:rsidR="003C1FA0" w:rsidRDefault="003C1FA0" w:rsidP="00CD2394">
      <w:pPr>
        <w:pStyle w:val="NoSpacing"/>
        <w:keepLines/>
      </w:pPr>
      <w:r>
        <w:t xml:space="preserve">Agent is </w:t>
      </w:r>
      <w:r w:rsidR="00B57F68">
        <w:t>like</w:t>
      </w:r>
      <w:r>
        <w:t xml:space="preserve"> Ablative of Means, but an Agent must be a person (or personified animal). And while Ablative of Means uses no preposition, Agent uses ā/ab.</w:t>
      </w:r>
    </w:p>
    <w:p w14:paraId="5385DF36" w14:textId="77777777" w:rsidR="003C1FA0" w:rsidRDefault="003C1FA0" w:rsidP="00CD2394">
      <w:pPr>
        <w:pStyle w:val="NoSpacing"/>
        <w:keepLines/>
      </w:pPr>
    </w:p>
    <w:p w14:paraId="51D100AB" w14:textId="77777777" w:rsidR="003C1FA0" w:rsidRDefault="003C1FA0" w:rsidP="00CD2394">
      <w:pPr>
        <w:pStyle w:val="NoSpacing"/>
        <w:keepLines/>
        <w:rPr>
          <w:b/>
        </w:rPr>
      </w:pPr>
      <w:r>
        <w:t xml:space="preserve">Agent: </w:t>
      </w:r>
      <w:r w:rsidRPr="001628DA">
        <w:rPr>
          <w:i/>
        </w:rPr>
        <w:t xml:space="preserve">is </w:t>
      </w:r>
      <w:r>
        <w:rPr>
          <w:i/>
        </w:rPr>
        <w:t>vincitur</w:t>
      </w:r>
      <w:r w:rsidRPr="001628DA">
        <w:rPr>
          <w:i/>
        </w:rPr>
        <w:t xml:space="preserve"> </w:t>
      </w:r>
      <w:r>
        <w:rPr>
          <w:b/>
          <w:i/>
        </w:rPr>
        <w:t>ā</w:t>
      </w:r>
      <w:r w:rsidRPr="001628DA">
        <w:rPr>
          <w:b/>
          <w:i/>
        </w:rPr>
        <w:t xml:space="preserve"> Caesare</w:t>
      </w:r>
      <w:r>
        <w:t xml:space="preserve">: he is conquered </w:t>
      </w:r>
      <w:r>
        <w:rPr>
          <w:b/>
          <w:i/>
        </w:rPr>
        <w:t>by Caesar</w:t>
      </w:r>
    </w:p>
    <w:p w14:paraId="5A138918" w14:textId="77777777" w:rsidR="003C1FA0" w:rsidRDefault="003C1FA0" w:rsidP="00CD2394">
      <w:pPr>
        <w:pStyle w:val="NoSpacing"/>
        <w:keepLines/>
        <w:rPr>
          <w:b/>
          <w:i/>
        </w:rPr>
      </w:pPr>
      <w:r>
        <w:t xml:space="preserve">Means/instrument: </w:t>
      </w:r>
      <w:r>
        <w:rPr>
          <w:i/>
        </w:rPr>
        <w:t xml:space="preserve">is vincitur </w:t>
      </w:r>
      <w:r>
        <w:rPr>
          <w:b/>
          <w:i/>
        </w:rPr>
        <w:t>armīs</w:t>
      </w:r>
      <w:r>
        <w:t xml:space="preserve">: he is conquered </w:t>
      </w:r>
      <w:r w:rsidRPr="001628DA">
        <w:rPr>
          <w:b/>
          <w:i/>
        </w:rPr>
        <w:t>with weapons</w:t>
      </w:r>
    </w:p>
    <w:p w14:paraId="3A7F49EA" w14:textId="77777777" w:rsidR="003C1FA0" w:rsidRPr="00EA2276" w:rsidRDefault="003C1FA0" w:rsidP="00CD2394">
      <w:pPr>
        <w:pStyle w:val="NoSpacing"/>
        <w:keepLines/>
        <w:rPr>
          <w:i/>
        </w:rPr>
      </w:pPr>
    </w:p>
    <w:p w14:paraId="7EE4EA92" w14:textId="0D63233C" w:rsidR="00111B2E" w:rsidRPr="00DE1149" w:rsidRDefault="00111B2E" w:rsidP="00111B2E">
      <w:pPr>
        <w:pStyle w:val="SectionandVocabheader"/>
      </w:pPr>
      <w:bookmarkStart w:id="60" w:name="_Toc158984998"/>
      <w:r w:rsidRPr="00DE1149">
        <w:lastRenderedPageBreak/>
        <w:t>Pattern Recognition</w:t>
      </w:r>
    </w:p>
    <w:p w14:paraId="67DCAB99" w14:textId="42DDB0D4" w:rsidR="00111B2E" w:rsidRDefault="00111B2E" w:rsidP="00111B2E">
      <w:pPr>
        <w:pStyle w:val="NoSpacing"/>
      </w:pPr>
      <w:r w:rsidRPr="00DE1149">
        <w:t>In English, passive verbs always have a “be” helping verb (“it is thought,” “the ball was thrown,” “we have been seen”), but that “be” verb doesn’t make something passive (“he is thinking,” “the ball was rolling,” “we have been seeing”).</w:t>
      </w:r>
      <w:r w:rsidRPr="00111B2E">
        <w:t xml:space="preserve"> </w:t>
      </w:r>
      <w:r w:rsidR="00DE1149">
        <w:t>Always focus on what the word is doing, not just what it might look like.</w:t>
      </w:r>
    </w:p>
    <w:p w14:paraId="15D4D787" w14:textId="77777777" w:rsidR="00440F47" w:rsidRDefault="00440F47" w:rsidP="00111B2E">
      <w:pPr>
        <w:pStyle w:val="NoSpacing"/>
      </w:pPr>
    </w:p>
    <w:p w14:paraId="0A59D872" w14:textId="68AACFDD" w:rsidR="00440F47" w:rsidRPr="00111B2E" w:rsidRDefault="00440F47" w:rsidP="00111B2E">
      <w:pPr>
        <w:pStyle w:val="NoSpacing"/>
      </w:pPr>
      <w:r>
        <w:t>In Latin, this isn’t always the case. The pattern is *subject* (receives) *verb* (optional: by person (agent) or thing (means)</w:t>
      </w:r>
    </w:p>
    <w:p w14:paraId="2464AB8F" w14:textId="77777777" w:rsidR="00111B2E" w:rsidRPr="00111B2E" w:rsidRDefault="00111B2E" w:rsidP="00111B2E">
      <w:pPr>
        <w:pStyle w:val="NoSpacing"/>
      </w:pPr>
    </w:p>
    <w:p w14:paraId="40437AF0" w14:textId="7CEBD8B1" w:rsidR="003C1FA0" w:rsidRDefault="003C1FA0" w:rsidP="00CD2394">
      <w:pPr>
        <w:pStyle w:val="Heading2"/>
      </w:pPr>
      <w:r>
        <w:t>Chapter 10 Excercises</w:t>
      </w:r>
      <w:bookmarkEnd w:id="60"/>
    </w:p>
    <w:p w14:paraId="77D0165C" w14:textId="77777777" w:rsidR="003C1FA0" w:rsidRDefault="003C1FA0" w:rsidP="00CD2394">
      <w:pPr>
        <w:pStyle w:val="NoSpacing"/>
        <w:keepLines/>
      </w:pPr>
      <w:r>
        <w:t xml:space="preserve">A) For the following English clauses, identify the pattern: </w:t>
      </w:r>
      <w:r w:rsidRPr="000423A9">
        <w:rPr>
          <w:b/>
        </w:rPr>
        <w:t>Active (transitive or intransitive); Passive; or Linking</w:t>
      </w:r>
      <w:r>
        <w:t>. If possible, change the voice of the sentence (this will not be possible for intransitive or linking patterns) without changing the meaning or tense. You do not need to translate.</w:t>
      </w:r>
    </w:p>
    <w:p w14:paraId="04F6CB13" w14:textId="77777777" w:rsidR="003C1FA0" w:rsidRDefault="003C1FA0" w:rsidP="00CD2394">
      <w:pPr>
        <w:pStyle w:val="NoSpacing"/>
        <w:keepLines/>
      </w:pPr>
    </w:p>
    <w:p w14:paraId="0AD950ED" w14:textId="77777777" w:rsidR="003C1FA0" w:rsidRDefault="003C1FA0" w:rsidP="00CD2394">
      <w:pPr>
        <w:pStyle w:val="NoSpacing"/>
        <w:keepLines/>
      </w:pPr>
      <w:r>
        <w:tab/>
      </w:r>
      <w:r>
        <w:tab/>
      </w:r>
      <w:r>
        <w:tab/>
      </w:r>
      <w:r>
        <w:tab/>
      </w:r>
      <w:r>
        <w:tab/>
        <w:t>Pattern</w:t>
      </w:r>
      <w:r>
        <w:tab/>
      </w:r>
      <w:r>
        <w:tab/>
      </w:r>
      <w:r>
        <w:tab/>
        <w:t>New voice (if possible)</w:t>
      </w:r>
    </w:p>
    <w:p w14:paraId="4E025057" w14:textId="77777777" w:rsidR="003C1FA0" w:rsidRDefault="003C1FA0" w:rsidP="00CD2394">
      <w:pPr>
        <w:pStyle w:val="NoSpacing"/>
        <w:keepLines/>
      </w:pPr>
    </w:p>
    <w:p w14:paraId="49D0F4F1" w14:textId="77777777" w:rsidR="003C1FA0" w:rsidRDefault="003C1FA0" w:rsidP="00CD2394">
      <w:pPr>
        <w:pStyle w:val="NoSpacing"/>
        <w:keepLines/>
      </w:pPr>
      <w:r>
        <w:t>Example: We see the horses</w:t>
      </w:r>
      <w:r>
        <w:tab/>
      </w:r>
      <w:r>
        <w:tab/>
      </w:r>
      <w:r>
        <w:rPr>
          <w:i/>
        </w:rPr>
        <w:t>Active/Transitive</w:t>
      </w:r>
      <w:r>
        <w:tab/>
      </w:r>
      <w:r w:rsidRPr="008615BB">
        <w:rPr>
          <w:i/>
        </w:rPr>
        <w:t>The horses are seen by us</w:t>
      </w:r>
    </w:p>
    <w:p w14:paraId="7051AB7F" w14:textId="77777777" w:rsidR="003C1FA0" w:rsidRDefault="003C1FA0" w:rsidP="00CD2394">
      <w:pPr>
        <w:pStyle w:val="NoSpacing"/>
        <w:keepLines/>
      </w:pPr>
    </w:p>
    <w:p w14:paraId="082D2133" w14:textId="77777777" w:rsidR="003C1FA0" w:rsidRDefault="003C1FA0">
      <w:pPr>
        <w:pStyle w:val="ListParagraph"/>
        <w:keepLines/>
        <w:numPr>
          <w:ilvl w:val="0"/>
          <w:numId w:val="44"/>
        </w:numPr>
      </w:pPr>
      <w:r>
        <w:t>I hear the students</w:t>
      </w:r>
      <w:r>
        <w:tab/>
      </w:r>
      <w:r>
        <w:tab/>
        <w:t>_________________</w:t>
      </w:r>
      <w:r>
        <w:tab/>
        <w:t>________________________________</w:t>
      </w:r>
    </w:p>
    <w:p w14:paraId="465F50F5" w14:textId="77777777" w:rsidR="003C1FA0" w:rsidRDefault="003C1FA0">
      <w:pPr>
        <w:pStyle w:val="ListParagraph"/>
        <w:keepLines/>
        <w:numPr>
          <w:ilvl w:val="0"/>
          <w:numId w:val="44"/>
        </w:numPr>
      </w:pPr>
      <w:r>
        <w:t>You flee into the woods</w:t>
      </w:r>
      <w:r>
        <w:tab/>
      </w:r>
      <w:r>
        <w:tab/>
        <w:t>_________________</w:t>
      </w:r>
      <w:r>
        <w:tab/>
        <w:t>________________________________</w:t>
      </w:r>
    </w:p>
    <w:p w14:paraId="51B1A005" w14:textId="77777777" w:rsidR="003C1FA0" w:rsidRDefault="003C1FA0">
      <w:pPr>
        <w:pStyle w:val="ListParagraph"/>
        <w:keepLines/>
        <w:numPr>
          <w:ilvl w:val="0"/>
          <w:numId w:val="44"/>
        </w:numPr>
      </w:pPr>
      <w:r>
        <w:t>The trees are cut by them</w:t>
      </w:r>
      <w:r>
        <w:tab/>
        <w:t>_________________</w:t>
      </w:r>
      <w:r>
        <w:tab/>
        <w:t>________________________________</w:t>
      </w:r>
    </w:p>
    <w:p w14:paraId="2654B191" w14:textId="77777777" w:rsidR="003C1FA0" w:rsidRDefault="003C1FA0">
      <w:pPr>
        <w:pStyle w:val="ListParagraph"/>
        <w:keepLines/>
        <w:numPr>
          <w:ilvl w:val="0"/>
          <w:numId w:val="44"/>
        </w:numPr>
      </w:pPr>
      <w:r>
        <w:t>The house is large</w:t>
      </w:r>
      <w:r>
        <w:tab/>
      </w:r>
      <w:r>
        <w:tab/>
        <w:t>_________________</w:t>
      </w:r>
      <w:r>
        <w:tab/>
        <w:t>________________________________</w:t>
      </w:r>
    </w:p>
    <w:p w14:paraId="1A2CC1AC" w14:textId="77777777" w:rsidR="003C1FA0" w:rsidRDefault="003C1FA0">
      <w:pPr>
        <w:pStyle w:val="ListParagraph"/>
        <w:keepLines/>
        <w:numPr>
          <w:ilvl w:val="0"/>
          <w:numId w:val="44"/>
        </w:numPr>
      </w:pPr>
      <w:r>
        <w:t>I was reading the book</w:t>
      </w:r>
      <w:r>
        <w:tab/>
      </w:r>
      <w:r>
        <w:tab/>
        <w:t>_________________</w:t>
      </w:r>
      <w:r>
        <w:tab/>
        <w:t>________________________________</w:t>
      </w:r>
    </w:p>
    <w:p w14:paraId="420EAD97" w14:textId="77777777" w:rsidR="003C1FA0" w:rsidRDefault="003C1FA0">
      <w:pPr>
        <w:pStyle w:val="ListParagraph"/>
        <w:keepLines/>
        <w:numPr>
          <w:ilvl w:val="0"/>
          <w:numId w:val="44"/>
        </w:numPr>
      </w:pPr>
      <w:r>
        <w:t>They saw many cities</w:t>
      </w:r>
      <w:r>
        <w:tab/>
      </w:r>
      <w:r>
        <w:tab/>
        <w:t>_________________</w:t>
      </w:r>
      <w:r>
        <w:tab/>
        <w:t>________________________________</w:t>
      </w:r>
    </w:p>
    <w:p w14:paraId="482645FC" w14:textId="77777777" w:rsidR="003C1FA0" w:rsidRDefault="003C1FA0">
      <w:pPr>
        <w:pStyle w:val="ListParagraph"/>
        <w:keepLines/>
        <w:numPr>
          <w:ilvl w:val="0"/>
          <w:numId w:val="44"/>
        </w:numPr>
      </w:pPr>
      <w:r>
        <w:t>She hopes for peace</w:t>
      </w:r>
      <w:r>
        <w:tab/>
      </w:r>
      <w:r>
        <w:tab/>
        <w:t>_________________</w:t>
      </w:r>
      <w:r>
        <w:tab/>
        <w:t>________________________________</w:t>
      </w:r>
    </w:p>
    <w:p w14:paraId="7F579D00" w14:textId="77777777" w:rsidR="003C1FA0" w:rsidRDefault="003C1FA0">
      <w:pPr>
        <w:pStyle w:val="ListParagraph"/>
        <w:keepLines/>
        <w:numPr>
          <w:ilvl w:val="0"/>
          <w:numId w:val="44"/>
        </w:numPr>
      </w:pPr>
      <w:r>
        <w:t>Do you hear the rain?</w:t>
      </w:r>
      <w:r>
        <w:tab/>
      </w:r>
      <w:r>
        <w:tab/>
        <w:t>_________________</w:t>
      </w:r>
      <w:r>
        <w:tab/>
        <w:t>________________________________</w:t>
      </w:r>
    </w:p>
    <w:p w14:paraId="5F2EFBA4" w14:textId="77777777" w:rsidR="003C1FA0" w:rsidRDefault="003C1FA0">
      <w:pPr>
        <w:pStyle w:val="ListParagraph"/>
        <w:keepLines/>
        <w:numPr>
          <w:ilvl w:val="0"/>
          <w:numId w:val="44"/>
        </w:numPr>
      </w:pPr>
      <w:r>
        <w:t>Many people arrived</w:t>
      </w:r>
      <w:r>
        <w:tab/>
      </w:r>
      <w:r>
        <w:tab/>
        <w:t>_________________</w:t>
      </w:r>
      <w:r>
        <w:tab/>
        <w:t>________________________________</w:t>
      </w:r>
    </w:p>
    <w:p w14:paraId="2878991F" w14:textId="77777777" w:rsidR="003C1FA0" w:rsidRPr="000423A9" w:rsidRDefault="003C1FA0">
      <w:pPr>
        <w:pStyle w:val="ListParagraph"/>
        <w:keepLines/>
        <w:numPr>
          <w:ilvl w:val="0"/>
          <w:numId w:val="44"/>
        </w:numPr>
      </w:pPr>
      <w:r>
        <w:t>Someone knows the answer</w:t>
      </w:r>
      <w:r>
        <w:tab/>
        <w:t>_________________</w:t>
      </w:r>
      <w:r>
        <w:tab/>
        <w:t>________________________________</w:t>
      </w:r>
    </w:p>
    <w:p w14:paraId="35970C3C" w14:textId="77777777" w:rsidR="003C1FA0" w:rsidRDefault="003C1FA0" w:rsidP="00CD2394">
      <w:pPr>
        <w:pStyle w:val="NoSpacing"/>
        <w:keepLines/>
        <w:rPr>
          <w:rFonts w:cstheme="minorHAnsi"/>
          <w:color w:val="000000"/>
          <w:szCs w:val="24"/>
        </w:rPr>
      </w:pPr>
      <w:r>
        <w:rPr>
          <w:rFonts w:cstheme="minorHAnsi"/>
          <w:color w:val="000000"/>
          <w:szCs w:val="24"/>
        </w:rPr>
        <w:t>B) Using the model verbs (</w:t>
      </w:r>
      <w:r>
        <w:rPr>
          <w:rFonts w:cstheme="minorHAnsi"/>
          <w:i/>
          <w:color w:val="000000"/>
          <w:szCs w:val="24"/>
        </w:rPr>
        <w:t xml:space="preserve">vocō, videō, regō, capiō, </w:t>
      </w:r>
      <w:r>
        <w:rPr>
          <w:rFonts w:cstheme="minorHAnsi"/>
          <w:color w:val="000000"/>
          <w:szCs w:val="24"/>
        </w:rPr>
        <w:t>and</w:t>
      </w:r>
      <w:r>
        <w:rPr>
          <w:rFonts w:cstheme="minorHAnsi"/>
          <w:i/>
          <w:color w:val="000000"/>
          <w:szCs w:val="24"/>
        </w:rPr>
        <w:t xml:space="preserve"> audiō</w:t>
      </w:r>
      <w:r>
        <w:rPr>
          <w:rFonts w:cstheme="minorHAnsi"/>
          <w:color w:val="000000"/>
          <w:szCs w:val="24"/>
        </w:rPr>
        <w:t>), translate each form, paying careful attention to tense and voice. Then make the requested change, keeping everything else the same. Finally, translate the new form.</w:t>
      </w:r>
    </w:p>
    <w:p w14:paraId="7EBD28B1" w14:textId="77777777" w:rsidR="003C1FA0" w:rsidRDefault="003C1FA0" w:rsidP="00CD2394">
      <w:pPr>
        <w:pStyle w:val="NoSpacing"/>
        <w:keepLines/>
        <w:rPr>
          <w:rFonts w:cstheme="minorHAnsi"/>
          <w:color w:val="000000"/>
          <w:szCs w:val="24"/>
        </w:rPr>
      </w:pPr>
    </w:p>
    <w:p w14:paraId="39CF18C5" w14:textId="77777777" w:rsidR="003C1FA0" w:rsidRDefault="003C1FA0" w:rsidP="00CD2394">
      <w:pPr>
        <w:pStyle w:val="NoSpacing"/>
        <w:keepLines/>
        <w:rPr>
          <w:rFonts w:cstheme="minorHAnsi"/>
          <w:color w:val="000000"/>
          <w:szCs w:val="24"/>
        </w:rPr>
      </w:pPr>
      <w:r>
        <w:rPr>
          <w:rFonts w:cstheme="minorHAnsi"/>
          <w:color w:val="000000"/>
          <w:szCs w:val="24"/>
        </w:rPr>
        <w:t>Example:</w:t>
      </w:r>
      <w:r>
        <w:rPr>
          <w:rFonts w:cstheme="minorHAnsi"/>
          <w:color w:val="000000"/>
          <w:szCs w:val="24"/>
        </w:rPr>
        <w:tab/>
        <w:t>audiuntur</w:t>
      </w:r>
      <w:r>
        <w:rPr>
          <w:rFonts w:cstheme="minorHAnsi"/>
          <w:color w:val="000000"/>
          <w:szCs w:val="24"/>
        </w:rPr>
        <w:tab/>
      </w:r>
      <w:r>
        <w:rPr>
          <w:rFonts w:cstheme="minorHAnsi"/>
          <w:color w:val="000000"/>
          <w:szCs w:val="24"/>
        </w:rPr>
        <w:tab/>
      </w:r>
      <w:r w:rsidRPr="008615BB">
        <w:rPr>
          <w:rFonts w:cstheme="minorHAnsi"/>
          <w:i/>
          <w:color w:val="000000"/>
          <w:szCs w:val="24"/>
        </w:rPr>
        <w:t>they are heard</w:t>
      </w:r>
      <w:r>
        <w:rPr>
          <w:rFonts w:cstheme="minorHAnsi"/>
          <w:color w:val="000000"/>
          <w:szCs w:val="24"/>
        </w:rPr>
        <w:tab/>
      </w:r>
      <w:r>
        <w:rPr>
          <w:rFonts w:cstheme="minorHAnsi"/>
          <w:color w:val="000000"/>
          <w:szCs w:val="24"/>
        </w:rPr>
        <w:tab/>
      </w:r>
    </w:p>
    <w:p w14:paraId="58F60AD1" w14:textId="77777777" w:rsidR="003C1FA0" w:rsidRDefault="003C1FA0" w:rsidP="00CD2394">
      <w:pPr>
        <w:pStyle w:val="NoSpacing"/>
        <w:keepLines/>
        <w:ind w:left="720" w:firstLine="720"/>
        <w:rPr>
          <w:rFonts w:cstheme="minorHAnsi"/>
          <w:color w:val="000000"/>
          <w:szCs w:val="24"/>
        </w:rPr>
      </w:pPr>
      <w:r>
        <w:rPr>
          <w:rFonts w:cstheme="minorHAnsi"/>
          <w:color w:val="000000"/>
          <w:szCs w:val="24"/>
        </w:rPr>
        <w:t>make active</w:t>
      </w:r>
      <w:r>
        <w:rPr>
          <w:rFonts w:cstheme="minorHAnsi"/>
          <w:color w:val="000000"/>
          <w:szCs w:val="24"/>
        </w:rPr>
        <w:tab/>
      </w:r>
      <w:r>
        <w:rPr>
          <w:rFonts w:cstheme="minorHAnsi"/>
          <w:color w:val="000000"/>
          <w:szCs w:val="24"/>
        </w:rPr>
        <w:tab/>
      </w:r>
      <w:r>
        <w:rPr>
          <w:rFonts w:cstheme="minorHAnsi"/>
          <w:i/>
          <w:color w:val="000000"/>
          <w:szCs w:val="24"/>
        </w:rPr>
        <w:t>they hear</w:t>
      </w:r>
    </w:p>
    <w:p w14:paraId="7209D82D" w14:textId="77777777" w:rsidR="003C1FA0" w:rsidRDefault="003C1FA0" w:rsidP="00CD2394">
      <w:pPr>
        <w:pStyle w:val="NoSpacing"/>
        <w:keepLines/>
        <w:ind w:left="720" w:firstLine="720"/>
        <w:rPr>
          <w:rFonts w:cstheme="minorHAnsi"/>
          <w:color w:val="000000"/>
          <w:szCs w:val="24"/>
        </w:rPr>
      </w:pPr>
      <w:r>
        <w:rPr>
          <w:rFonts w:cstheme="minorHAnsi"/>
          <w:color w:val="000000"/>
          <w:szCs w:val="24"/>
        </w:rPr>
        <w:t>translate to Latin</w:t>
      </w:r>
      <w:r>
        <w:rPr>
          <w:rFonts w:cstheme="minorHAnsi"/>
          <w:color w:val="000000"/>
          <w:szCs w:val="24"/>
        </w:rPr>
        <w:tab/>
        <w:t>audiunt</w:t>
      </w:r>
    </w:p>
    <w:p w14:paraId="7EB737E5" w14:textId="77777777" w:rsidR="003C1FA0" w:rsidRDefault="003C1FA0" w:rsidP="00CD2394">
      <w:pPr>
        <w:pStyle w:val="NoSpacing"/>
        <w:keepLines/>
        <w:ind w:left="720" w:firstLine="720"/>
        <w:rPr>
          <w:rFonts w:cstheme="minorHAnsi"/>
          <w:color w:val="000000"/>
          <w:szCs w:val="24"/>
        </w:rPr>
      </w:pPr>
    </w:p>
    <w:p w14:paraId="55E84EA4" w14:textId="2EB2F0DB" w:rsidR="003C1FA0" w:rsidRDefault="003C1FA0" w:rsidP="00CD2394">
      <w:pPr>
        <w:keepLines/>
      </w:pPr>
      <w:r>
        <w:tab/>
        <w:t>Verb</w:t>
      </w:r>
      <w:r>
        <w:tab/>
      </w:r>
      <w:r>
        <w:tab/>
        <w:t>Translate</w:t>
      </w:r>
      <w:r>
        <w:tab/>
      </w:r>
      <w:r>
        <w:tab/>
      </w:r>
      <w:r w:rsidR="00E21A50">
        <w:tab/>
      </w:r>
      <w:r>
        <w:t>Change</w:t>
      </w:r>
      <w:r>
        <w:tab/>
      </w:r>
      <w:r>
        <w:tab/>
      </w:r>
      <w:r>
        <w:tab/>
      </w:r>
    </w:p>
    <w:p w14:paraId="4C1DCC8F" w14:textId="21CECAFE" w:rsidR="003C1FA0" w:rsidRDefault="003C1FA0">
      <w:pPr>
        <w:pStyle w:val="ListParagraph"/>
        <w:keepLines/>
        <w:numPr>
          <w:ilvl w:val="0"/>
          <w:numId w:val="45"/>
        </w:numPr>
      </w:pPr>
      <w:r>
        <w:lastRenderedPageBreak/>
        <w:t>videō</w:t>
      </w:r>
      <w:r>
        <w:tab/>
      </w:r>
      <w:r>
        <w:tab/>
        <w:t>__________________</w:t>
      </w:r>
      <w:r>
        <w:tab/>
      </w:r>
      <w:r w:rsidR="00E21A50">
        <w:tab/>
      </w:r>
      <w:r>
        <w:t>make passive</w:t>
      </w:r>
      <w:r>
        <w:tab/>
        <w:t>__________________</w:t>
      </w:r>
      <w:r>
        <w:br/>
      </w:r>
      <w:r>
        <w:br/>
        <w:t>Translate to Latin:</w:t>
      </w:r>
      <w:r>
        <w:tab/>
        <w:t>__________________</w:t>
      </w:r>
    </w:p>
    <w:p w14:paraId="2E3D61C4" w14:textId="154E260D" w:rsidR="003C1FA0" w:rsidRDefault="003C1FA0">
      <w:pPr>
        <w:pStyle w:val="ListParagraph"/>
        <w:keepLines/>
        <w:numPr>
          <w:ilvl w:val="0"/>
          <w:numId w:val="45"/>
        </w:numPr>
      </w:pPr>
      <w:r>
        <w:t>capiunt</w:t>
      </w:r>
      <w:r>
        <w:tab/>
      </w:r>
      <w:r>
        <w:tab/>
        <w:t>__________________</w:t>
      </w:r>
      <w:r>
        <w:tab/>
      </w:r>
      <w:r w:rsidR="00E21A50">
        <w:tab/>
      </w:r>
      <w:r>
        <w:t>make passive</w:t>
      </w:r>
      <w:r>
        <w:tab/>
        <w:t>__________________</w:t>
      </w:r>
      <w:r>
        <w:br/>
      </w:r>
      <w:r>
        <w:br/>
        <w:t>Translate to Latin:</w:t>
      </w:r>
      <w:r>
        <w:tab/>
        <w:t>__________________</w:t>
      </w:r>
    </w:p>
    <w:p w14:paraId="03DC718D" w14:textId="721687E7" w:rsidR="003C1FA0" w:rsidRDefault="003C1FA0">
      <w:pPr>
        <w:pStyle w:val="ListParagraph"/>
        <w:keepLines/>
        <w:numPr>
          <w:ilvl w:val="0"/>
          <w:numId w:val="45"/>
        </w:numPr>
      </w:pPr>
      <w:r>
        <w:t>audiuntur</w:t>
      </w:r>
      <w:r>
        <w:tab/>
        <w:t>__________________</w:t>
      </w:r>
      <w:r>
        <w:tab/>
      </w:r>
      <w:r w:rsidR="00E21A50">
        <w:tab/>
      </w:r>
      <w:r>
        <w:t>make imperfect</w:t>
      </w:r>
      <w:r>
        <w:tab/>
        <w:t>__________________</w:t>
      </w:r>
      <w:r>
        <w:br/>
      </w:r>
      <w:r>
        <w:br/>
        <w:t>Translate to Latin:</w:t>
      </w:r>
      <w:r>
        <w:tab/>
        <w:t>__________________</w:t>
      </w:r>
    </w:p>
    <w:p w14:paraId="3AFCDD6E" w14:textId="6568982F" w:rsidR="003C1FA0" w:rsidRDefault="003C1FA0">
      <w:pPr>
        <w:pStyle w:val="ListParagraph"/>
        <w:keepLines/>
        <w:numPr>
          <w:ilvl w:val="0"/>
          <w:numId w:val="45"/>
        </w:numPr>
      </w:pPr>
      <w:r>
        <w:t>vocātus est</w:t>
      </w:r>
      <w:r>
        <w:tab/>
        <w:t>__________________</w:t>
      </w:r>
      <w:r>
        <w:tab/>
      </w:r>
      <w:r w:rsidR="00E21A50">
        <w:tab/>
      </w:r>
      <w:r>
        <w:t>make plural</w:t>
      </w:r>
      <w:r>
        <w:tab/>
        <w:t>__________________</w:t>
      </w:r>
      <w:r>
        <w:br/>
      </w:r>
      <w:r>
        <w:br/>
        <w:t>Translate to Latin:</w:t>
      </w:r>
      <w:r>
        <w:tab/>
        <w:t>__________________</w:t>
      </w:r>
    </w:p>
    <w:p w14:paraId="11C78913" w14:textId="78A3393C" w:rsidR="003C1FA0" w:rsidRDefault="003C1FA0">
      <w:pPr>
        <w:pStyle w:val="ListParagraph"/>
        <w:keepLines/>
        <w:numPr>
          <w:ilvl w:val="0"/>
          <w:numId w:val="45"/>
        </w:numPr>
      </w:pPr>
      <w:r>
        <w:t>rexistī</w:t>
      </w:r>
      <w:r>
        <w:tab/>
      </w:r>
      <w:r>
        <w:tab/>
        <w:t>__________________</w:t>
      </w:r>
      <w:r>
        <w:tab/>
      </w:r>
      <w:r w:rsidR="00E21A50">
        <w:tab/>
      </w:r>
      <w:r>
        <w:t>make passive</w:t>
      </w:r>
      <w:r>
        <w:tab/>
        <w:t>__________________</w:t>
      </w:r>
      <w:r>
        <w:br/>
      </w:r>
      <w:r>
        <w:br/>
        <w:t>Translate to Latin:</w:t>
      </w:r>
      <w:r>
        <w:tab/>
        <w:t>__________________</w:t>
      </w:r>
    </w:p>
    <w:p w14:paraId="2EE255A6" w14:textId="28D79DCC" w:rsidR="003C1FA0" w:rsidRDefault="003C1FA0">
      <w:pPr>
        <w:pStyle w:val="ListParagraph"/>
        <w:keepLines/>
        <w:numPr>
          <w:ilvl w:val="0"/>
          <w:numId w:val="45"/>
        </w:numPr>
      </w:pPr>
      <w:r>
        <w:t>audīmur</w:t>
      </w:r>
      <w:r>
        <w:tab/>
        <w:t>__________________</w:t>
      </w:r>
      <w:r>
        <w:tab/>
      </w:r>
      <w:r w:rsidR="00E21A50">
        <w:tab/>
      </w:r>
      <w:r>
        <w:t>make active</w:t>
      </w:r>
      <w:r>
        <w:tab/>
        <w:t>__________________</w:t>
      </w:r>
      <w:r>
        <w:br/>
      </w:r>
      <w:r>
        <w:br/>
        <w:t>Translate to Latin:</w:t>
      </w:r>
      <w:r>
        <w:tab/>
        <w:t>__________________</w:t>
      </w:r>
    </w:p>
    <w:p w14:paraId="3BFCA08A" w14:textId="72CD5D45" w:rsidR="003C1FA0" w:rsidRDefault="003C1FA0">
      <w:pPr>
        <w:pStyle w:val="ListParagraph"/>
        <w:keepLines/>
        <w:numPr>
          <w:ilvl w:val="0"/>
          <w:numId w:val="45"/>
        </w:numPr>
      </w:pPr>
      <w:r>
        <w:t>regēbantur</w:t>
      </w:r>
      <w:r>
        <w:tab/>
        <w:t>__________________</w:t>
      </w:r>
      <w:r>
        <w:tab/>
      </w:r>
      <w:r w:rsidR="00E21A50">
        <w:tab/>
      </w:r>
      <w:r>
        <w:t>make present</w:t>
      </w:r>
      <w:r>
        <w:tab/>
        <w:t>__________________</w:t>
      </w:r>
      <w:r>
        <w:br/>
      </w:r>
      <w:r>
        <w:br/>
        <w:t>Translate to Latin:</w:t>
      </w:r>
      <w:r>
        <w:tab/>
        <w:t>__________________</w:t>
      </w:r>
    </w:p>
    <w:p w14:paraId="65A7A2CD" w14:textId="4B8008D1" w:rsidR="003C1FA0" w:rsidRPr="008615BB" w:rsidRDefault="003C1FA0">
      <w:pPr>
        <w:pStyle w:val="ListParagraph"/>
        <w:keepLines/>
        <w:numPr>
          <w:ilvl w:val="0"/>
          <w:numId w:val="45"/>
        </w:numPr>
      </w:pPr>
      <w:r>
        <w:t>vocātī sunt</w:t>
      </w:r>
      <w:r>
        <w:tab/>
        <w:t>__________________</w:t>
      </w:r>
      <w:r>
        <w:tab/>
      </w:r>
      <w:r w:rsidR="00E21A50">
        <w:tab/>
      </w:r>
      <w:r>
        <w:t>make active</w:t>
      </w:r>
      <w:r>
        <w:tab/>
        <w:t>__________________</w:t>
      </w:r>
      <w:r>
        <w:br/>
      </w:r>
      <w:r>
        <w:br/>
        <w:t>Translate to Latin:</w:t>
      </w:r>
      <w:r>
        <w:tab/>
        <w:t>__________________</w:t>
      </w:r>
    </w:p>
    <w:p w14:paraId="6B1D760D" w14:textId="77777777" w:rsidR="003C1FA0" w:rsidRDefault="003C1FA0" w:rsidP="00CD2394">
      <w:pPr>
        <w:pStyle w:val="Heading2"/>
      </w:pPr>
      <w:bookmarkStart w:id="61" w:name="_Toc158984999"/>
      <w:r>
        <w:t>Chapter 10 Sentences</w:t>
      </w:r>
      <w:bookmarkEnd w:id="61"/>
    </w:p>
    <w:p w14:paraId="6446B9EC" w14:textId="77777777" w:rsidR="003C1FA0" w:rsidRDefault="003C1FA0" w:rsidP="00CD2394">
      <w:pPr>
        <w:pStyle w:val="NoSpacing"/>
        <w:keepLines/>
        <w:rPr>
          <w:rFonts w:cstheme="minorHAnsi"/>
          <w:color w:val="000000"/>
        </w:rPr>
      </w:pPr>
    </w:p>
    <w:p w14:paraId="08576D7A" w14:textId="6D4795E8" w:rsidR="003C1FA0" w:rsidRPr="009979F9" w:rsidRDefault="003C1FA0">
      <w:pPr>
        <w:pStyle w:val="NoSpacing"/>
        <w:keepLines/>
        <w:numPr>
          <w:ilvl w:val="0"/>
          <w:numId w:val="21"/>
        </w:numPr>
        <w:spacing w:line="360" w:lineRule="auto"/>
        <w:ind w:left="324" w:hanging="324"/>
        <w:rPr>
          <w:rFonts w:cstheme="minorHAnsi"/>
          <w:color w:val="000000"/>
        </w:rPr>
      </w:pPr>
      <w:r>
        <w:rPr>
          <w:rFonts w:cstheme="minorHAnsi"/>
          <w:color w:val="000000"/>
        </w:rPr>
        <w:t>ā</w:t>
      </w:r>
      <w:r w:rsidRPr="009979F9">
        <w:rPr>
          <w:rFonts w:cstheme="minorHAnsi"/>
          <w:color w:val="000000"/>
        </w:rPr>
        <w:t xml:space="preserve"> </w:t>
      </w:r>
      <w:r>
        <w:rPr>
          <w:rFonts w:cstheme="minorHAnsi"/>
          <w:color w:val="000000"/>
        </w:rPr>
        <w:t>gentibus regis virtūs sci</w:t>
      </w:r>
      <w:r w:rsidRPr="009979F9">
        <w:rPr>
          <w:rFonts w:cstheme="minorHAnsi"/>
          <w:color w:val="000000"/>
        </w:rPr>
        <w:t xml:space="preserve">ēbātur, </w:t>
      </w:r>
      <w:r>
        <w:rPr>
          <w:rFonts w:cstheme="minorHAnsi"/>
          <w:color w:val="000000"/>
        </w:rPr>
        <w:t xml:space="preserve">sed </w:t>
      </w:r>
      <w:r w:rsidR="00D830C7">
        <w:rPr>
          <w:rFonts w:cstheme="minorHAnsi"/>
          <w:color w:val="000000"/>
        </w:rPr>
        <w:t xml:space="preserve">lībertās </w:t>
      </w:r>
      <w:r>
        <w:rPr>
          <w:rFonts w:cstheme="minorHAnsi"/>
          <w:color w:val="000000"/>
        </w:rPr>
        <w:t>istō tempōre ad urbem nōn vēnit</w:t>
      </w:r>
    </w:p>
    <w:p w14:paraId="1D0F9386" w14:textId="3D8BFA9F" w:rsidR="003C1FA0" w:rsidRPr="009979F9" w:rsidRDefault="003C1FA0">
      <w:pPr>
        <w:pStyle w:val="NoSpacing"/>
        <w:keepLines/>
        <w:numPr>
          <w:ilvl w:val="0"/>
          <w:numId w:val="21"/>
        </w:numPr>
        <w:spacing w:line="360" w:lineRule="auto"/>
        <w:ind w:left="324" w:hanging="324"/>
        <w:rPr>
          <w:rFonts w:cstheme="minorHAnsi"/>
          <w:color w:val="000000"/>
        </w:rPr>
      </w:pPr>
      <w:r>
        <w:rPr>
          <w:rFonts w:cstheme="minorHAnsi"/>
          <w:color w:val="000000"/>
        </w:rPr>
        <w:t>arma a vōbīs capta sunt, atque eōrum fata hostēs nunc ten</w:t>
      </w:r>
      <w:r w:rsidR="00213082">
        <w:rPr>
          <w:rFonts w:cstheme="minorHAnsi"/>
          <w:color w:val="000000"/>
        </w:rPr>
        <w:t>u</w:t>
      </w:r>
      <w:r>
        <w:rPr>
          <w:rFonts w:cstheme="minorHAnsi"/>
          <w:color w:val="000000"/>
        </w:rPr>
        <w:t xml:space="preserve">ēre </w:t>
      </w:r>
    </w:p>
    <w:p w14:paraId="799B49FA" w14:textId="255B88CD" w:rsidR="003C1FA0" w:rsidRPr="009979F9" w:rsidRDefault="003C1FA0">
      <w:pPr>
        <w:pStyle w:val="NoSpacing"/>
        <w:keepLines/>
        <w:numPr>
          <w:ilvl w:val="0"/>
          <w:numId w:val="21"/>
        </w:numPr>
        <w:spacing w:line="360" w:lineRule="auto"/>
        <w:ind w:left="324" w:hanging="324"/>
        <w:rPr>
          <w:rFonts w:cstheme="minorHAnsi"/>
          <w:color w:val="000000"/>
        </w:rPr>
      </w:pPr>
      <w:r>
        <w:rPr>
          <w:rFonts w:cstheme="minorHAnsi"/>
          <w:color w:val="000000"/>
        </w:rPr>
        <w:t>huius urbis</w:t>
      </w:r>
      <w:r w:rsidRPr="009979F9">
        <w:rPr>
          <w:rFonts w:cstheme="minorHAnsi"/>
          <w:color w:val="000000"/>
        </w:rPr>
        <w:t xml:space="preserve"> omn</w:t>
      </w:r>
      <w:r>
        <w:rPr>
          <w:rFonts w:cstheme="minorHAnsi"/>
          <w:color w:val="000000"/>
        </w:rPr>
        <w:t>ē</w:t>
      </w:r>
      <w:r w:rsidRPr="009979F9">
        <w:rPr>
          <w:rFonts w:cstheme="minorHAnsi"/>
          <w:color w:val="000000"/>
        </w:rPr>
        <w:t>s civ</w:t>
      </w:r>
      <w:r>
        <w:rPr>
          <w:rFonts w:cstheme="minorHAnsi"/>
          <w:color w:val="000000"/>
        </w:rPr>
        <w:t>ē</w:t>
      </w:r>
      <w:r w:rsidRPr="009979F9">
        <w:rPr>
          <w:rFonts w:cstheme="minorHAnsi"/>
          <w:color w:val="000000"/>
        </w:rPr>
        <w:t xml:space="preserve">s </w:t>
      </w:r>
      <w:r w:rsidR="002507D5">
        <w:rPr>
          <w:rFonts w:cstheme="minorHAnsi"/>
          <w:color w:val="000000"/>
        </w:rPr>
        <w:t>eramus</w:t>
      </w:r>
      <w:r w:rsidRPr="009979F9">
        <w:rPr>
          <w:rFonts w:cstheme="minorHAnsi"/>
          <w:color w:val="000000"/>
        </w:rPr>
        <w:t xml:space="preserve">, </w:t>
      </w:r>
      <w:r>
        <w:rPr>
          <w:rFonts w:cstheme="minorHAnsi"/>
          <w:color w:val="000000"/>
        </w:rPr>
        <w:t>et</w:t>
      </w:r>
      <w:r w:rsidR="002507D5">
        <w:rPr>
          <w:rFonts w:cstheme="minorHAnsi"/>
          <w:color w:val="000000"/>
        </w:rPr>
        <w:t xml:space="preserve"> nunc</w:t>
      </w:r>
      <w:r>
        <w:rPr>
          <w:rFonts w:cstheme="minorHAnsi"/>
          <w:color w:val="000000"/>
        </w:rPr>
        <w:t xml:space="preserve"> arma </w:t>
      </w:r>
      <w:r w:rsidRPr="009979F9">
        <w:rPr>
          <w:rFonts w:cstheme="minorHAnsi"/>
          <w:color w:val="000000"/>
        </w:rPr>
        <w:t>rapta sunt</w:t>
      </w:r>
      <w:r>
        <w:rPr>
          <w:rFonts w:cstheme="minorHAnsi"/>
          <w:color w:val="000000"/>
        </w:rPr>
        <w:t>;</w:t>
      </w:r>
      <w:r w:rsidRPr="009979F9">
        <w:rPr>
          <w:rFonts w:cstheme="minorHAnsi"/>
          <w:color w:val="000000"/>
        </w:rPr>
        <w:t xml:space="preserve"> hostēs v</w:t>
      </w:r>
      <w:r w:rsidR="00DA2CBA">
        <w:rPr>
          <w:rFonts w:cstheme="minorHAnsi"/>
          <w:color w:val="000000"/>
        </w:rPr>
        <w:t>ī</w:t>
      </w:r>
      <w:r w:rsidRPr="009979F9">
        <w:rPr>
          <w:rFonts w:cstheme="minorHAnsi"/>
          <w:color w:val="000000"/>
        </w:rPr>
        <w:t>cēr</w:t>
      </w:r>
      <w:r w:rsidR="00213082">
        <w:rPr>
          <w:rFonts w:cstheme="minorHAnsi"/>
          <w:color w:val="000000"/>
        </w:rPr>
        <w:t>unt</w:t>
      </w:r>
      <w:r>
        <w:rPr>
          <w:rFonts w:cstheme="minorHAnsi"/>
          <w:color w:val="000000"/>
        </w:rPr>
        <w:t xml:space="preserve"> </w:t>
      </w:r>
    </w:p>
    <w:p w14:paraId="5571F4E7" w14:textId="1023E2A9" w:rsidR="003C1FA0" w:rsidRPr="009979F9" w:rsidRDefault="003C1FA0">
      <w:pPr>
        <w:pStyle w:val="NoSpacing"/>
        <w:keepLines/>
        <w:numPr>
          <w:ilvl w:val="0"/>
          <w:numId w:val="21"/>
        </w:numPr>
        <w:spacing w:line="360" w:lineRule="auto"/>
        <w:ind w:left="324" w:hanging="324"/>
        <w:rPr>
          <w:rFonts w:cstheme="minorHAnsi"/>
          <w:color w:val="000000"/>
        </w:rPr>
      </w:pPr>
      <w:r>
        <w:rPr>
          <w:rFonts w:cstheme="minorHAnsi"/>
          <w:color w:val="000000"/>
        </w:rPr>
        <w:t xml:space="preserve">iam </w:t>
      </w:r>
      <w:r w:rsidR="003C7296">
        <w:rPr>
          <w:rFonts w:cstheme="minorHAnsi"/>
          <w:color w:val="000000"/>
        </w:rPr>
        <w:t>multae pedibus</w:t>
      </w:r>
      <w:r>
        <w:rPr>
          <w:rFonts w:cstheme="minorHAnsi"/>
          <w:color w:val="000000"/>
        </w:rPr>
        <w:t xml:space="preserve"> ad viam ambulābant, sed nōs </w:t>
      </w:r>
      <w:r w:rsidR="003C7296">
        <w:rPr>
          <w:rFonts w:cstheme="minorHAnsi"/>
          <w:color w:val="000000"/>
        </w:rPr>
        <w:t>ab urbe</w:t>
      </w:r>
      <w:r>
        <w:rPr>
          <w:rFonts w:cstheme="minorHAnsi"/>
          <w:color w:val="000000"/>
        </w:rPr>
        <w:t xml:space="preserve"> ferēbamur</w:t>
      </w:r>
    </w:p>
    <w:p w14:paraId="0FCD3024" w14:textId="77777777" w:rsidR="003C1FA0" w:rsidRPr="009979F9" w:rsidRDefault="003C1FA0">
      <w:pPr>
        <w:pStyle w:val="NoSpacing"/>
        <w:keepLines/>
        <w:numPr>
          <w:ilvl w:val="0"/>
          <w:numId w:val="21"/>
        </w:numPr>
        <w:spacing w:line="360" w:lineRule="auto"/>
        <w:ind w:left="324" w:hanging="324"/>
        <w:rPr>
          <w:rFonts w:cstheme="minorHAnsi"/>
          <w:color w:val="000000"/>
        </w:rPr>
      </w:pPr>
      <w:r>
        <w:rPr>
          <w:rFonts w:cstheme="minorHAnsi"/>
          <w:color w:val="000000"/>
        </w:rPr>
        <w:t>urbis causā saevae trēs familiae in litore stetērunt, nam vidēre navēs non possumus</w:t>
      </w:r>
    </w:p>
    <w:p w14:paraId="4DBC8FF9" w14:textId="77777777" w:rsidR="003C1FA0" w:rsidRPr="009979F9" w:rsidRDefault="003C1FA0">
      <w:pPr>
        <w:pStyle w:val="NoSpacing"/>
        <w:keepLines/>
        <w:numPr>
          <w:ilvl w:val="0"/>
          <w:numId w:val="21"/>
        </w:numPr>
        <w:spacing w:line="360" w:lineRule="auto"/>
        <w:ind w:left="324" w:hanging="324"/>
        <w:rPr>
          <w:rFonts w:cstheme="minorHAnsi"/>
          <w:color w:val="000000"/>
        </w:rPr>
      </w:pPr>
      <w:r>
        <w:rPr>
          <w:rFonts w:cstheme="minorHAnsi"/>
          <w:color w:val="000000"/>
        </w:rPr>
        <w:t>pietāte</w:t>
      </w:r>
      <w:r w:rsidRPr="009979F9">
        <w:rPr>
          <w:rFonts w:cstheme="minorHAnsi"/>
          <w:color w:val="000000"/>
        </w:rPr>
        <w:t xml:space="preserve"> </w:t>
      </w:r>
      <w:r>
        <w:rPr>
          <w:rFonts w:cstheme="minorHAnsi"/>
          <w:color w:val="000000"/>
        </w:rPr>
        <w:t>semper servā</w:t>
      </w:r>
      <w:r w:rsidRPr="009979F9">
        <w:rPr>
          <w:rFonts w:cstheme="minorHAnsi"/>
          <w:color w:val="000000"/>
        </w:rPr>
        <w:t xml:space="preserve"> </w:t>
      </w:r>
      <w:r>
        <w:rPr>
          <w:rFonts w:cstheme="minorHAnsi"/>
          <w:color w:val="000000"/>
        </w:rPr>
        <w:t>regnum</w:t>
      </w:r>
      <w:r w:rsidRPr="009979F9">
        <w:rPr>
          <w:rFonts w:cstheme="minorHAnsi"/>
          <w:color w:val="000000"/>
        </w:rPr>
        <w:t xml:space="preserve">, nam </w:t>
      </w:r>
      <w:r>
        <w:rPr>
          <w:rFonts w:cstheme="minorHAnsi"/>
          <w:color w:val="000000"/>
        </w:rPr>
        <w:t>bonī virī patrum verba audivērunt</w:t>
      </w:r>
      <w:r w:rsidRPr="009979F9">
        <w:rPr>
          <w:rFonts w:cstheme="minorHAnsi"/>
          <w:color w:val="000000"/>
        </w:rPr>
        <w:t>,</w:t>
      </w:r>
      <w:r>
        <w:rPr>
          <w:rFonts w:cstheme="minorHAnsi"/>
          <w:color w:val="000000"/>
        </w:rPr>
        <w:t xml:space="preserve"> et locī</w:t>
      </w:r>
      <w:r w:rsidRPr="009979F9">
        <w:rPr>
          <w:rFonts w:cstheme="minorHAnsi"/>
          <w:color w:val="000000"/>
        </w:rPr>
        <w:t xml:space="preserve"> </w:t>
      </w:r>
      <w:r>
        <w:rPr>
          <w:rFonts w:cstheme="minorHAnsi"/>
          <w:color w:val="000000"/>
        </w:rPr>
        <w:t>nomen amavērunt</w:t>
      </w:r>
    </w:p>
    <w:p w14:paraId="55EC1474" w14:textId="7BCB9CD4" w:rsidR="003C1FA0" w:rsidRDefault="003C1FA0">
      <w:pPr>
        <w:pStyle w:val="NoSpacing"/>
        <w:keepLines/>
        <w:numPr>
          <w:ilvl w:val="0"/>
          <w:numId w:val="21"/>
        </w:numPr>
        <w:spacing w:line="360" w:lineRule="auto"/>
        <w:ind w:left="324" w:hanging="324"/>
        <w:rPr>
          <w:rFonts w:cstheme="minorHAnsi"/>
          <w:color w:val="000000"/>
        </w:rPr>
      </w:pPr>
      <w:r w:rsidRPr="009979F9">
        <w:rPr>
          <w:rFonts w:cstheme="minorHAnsi"/>
          <w:color w:val="000000"/>
        </w:rPr>
        <w:t>illā</w:t>
      </w:r>
      <w:r w:rsidR="00213082">
        <w:rPr>
          <w:rFonts w:cstheme="minorHAnsi"/>
          <w:color w:val="000000"/>
        </w:rPr>
        <w:t>e</w:t>
      </w:r>
      <w:r w:rsidRPr="009979F9">
        <w:rPr>
          <w:rFonts w:cstheme="minorHAnsi"/>
          <w:color w:val="000000"/>
        </w:rPr>
        <w:t xml:space="preserve"> </w:t>
      </w:r>
      <w:r>
        <w:rPr>
          <w:rFonts w:cstheme="minorHAnsi"/>
          <w:color w:val="000000"/>
        </w:rPr>
        <w:t>vit</w:t>
      </w:r>
      <w:r w:rsidR="007229E8">
        <w:rPr>
          <w:rFonts w:cstheme="minorHAnsi"/>
          <w:color w:val="000000"/>
        </w:rPr>
        <w:t>ā</w:t>
      </w:r>
      <w:r w:rsidR="00213082">
        <w:rPr>
          <w:rFonts w:cstheme="minorHAnsi"/>
          <w:color w:val="000000"/>
        </w:rPr>
        <w:t>e</w:t>
      </w:r>
      <w:r w:rsidRPr="009979F9">
        <w:rPr>
          <w:rFonts w:cstheme="minorHAnsi"/>
          <w:color w:val="000000"/>
        </w:rPr>
        <w:t xml:space="preserve"> </w:t>
      </w:r>
      <w:r>
        <w:rPr>
          <w:rFonts w:cstheme="minorHAnsi"/>
          <w:color w:val="000000"/>
        </w:rPr>
        <w:t>sunt</w:t>
      </w:r>
      <w:r w:rsidRPr="009979F9">
        <w:rPr>
          <w:rFonts w:cstheme="minorHAnsi"/>
          <w:color w:val="000000"/>
        </w:rPr>
        <w:t xml:space="preserve"> bonā</w:t>
      </w:r>
      <w:r w:rsidR="00213082">
        <w:rPr>
          <w:rFonts w:cstheme="minorHAnsi"/>
          <w:color w:val="000000"/>
        </w:rPr>
        <w:t>e</w:t>
      </w:r>
      <w:r w:rsidRPr="009979F9">
        <w:rPr>
          <w:rFonts w:cstheme="minorHAnsi"/>
          <w:color w:val="000000"/>
        </w:rPr>
        <w:t xml:space="preserve">, sed virī </w:t>
      </w:r>
      <w:r w:rsidR="00E67B39">
        <w:rPr>
          <w:rFonts w:cstheme="minorHAnsi"/>
          <w:color w:val="000000"/>
        </w:rPr>
        <w:t>fugere</w:t>
      </w:r>
      <w:r>
        <w:rPr>
          <w:rFonts w:cstheme="minorHAnsi"/>
          <w:color w:val="000000"/>
        </w:rPr>
        <w:t xml:space="preserve"> nōn </w:t>
      </w:r>
      <w:r w:rsidR="003C7296">
        <w:rPr>
          <w:rFonts w:cstheme="minorHAnsi"/>
          <w:color w:val="000000"/>
        </w:rPr>
        <w:t>volunt</w:t>
      </w:r>
    </w:p>
    <w:p w14:paraId="5CD98D8A" w14:textId="1D4F39F6" w:rsidR="003C1FA0" w:rsidRDefault="003C1FA0">
      <w:pPr>
        <w:pStyle w:val="NoSpacing"/>
        <w:keepLines/>
        <w:numPr>
          <w:ilvl w:val="0"/>
          <w:numId w:val="21"/>
        </w:numPr>
        <w:spacing w:line="360" w:lineRule="auto"/>
        <w:ind w:left="324" w:hanging="324"/>
        <w:rPr>
          <w:rFonts w:cstheme="minorHAnsi"/>
          <w:color w:val="000000"/>
        </w:rPr>
      </w:pPr>
      <w:r>
        <w:rPr>
          <w:rFonts w:cstheme="minorHAnsi"/>
          <w:color w:val="000000"/>
        </w:rPr>
        <w:t>vōs ad viam agēbaminī ubi magnam virtutem petimus</w:t>
      </w:r>
    </w:p>
    <w:p w14:paraId="2117DA73" w14:textId="240BB68F" w:rsidR="003C1FA0" w:rsidRDefault="003C1FA0">
      <w:pPr>
        <w:pStyle w:val="NoSpacing"/>
        <w:keepLines/>
        <w:numPr>
          <w:ilvl w:val="0"/>
          <w:numId w:val="21"/>
        </w:numPr>
        <w:spacing w:line="360" w:lineRule="auto"/>
        <w:ind w:left="324" w:hanging="324"/>
        <w:rPr>
          <w:rFonts w:cstheme="minorHAnsi"/>
          <w:color w:val="000000"/>
        </w:rPr>
      </w:pPr>
      <w:r>
        <w:rPr>
          <w:rFonts w:cstheme="minorHAnsi"/>
          <w:color w:val="000000"/>
        </w:rPr>
        <w:lastRenderedPageBreak/>
        <w:t xml:space="preserve">civēs urbis fortūnās saepe servant sed iam </w:t>
      </w:r>
      <w:r w:rsidR="002D0184">
        <w:rPr>
          <w:rFonts w:cstheme="minorHAnsi"/>
          <w:color w:val="000000"/>
        </w:rPr>
        <w:t xml:space="preserve">a </w:t>
      </w:r>
      <w:r>
        <w:rPr>
          <w:rFonts w:cstheme="minorHAnsi"/>
          <w:color w:val="000000"/>
        </w:rPr>
        <w:t>hostibus nōs tenēmur</w:t>
      </w:r>
    </w:p>
    <w:p w14:paraId="2B243629" w14:textId="77777777" w:rsidR="003C1FA0" w:rsidRPr="00927D8E" w:rsidRDefault="003C1FA0">
      <w:pPr>
        <w:pStyle w:val="NoSpacing"/>
        <w:keepLines/>
        <w:numPr>
          <w:ilvl w:val="0"/>
          <w:numId w:val="21"/>
        </w:numPr>
        <w:spacing w:line="360" w:lineRule="auto"/>
        <w:ind w:left="324" w:hanging="324"/>
        <w:rPr>
          <w:rFonts w:cstheme="minorHAnsi"/>
          <w:color w:val="000000"/>
        </w:rPr>
      </w:pPr>
      <w:r>
        <w:rPr>
          <w:rFonts w:cstheme="minorHAnsi"/>
          <w:color w:val="000000"/>
        </w:rPr>
        <w:t>amicōs trium fratrum colēre debēmus nam ab illīs miserae viae petitae sunt</w:t>
      </w:r>
    </w:p>
    <w:p w14:paraId="273E8834" w14:textId="77777777" w:rsidR="003C1FA0" w:rsidRPr="00927D8E" w:rsidRDefault="003C1FA0" w:rsidP="00CD2394">
      <w:pPr>
        <w:pStyle w:val="NoSpacing"/>
        <w:keepLines/>
        <w:rPr>
          <w:rFonts w:cstheme="minorHAnsi"/>
          <w:color w:val="000000"/>
          <w:szCs w:val="24"/>
        </w:rPr>
      </w:pPr>
    </w:p>
    <w:p w14:paraId="24FC0D68" w14:textId="77777777" w:rsidR="003C1FA0" w:rsidRPr="005526F8" w:rsidRDefault="003C1FA0" w:rsidP="005526F8">
      <w:pPr>
        <w:pStyle w:val="Heading2"/>
        <w:rPr>
          <w:rStyle w:val="Chaptertitle"/>
        </w:rPr>
      </w:pPr>
      <w:bookmarkStart w:id="62" w:name="_Toc158985000"/>
      <w:r w:rsidRPr="005526F8">
        <w:rPr>
          <w:rStyle w:val="Chaptertitle"/>
        </w:rPr>
        <w:t>Chapter 10 Vocabulary</w:t>
      </w:r>
      <w:bookmarkEnd w:id="62"/>
    </w:p>
    <w:tbl>
      <w:tblPr>
        <w:tblW w:w="5000" w:type="pct"/>
        <w:tblCellMar>
          <w:left w:w="0" w:type="dxa"/>
          <w:right w:w="0" w:type="dxa"/>
        </w:tblCellMar>
        <w:tblLook w:val="0000" w:firstRow="0" w:lastRow="0" w:firstColumn="0" w:lastColumn="0" w:noHBand="0" w:noVBand="0"/>
      </w:tblPr>
      <w:tblGrid>
        <w:gridCol w:w="4670"/>
        <w:gridCol w:w="4670"/>
      </w:tblGrid>
      <w:tr w:rsidR="003C1FA0" w:rsidRPr="00927D8E" w14:paraId="58DB653A"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9B1270" w14:textId="77777777" w:rsidR="003C1FA0" w:rsidRPr="00927D8E" w:rsidRDefault="003C1FA0" w:rsidP="00CD2394">
            <w:pPr>
              <w:pStyle w:val="NoSpacing"/>
              <w:keepLines/>
              <w:rPr>
                <w:rFonts w:cstheme="minorHAnsi"/>
                <w:color w:val="000000"/>
              </w:rPr>
            </w:pPr>
            <w:r>
              <w:rPr>
                <w:rStyle w:val="Strong"/>
              </w:rPr>
              <w:t>Noun</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C1F53B6" w14:textId="77777777" w:rsidR="003C1FA0" w:rsidRPr="00927D8E" w:rsidRDefault="003C1FA0" w:rsidP="00CD2394">
            <w:pPr>
              <w:pStyle w:val="NoSpacing"/>
              <w:keepLines/>
              <w:rPr>
                <w:rFonts w:cstheme="minorHAnsi"/>
                <w:szCs w:val="24"/>
              </w:rPr>
            </w:pPr>
          </w:p>
        </w:tc>
      </w:tr>
      <w:tr w:rsidR="003C1FA0" w:rsidRPr="00927D8E" w14:paraId="7C890257"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C74280" w14:textId="4D49B200" w:rsidR="003C1FA0" w:rsidRPr="00927D8E" w:rsidRDefault="003C1FA0" w:rsidP="00CD2394">
            <w:pPr>
              <w:pStyle w:val="NoSpacing"/>
              <w:keepLines/>
              <w:rPr>
                <w:rFonts w:cstheme="minorHAnsi"/>
                <w:color w:val="000000"/>
              </w:rPr>
            </w:pPr>
            <w:r w:rsidRPr="00927D8E">
              <w:rPr>
                <w:rFonts w:cstheme="minorHAnsi"/>
                <w:color w:val="000000"/>
              </w:rPr>
              <w:t>via</w:t>
            </w:r>
            <w:r w:rsidR="002E011E">
              <w:rPr>
                <w:rFonts w:cstheme="minorHAnsi"/>
                <w:color w:val="000000"/>
              </w:rPr>
              <w:t>,</w:t>
            </w:r>
            <w:r w:rsidRPr="00927D8E">
              <w:rPr>
                <w:rFonts w:cstheme="minorHAnsi"/>
                <w:color w:val="000000"/>
              </w:rPr>
              <w:t xml:space="preserve"> viae (f)</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4F1FF0" w14:textId="77777777" w:rsidR="003C1FA0" w:rsidRPr="00927D8E" w:rsidRDefault="003C1FA0" w:rsidP="00CD2394">
            <w:pPr>
              <w:pStyle w:val="NoSpacing"/>
              <w:keepLines/>
              <w:rPr>
                <w:rFonts w:cstheme="minorHAnsi"/>
                <w:color w:val="000000"/>
              </w:rPr>
            </w:pPr>
            <w:r w:rsidRPr="00927D8E">
              <w:rPr>
                <w:rFonts w:cstheme="minorHAnsi"/>
                <w:color w:val="000000"/>
              </w:rPr>
              <w:t>road</w:t>
            </w:r>
          </w:p>
        </w:tc>
      </w:tr>
      <w:tr w:rsidR="003C1FA0" w:rsidRPr="00927D8E" w14:paraId="27F0E7A1"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2BC0BD" w14:textId="1F3E9453" w:rsidR="003C1FA0" w:rsidRPr="00927D8E" w:rsidRDefault="003C1FA0" w:rsidP="00CD2394">
            <w:pPr>
              <w:pStyle w:val="NoSpacing"/>
              <w:keepLines/>
              <w:rPr>
                <w:rFonts w:cstheme="minorHAnsi"/>
                <w:color w:val="000000"/>
              </w:rPr>
            </w:pPr>
            <w:r w:rsidRPr="00927D8E">
              <w:rPr>
                <w:rFonts w:cstheme="minorHAnsi"/>
                <w:color w:val="000000"/>
              </w:rPr>
              <w:t>causa</w:t>
            </w:r>
            <w:r w:rsidR="002E011E">
              <w:rPr>
                <w:rFonts w:cstheme="minorHAnsi"/>
                <w:color w:val="000000"/>
              </w:rPr>
              <w:t>,</w:t>
            </w:r>
            <w:r w:rsidRPr="00927D8E">
              <w:rPr>
                <w:rFonts w:cstheme="minorHAnsi"/>
                <w:color w:val="000000"/>
              </w:rPr>
              <w:t xml:space="preserve"> causae (f)</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8DD353" w14:textId="77777777" w:rsidR="003C1FA0" w:rsidRPr="00927D8E" w:rsidRDefault="003C1FA0" w:rsidP="00CD2394">
            <w:pPr>
              <w:pStyle w:val="NoSpacing"/>
              <w:keepLines/>
              <w:rPr>
                <w:rFonts w:cstheme="minorHAnsi"/>
                <w:color w:val="000000"/>
              </w:rPr>
            </w:pPr>
            <w:r w:rsidRPr="00927D8E">
              <w:rPr>
                <w:rFonts w:cstheme="minorHAnsi"/>
                <w:color w:val="000000"/>
              </w:rPr>
              <w:t>cause, reason, case; *very often “(+genitive) causā” means “for the sake of (___)”</w:t>
            </w:r>
          </w:p>
        </w:tc>
      </w:tr>
      <w:tr w:rsidR="003C1FA0" w:rsidRPr="00927D8E" w14:paraId="473F3737"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F2C21C" w14:textId="3ECD0453" w:rsidR="003C1FA0" w:rsidRPr="00927D8E" w:rsidRDefault="003C1FA0" w:rsidP="00CD2394">
            <w:pPr>
              <w:pStyle w:val="NoSpacing"/>
              <w:keepLines/>
              <w:rPr>
                <w:rFonts w:cstheme="minorHAnsi"/>
                <w:color w:val="000000"/>
              </w:rPr>
            </w:pPr>
            <w:r w:rsidRPr="00927D8E">
              <w:rPr>
                <w:rFonts w:cstheme="minorHAnsi"/>
                <w:color w:val="000000"/>
              </w:rPr>
              <w:t>virtūs</w:t>
            </w:r>
            <w:r w:rsidR="002E011E">
              <w:rPr>
                <w:rFonts w:cstheme="minorHAnsi"/>
                <w:color w:val="000000"/>
              </w:rPr>
              <w:t>,</w:t>
            </w:r>
            <w:r w:rsidRPr="00927D8E">
              <w:rPr>
                <w:rFonts w:cstheme="minorHAnsi"/>
                <w:color w:val="000000"/>
              </w:rPr>
              <w:t xml:space="preserve"> virtūtis (f)</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F0D95F8" w14:textId="77777777" w:rsidR="003C1FA0" w:rsidRPr="00927D8E" w:rsidRDefault="003C1FA0" w:rsidP="00CD2394">
            <w:pPr>
              <w:pStyle w:val="NoSpacing"/>
              <w:keepLines/>
              <w:rPr>
                <w:rFonts w:cstheme="minorHAnsi"/>
                <w:color w:val="000000"/>
              </w:rPr>
            </w:pPr>
            <w:r w:rsidRPr="00927D8E">
              <w:rPr>
                <w:rFonts w:cstheme="minorHAnsi"/>
                <w:color w:val="000000"/>
              </w:rPr>
              <w:t>courage, strength</w:t>
            </w:r>
          </w:p>
        </w:tc>
      </w:tr>
      <w:tr w:rsidR="003C1FA0" w:rsidRPr="00927D8E" w14:paraId="474387A2"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361704" w14:textId="5A2BCBA1" w:rsidR="003C1FA0" w:rsidRPr="00927D8E" w:rsidRDefault="003C1FA0" w:rsidP="00CD2394">
            <w:pPr>
              <w:pStyle w:val="NoSpacing"/>
              <w:keepLines/>
              <w:rPr>
                <w:rFonts w:cstheme="minorHAnsi"/>
                <w:color w:val="000000"/>
              </w:rPr>
            </w:pPr>
            <w:r w:rsidRPr="00927D8E">
              <w:rPr>
                <w:rFonts w:cstheme="minorHAnsi"/>
                <w:color w:val="000000"/>
              </w:rPr>
              <w:t>urbs</w:t>
            </w:r>
            <w:r w:rsidR="002E011E">
              <w:rPr>
                <w:rFonts w:cstheme="minorHAnsi"/>
                <w:color w:val="000000"/>
              </w:rPr>
              <w:t>,</w:t>
            </w:r>
            <w:r w:rsidRPr="00927D8E">
              <w:rPr>
                <w:rFonts w:cstheme="minorHAnsi"/>
                <w:color w:val="000000"/>
              </w:rPr>
              <w:t xml:space="preserve"> urbis (f)</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1DCCB8" w14:textId="77777777" w:rsidR="003C1FA0" w:rsidRPr="00927D8E" w:rsidRDefault="003C1FA0" w:rsidP="00CD2394">
            <w:pPr>
              <w:pStyle w:val="NoSpacing"/>
              <w:keepLines/>
              <w:rPr>
                <w:rFonts w:cstheme="minorHAnsi"/>
                <w:color w:val="000000"/>
              </w:rPr>
            </w:pPr>
            <w:r w:rsidRPr="00927D8E">
              <w:rPr>
                <w:rFonts w:cstheme="minorHAnsi"/>
                <w:color w:val="000000"/>
              </w:rPr>
              <w:t>city</w:t>
            </w:r>
          </w:p>
        </w:tc>
      </w:tr>
      <w:tr w:rsidR="003C1FA0" w:rsidRPr="00927D8E" w14:paraId="2B583C2E"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4B73510" w14:textId="5D2FB368" w:rsidR="003C1FA0" w:rsidRPr="00927D8E" w:rsidRDefault="003C1FA0" w:rsidP="00CD2394">
            <w:pPr>
              <w:pStyle w:val="NoSpacing"/>
              <w:keepLines/>
              <w:rPr>
                <w:rFonts w:cstheme="minorHAnsi"/>
                <w:color w:val="000000"/>
              </w:rPr>
            </w:pPr>
            <w:r>
              <w:rPr>
                <w:rFonts w:cstheme="minorHAnsi"/>
                <w:color w:val="000000"/>
              </w:rPr>
              <w:t>civis</w:t>
            </w:r>
            <w:r w:rsidR="002E011E">
              <w:rPr>
                <w:rFonts w:cstheme="minorHAnsi"/>
                <w:color w:val="000000"/>
              </w:rPr>
              <w:t>,</w:t>
            </w:r>
            <w:r>
              <w:rPr>
                <w:rFonts w:cstheme="minorHAnsi"/>
                <w:color w:val="000000"/>
              </w:rPr>
              <w:t xml:space="preserve"> civis (m./f.)</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7B46D0" w14:textId="77777777" w:rsidR="003C1FA0" w:rsidRPr="00927D8E" w:rsidRDefault="003C1FA0" w:rsidP="00CD2394">
            <w:pPr>
              <w:pStyle w:val="NoSpacing"/>
              <w:keepLines/>
              <w:rPr>
                <w:rFonts w:cstheme="minorHAnsi"/>
                <w:color w:val="000000"/>
              </w:rPr>
            </w:pPr>
            <w:r>
              <w:rPr>
                <w:rFonts w:cstheme="minorHAnsi"/>
                <w:color w:val="000000"/>
              </w:rPr>
              <w:t>citizen</w:t>
            </w:r>
          </w:p>
        </w:tc>
      </w:tr>
      <w:tr w:rsidR="003C1FA0" w:rsidRPr="00927D8E" w14:paraId="3C420F2C"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098766" w14:textId="0A028768" w:rsidR="003C1FA0" w:rsidRPr="00927D8E" w:rsidRDefault="003C1FA0" w:rsidP="00CD2394">
            <w:pPr>
              <w:pStyle w:val="NoSpacing"/>
              <w:keepLines/>
              <w:rPr>
                <w:rFonts w:cstheme="minorHAnsi"/>
                <w:color w:val="000000"/>
              </w:rPr>
            </w:pPr>
            <w:r w:rsidRPr="00927D8E">
              <w:rPr>
                <w:rFonts w:cstheme="minorHAnsi"/>
                <w:color w:val="000000"/>
              </w:rPr>
              <w:t>vita</w:t>
            </w:r>
            <w:r w:rsidR="002E011E">
              <w:rPr>
                <w:rFonts w:cstheme="minorHAnsi"/>
                <w:color w:val="000000"/>
              </w:rPr>
              <w:t>,</w:t>
            </w:r>
            <w:r w:rsidRPr="00927D8E">
              <w:rPr>
                <w:rFonts w:cstheme="minorHAnsi"/>
                <w:color w:val="000000"/>
              </w:rPr>
              <w:t xml:space="preserve"> vitae (f)</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9C5A53" w14:textId="77777777" w:rsidR="003C1FA0" w:rsidRPr="00927D8E" w:rsidRDefault="003C1FA0" w:rsidP="00CD2394">
            <w:pPr>
              <w:pStyle w:val="NoSpacing"/>
              <w:keepLines/>
              <w:rPr>
                <w:rFonts w:cstheme="minorHAnsi"/>
                <w:color w:val="000000"/>
              </w:rPr>
            </w:pPr>
            <w:r w:rsidRPr="00927D8E">
              <w:rPr>
                <w:rFonts w:cstheme="minorHAnsi"/>
                <w:color w:val="000000"/>
              </w:rPr>
              <w:t>life</w:t>
            </w:r>
          </w:p>
        </w:tc>
      </w:tr>
      <w:tr w:rsidR="003C1FA0" w:rsidRPr="00927D8E" w14:paraId="76FFCB77"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4CEFD6" w14:textId="77777777" w:rsidR="003C1FA0" w:rsidRPr="00927D8E" w:rsidRDefault="003C1FA0" w:rsidP="00CD2394">
            <w:pPr>
              <w:pStyle w:val="NoSpacing"/>
              <w:keepLines/>
              <w:rPr>
                <w:rFonts w:cstheme="minorHAnsi"/>
                <w:color w:val="000000"/>
              </w:rPr>
            </w:pPr>
            <w:r w:rsidRPr="00352413">
              <w:rPr>
                <w:rStyle w:val="Strong"/>
              </w:rPr>
              <w:t>Verbs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99D151" w14:textId="77777777" w:rsidR="003C1FA0" w:rsidRPr="00927D8E" w:rsidRDefault="003C1FA0" w:rsidP="00CD2394">
            <w:pPr>
              <w:pStyle w:val="NoSpacing"/>
              <w:keepLines/>
              <w:rPr>
                <w:rFonts w:cstheme="minorHAnsi"/>
                <w:szCs w:val="24"/>
              </w:rPr>
            </w:pPr>
          </w:p>
        </w:tc>
      </w:tr>
      <w:tr w:rsidR="003C1FA0" w:rsidRPr="00927D8E" w14:paraId="12BC0B77"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2D9987" w14:textId="35997CF1" w:rsidR="003C1FA0" w:rsidRPr="00927D8E" w:rsidRDefault="003C1FA0" w:rsidP="00CD2394">
            <w:pPr>
              <w:pStyle w:val="NoSpacing"/>
              <w:keepLines/>
              <w:rPr>
                <w:rFonts w:cstheme="minorHAnsi"/>
                <w:color w:val="000000"/>
              </w:rPr>
            </w:pPr>
            <w:r w:rsidRPr="00927D8E">
              <w:rPr>
                <w:rFonts w:cstheme="minorHAnsi"/>
                <w:color w:val="000000"/>
              </w:rPr>
              <w:t>veniō</w:t>
            </w:r>
            <w:r w:rsidR="009D7C42">
              <w:rPr>
                <w:rFonts w:cstheme="minorHAnsi"/>
                <w:color w:val="000000"/>
              </w:rPr>
              <w:t>,</w:t>
            </w:r>
            <w:r w:rsidRPr="00927D8E">
              <w:rPr>
                <w:rFonts w:cstheme="minorHAnsi"/>
                <w:color w:val="000000"/>
              </w:rPr>
              <w:t xml:space="preserve"> venīre</w:t>
            </w:r>
            <w:r w:rsidR="009D7C42">
              <w:rPr>
                <w:rFonts w:cstheme="minorHAnsi"/>
                <w:color w:val="000000"/>
              </w:rPr>
              <w:t>,</w:t>
            </w:r>
            <w:r w:rsidRPr="00927D8E">
              <w:rPr>
                <w:rFonts w:cstheme="minorHAnsi"/>
                <w:color w:val="000000"/>
              </w:rPr>
              <w:t xml:space="preserve"> vēnī</w:t>
            </w:r>
            <w:r w:rsidR="009D7C42">
              <w:rPr>
                <w:rFonts w:cstheme="minorHAnsi"/>
                <w:color w:val="000000"/>
              </w:rPr>
              <w:t>,</w:t>
            </w:r>
            <w:r w:rsidRPr="00927D8E">
              <w:rPr>
                <w:rFonts w:cstheme="minorHAnsi"/>
                <w:color w:val="000000"/>
              </w:rPr>
              <w:t xml:space="preserve"> ventus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67AF47" w14:textId="77777777" w:rsidR="003C1FA0" w:rsidRPr="00927D8E" w:rsidRDefault="003C1FA0" w:rsidP="00CD2394">
            <w:pPr>
              <w:pStyle w:val="NoSpacing"/>
              <w:keepLines/>
              <w:rPr>
                <w:rFonts w:cstheme="minorHAnsi"/>
                <w:color w:val="000000"/>
              </w:rPr>
            </w:pPr>
            <w:r w:rsidRPr="00927D8E">
              <w:rPr>
                <w:rFonts w:cstheme="minorHAnsi"/>
                <w:color w:val="000000"/>
              </w:rPr>
              <w:t xml:space="preserve"> to come</w:t>
            </w:r>
          </w:p>
        </w:tc>
      </w:tr>
      <w:tr w:rsidR="003C1FA0" w:rsidRPr="00927D8E" w14:paraId="0ACC80C7"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109172" w14:textId="19E86775" w:rsidR="003C1FA0" w:rsidRPr="00927D8E" w:rsidRDefault="003C1FA0" w:rsidP="00CD2394">
            <w:pPr>
              <w:pStyle w:val="NoSpacing"/>
              <w:keepLines/>
              <w:rPr>
                <w:rFonts w:cstheme="minorHAnsi"/>
                <w:color w:val="000000"/>
              </w:rPr>
            </w:pPr>
            <w:r w:rsidRPr="00927D8E">
              <w:rPr>
                <w:rFonts w:cstheme="minorHAnsi"/>
                <w:color w:val="000000"/>
              </w:rPr>
              <w:t>sciō</w:t>
            </w:r>
            <w:r w:rsidR="009D7C42">
              <w:rPr>
                <w:rFonts w:cstheme="minorHAnsi"/>
                <w:color w:val="000000"/>
              </w:rPr>
              <w:t>,</w:t>
            </w:r>
            <w:r w:rsidRPr="00927D8E">
              <w:rPr>
                <w:rFonts w:cstheme="minorHAnsi"/>
                <w:color w:val="000000"/>
              </w:rPr>
              <w:t xml:space="preserve"> scīre</w:t>
            </w:r>
            <w:r w:rsidR="009D7C42">
              <w:rPr>
                <w:rFonts w:cstheme="minorHAnsi"/>
                <w:color w:val="000000"/>
              </w:rPr>
              <w:t>,</w:t>
            </w:r>
            <w:r w:rsidRPr="00927D8E">
              <w:rPr>
                <w:rFonts w:cstheme="minorHAnsi"/>
                <w:color w:val="000000"/>
              </w:rPr>
              <w:t xml:space="preserve"> scīvī</w:t>
            </w:r>
            <w:r w:rsidR="009D7C42">
              <w:rPr>
                <w:rFonts w:cstheme="minorHAnsi"/>
                <w:color w:val="000000"/>
              </w:rPr>
              <w:t>,</w:t>
            </w:r>
            <w:r w:rsidRPr="00927D8E">
              <w:rPr>
                <w:rFonts w:cstheme="minorHAnsi"/>
                <w:color w:val="000000"/>
              </w:rPr>
              <w:t xml:space="preserve"> scītus </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A8AB9D" w14:textId="77777777" w:rsidR="003C1FA0" w:rsidRPr="00927D8E" w:rsidRDefault="003C1FA0" w:rsidP="00CD2394">
            <w:pPr>
              <w:pStyle w:val="NoSpacing"/>
              <w:keepLines/>
              <w:rPr>
                <w:rFonts w:cstheme="minorHAnsi"/>
                <w:color w:val="000000"/>
              </w:rPr>
            </w:pPr>
            <w:r w:rsidRPr="00927D8E">
              <w:rPr>
                <w:rFonts w:cstheme="minorHAnsi"/>
                <w:color w:val="000000"/>
              </w:rPr>
              <w:t xml:space="preserve"> to know </w:t>
            </w:r>
          </w:p>
        </w:tc>
      </w:tr>
      <w:tr w:rsidR="003C1FA0" w:rsidRPr="00927D8E" w14:paraId="5D467D68"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75047E" w14:textId="2E05AB3A" w:rsidR="003C1FA0" w:rsidRPr="00927D8E" w:rsidRDefault="003C1FA0" w:rsidP="00CD2394">
            <w:pPr>
              <w:pStyle w:val="NoSpacing"/>
              <w:keepLines/>
              <w:rPr>
                <w:rFonts w:cstheme="minorHAnsi"/>
                <w:color w:val="000000"/>
              </w:rPr>
            </w:pPr>
            <w:r w:rsidRPr="00927D8E">
              <w:rPr>
                <w:rFonts w:cstheme="minorHAnsi"/>
                <w:color w:val="000000"/>
              </w:rPr>
              <w:t>sentiō</w:t>
            </w:r>
            <w:r w:rsidR="009D7C42">
              <w:rPr>
                <w:rFonts w:cstheme="minorHAnsi"/>
                <w:color w:val="000000"/>
              </w:rPr>
              <w:t>,</w:t>
            </w:r>
            <w:r w:rsidRPr="00927D8E">
              <w:rPr>
                <w:rFonts w:cstheme="minorHAnsi"/>
                <w:color w:val="000000"/>
              </w:rPr>
              <w:t xml:space="preserve"> sentīre</w:t>
            </w:r>
            <w:r w:rsidR="009D7C42">
              <w:rPr>
                <w:rFonts w:cstheme="minorHAnsi"/>
                <w:color w:val="000000"/>
              </w:rPr>
              <w:t>,</w:t>
            </w:r>
            <w:r w:rsidRPr="00927D8E">
              <w:rPr>
                <w:rFonts w:cstheme="minorHAnsi"/>
                <w:color w:val="000000"/>
              </w:rPr>
              <w:t xml:space="preserve"> sēnsī</w:t>
            </w:r>
            <w:r w:rsidR="009D7C42">
              <w:rPr>
                <w:rFonts w:cstheme="minorHAnsi"/>
                <w:color w:val="000000"/>
              </w:rPr>
              <w:t>,</w:t>
            </w:r>
            <w:r w:rsidRPr="00927D8E">
              <w:rPr>
                <w:rFonts w:cstheme="minorHAnsi"/>
                <w:color w:val="000000"/>
              </w:rPr>
              <w:t xml:space="preserve"> sēnsus </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3A4A70" w14:textId="77777777" w:rsidR="003C1FA0" w:rsidRPr="00927D8E" w:rsidRDefault="003C1FA0" w:rsidP="00CD2394">
            <w:pPr>
              <w:pStyle w:val="NoSpacing"/>
              <w:keepLines/>
              <w:rPr>
                <w:rFonts w:cstheme="minorHAnsi"/>
                <w:color w:val="000000"/>
              </w:rPr>
            </w:pPr>
            <w:r w:rsidRPr="00927D8E">
              <w:rPr>
                <w:rFonts w:cstheme="minorHAnsi"/>
                <w:color w:val="000000"/>
              </w:rPr>
              <w:t>to perceive, feel, see, think</w:t>
            </w:r>
          </w:p>
        </w:tc>
      </w:tr>
      <w:tr w:rsidR="003C1FA0" w:rsidRPr="00927D8E" w14:paraId="160A8720"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45ECFF" w14:textId="1C320A1A" w:rsidR="003C1FA0" w:rsidRPr="00927D8E" w:rsidRDefault="003C1FA0" w:rsidP="00CD2394">
            <w:pPr>
              <w:pStyle w:val="NoSpacing"/>
              <w:keepLines/>
              <w:rPr>
                <w:rFonts w:cstheme="minorHAnsi"/>
                <w:color w:val="000000"/>
              </w:rPr>
            </w:pPr>
            <w:r>
              <w:rPr>
                <w:rFonts w:cstheme="minorHAnsi"/>
                <w:color w:val="000000"/>
              </w:rPr>
              <w:t>teneō</w:t>
            </w:r>
            <w:r w:rsidR="009D7C42">
              <w:rPr>
                <w:rFonts w:cstheme="minorHAnsi"/>
                <w:color w:val="000000"/>
              </w:rPr>
              <w:t>,</w:t>
            </w:r>
            <w:r>
              <w:rPr>
                <w:rFonts w:cstheme="minorHAnsi"/>
                <w:color w:val="000000"/>
              </w:rPr>
              <w:t xml:space="preserve"> tenēre</w:t>
            </w:r>
            <w:r w:rsidR="009D7C42">
              <w:rPr>
                <w:rFonts w:cstheme="minorHAnsi"/>
                <w:color w:val="000000"/>
              </w:rPr>
              <w:t>,</w:t>
            </w:r>
            <w:r w:rsidRPr="00927D8E">
              <w:rPr>
                <w:rFonts w:cstheme="minorHAnsi"/>
                <w:color w:val="000000"/>
              </w:rPr>
              <w:t xml:space="preserve"> tenuī</w:t>
            </w:r>
            <w:r w:rsidR="009D7C42">
              <w:rPr>
                <w:rFonts w:cstheme="minorHAnsi"/>
                <w:color w:val="000000"/>
              </w:rPr>
              <w:t>,</w:t>
            </w:r>
            <w:r w:rsidRPr="00927D8E">
              <w:rPr>
                <w:rFonts w:cstheme="minorHAnsi"/>
                <w:color w:val="000000"/>
              </w:rPr>
              <w:t xml:space="preserve"> tentus </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A1FA42" w14:textId="77777777" w:rsidR="003C1FA0" w:rsidRPr="00927D8E" w:rsidRDefault="003C1FA0" w:rsidP="00CD2394">
            <w:pPr>
              <w:pStyle w:val="NoSpacing"/>
              <w:keepLines/>
              <w:rPr>
                <w:rFonts w:cstheme="minorHAnsi"/>
                <w:color w:val="000000"/>
              </w:rPr>
            </w:pPr>
            <w:r w:rsidRPr="00927D8E">
              <w:rPr>
                <w:rFonts w:cstheme="minorHAnsi"/>
                <w:color w:val="000000"/>
              </w:rPr>
              <w:t>to hold, keep</w:t>
            </w:r>
          </w:p>
        </w:tc>
      </w:tr>
      <w:tr w:rsidR="003C1FA0" w:rsidRPr="00927D8E" w14:paraId="5B6BFB29"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CEEA59A" w14:textId="63C14087" w:rsidR="003C1FA0" w:rsidRPr="00927D8E" w:rsidRDefault="009D7C42" w:rsidP="00CD2394">
            <w:pPr>
              <w:pStyle w:val="NoSpacing"/>
              <w:keepLines/>
              <w:rPr>
                <w:rFonts w:cstheme="minorHAnsi"/>
                <w:color w:val="000000"/>
              </w:rPr>
            </w:pPr>
            <w:r>
              <w:rPr>
                <w:rFonts w:cstheme="minorHAnsi"/>
                <w:color w:val="000000"/>
              </w:rPr>
              <w:t>petō, petere,</w:t>
            </w:r>
            <w:r w:rsidR="003C1FA0">
              <w:rPr>
                <w:rFonts w:cstheme="minorHAnsi"/>
                <w:color w:val="000000"/>
              </w:rPr>
              <w:t xml:space="preserve"> petīvī</w:t>
            </w:r>
            <w:r>
              <w:rPr>
                <w:rFonts w:cstheme="minorHAnsi"/>
                <w:color w:val="000000"/>
              </w:rPr>
              <w:t>,</w:t>
            </w:r>
            <w:r w:rsidR="003C1FA0" w:rsidRPr="00927D8E">
              <w:rPr>
                <w:rFonts w:cstheme="minorHAnsi"/>
                <w:color w:val="000000"/>
              </w:rPr>
              <w:t xml:space="preserve"> petītus </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53C9A7" w14:textId="77777777" w:rsidR="003C1FA0" w:rsidRPr="00927D8E" w:rsidRDefault="003C1FA0" w:rsidP="00CD2394">
            <w:pPr>
              <w:pStyle w:val="NoSpacing"/>
              <w:keepLines/>
              <w:rPr>
                <w:rFonts w:cstheme="minorHAnsi"/>
                <w:color w:val="000000"/>
              </w:rPr>
            </w:pPr>
            <w:r w:rsidRPr="00927D8E">
              <w:rPr>
                <w:rFonts w:cstheme="minorHAnsi"/>
                <w:color w:val="000000"/>
              </w:rPr>
              <w:t>to seek, aim at, attack, ask</w:t>
            </w:r>
          </w:p>
        </w:tc>
      </w:tr>
      <w:tr w:rsidR="00E67B39" w:rsidRPr="00927D8E" w14:paraId="00BE0898"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29C414" w14:textId="0C9F45C2" w:rsidR="00E67B39" w:rsidRDefault="00E67B39" w:rsidP="00CD2394">
            <w:pPr>
              <w:pStyle w:val="NoSpacing"/>
              <w:keepLines/>
              <w:rPr>
                <w:rFonts w:cstheme="minorHAnsi"/>
                <w:color w:val="000000"/>
              </w:rPr>
            </w:pPr>
            <w:r w:rsidRPr="00E67B39">
              <w:rPr>
                <w:rFonts w:cstheme="minorHAnsi"/>
                <w:color w:val="000000"/>
              </w:rPr>
              <w:t>fugiō</w:t>
            </w:r>
            <w:r>
              <w:rPr>
                <w:rFonts w:cstheme="minorHAnsi"/>
                <w:color w:val="000000"/>
              </w:rPr>
              <w:t>,</w:t>
            </w:r>
            <w:r w:rsidRPr="00E67B39">
              <w:rPr>
                <w:rFonts w:cstheme="minorHAnsi"/>
                <w:color w:val="000000"/>
              </w:rPr>
              <w:t xml:space="preserve"> fugere</w:t>
            </w:r>
            <w:r>
              <w:rPr>
                <w:rFonts w:cstheme="minorHAnsi"/>
                <w:color w:val="000000"/>
              </w:rPr>
              <w:t>,</w:t>
            </w:r>
            <w:r w:rsidRPr="00E67B39">
              <w:rPr>
                <w:rFonts w:cstheme="minorHAnsi"/>
                <w:color w:val="000000"/>
              </w:rPr>
              <w:t xml:space="preserve"> fūgī</w:t>
            </w:r>
            <w:r>
              <w:rPr>
                <w:rFonts w:cstheme="minorHAnsi"/>
                <w:color w:val="000000"/>
              </w:rPr>
              <w:t>,</w:t>
            </w:r>
            <w:r w:rsidRPr="00E67B39">
              <w:rPr>
                <w:rFonts w:cstheme="minorHAnsi"/>
                <w:color w:val="000000"/>
              </w:rPr>
              <w:t xml:space="preserve"> fugitu</w:t>
            </w:r>
            <w:r>
              <w:rPr>
                <w:rFonts w:cstheme="minorHAnsi"/>
                <w:color w:val="000000"/>
              </w:rPr>
              <w:t>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541533" w14:textId="7438C709" w:rsidR="00E67B39" w:rsidRPr="00927D8E" w:rsidRDefault="00E67B39" w:rsidP="00CD2394">
            <w:pPr>
              <w:pStyle w:val="NoSpacing"/>
              <w:keepLines/>
              <w:rPr>
                <w:rFonts w:cstheme="minorHAnsi"/>
                <w:color w:val="000000"/>
              </w:rPr>
            </w:pPr>
            <w:r>
              <w:rPr>
                <w:rFonts w:cstheme="minorHAnsi"/>
                <w:color w:val="000000"/>
              </w:rPr>
              <w:t>to flee, escape</w:t>
            </w:r>
          </w:p>
        </w:tc>
      </w:tr>
      <w:tr w:rsidR="003C1FA0" w:rsidRPr="00927D8E" w14:paraId="65E2D1BD"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8F3886" w14:textId="77777777" w:rsidR="003C1FA0" w:rsidRDefault="003C1FA0" w:rsidP="00CD2394">
            <w:pPr>
              <w:pStyle w:val="NoSpacing"/>
              <w:keepLines/>
              <w:rPr>
                <w:rFonts w:cstheme="minorHAnsi"/>
                <w:color w:val="000000"/>
              </w:rPr>
            </w:pPr>
            <w:r>
              <w:rPr>
                <w:rFonts w:cstheme="minorHAnsi"/>
                <w:color w:val="000000"/>
              </w:rPr>
              <w:t>portō, portāre, portāvī, portātus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9784459" w14:textId="77777777" w:rsidR="003C1FA0" w:rsidRDefault="003C1FA0" w:rsidP="00CD2394">
            <w:pPr>
              <w:pStyle w:val="NoSpacing"/>
              <w:keepLines/>
              <w:rPr>
                <w:rFonts w:cstheme="minorHAnsi"/>
                <w:color w:val="000000"/>
              </w:rPr>
            </w:pPr>
            <w:r>
              <w:rPr>
                <w:rFonts w:cstheme="minorHAnsi"/>
                <w:color w:val="000000"/>
              </w:rPr>
              <w:t>to carry</w:t>
            </w:r>
          </w:p>
        </w:tc>
      </w:tr>
      <w:tr w:rsidR="003C1FA0" w:rsidRPr="00927D8E" w14:paraId="0ACCFE95"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951D78" w14:textId="516FBD16" w:rsidR="003C1FA0" w:rsidRPr="00927D8E" w:rsidRDefault="003C1FA0" w:rsidP="00CD2394">
            <w:pPr>
              <w:pStyle w:val="NoSpacing"/>
              <w:keepLines/>
              <w:rPr>
                <w:rFonts w:cstheme="minorHAnsi"/>
                <w:color w:val="000000"/>
              </w:rPr>
            </w:pPr>
            <w:r>
              <w:rPr>
                <w:rFonts w:cstheme="minorHAnsi"/>
                <w:color w:val="000000"/>
              </w:rPr>
              <w:t>ferō</w:t>
            </w:r>
            <w:r w:rsidR="009D7C42">
              <w:rPr>
                <w:rFonts w:cstheme="minorHAnsi"/>
                <w:color w:val="000000"/>
              </w:rPr>
              <w:t>,</w:t>
            </w:r>
            <w:r>
              <w:rPr>
                <w:rFonts w:cstheme="minorHAnsi"/>
                <w:color w:val="000000"/>
              </w:rPr>
              <w:t xml:space="preserve"> ferre</w:t>
            </w:r>
            <w:r w:rsidR="009D7C42">
              <w:rPr>
                <w:rFonts w:cstheme="minorHAnsi"/>
                <w:color w:val="000000"/>
              </w:rPr>
              <w:t>,</w:t>
            </w:r>
            <w:r>
              <w:rPr>
                <w:rFonts w:cstheme="minorHAnsi"/>
                <w:color w:val="000000"/>
              </w:rPr>
              <w:t xml:space="preserve"> tulī</w:t>
            </w:r>
            <w:r w:rsidR="009D7C42">
              <w:rPr>
                <w:rFonts w:cstheme="minorHAnsi"/>
                <w:color w:val="000000"/>
              </w:rPr>
              <w:t>,</w:t>
            </w:r>
            <w:r>
              <w:rPr>
                <w:rFonts w:cstheme="minorHAnsi"/>
                <w:color w:val="000000"/>
              </w:rPr>
              <w:t xml:space="preserve"> lātus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986E50" w14:textId="77777777" w:rsidR="003C1FA0" w:rsidRPr="00927D8E" w:rsidRDefault="003C1FA0" w:rsidP="00CD2394">
            <w:pPr>
              <w:pStyle w:val="NoSpacing"/>
              <w:keepLines/>
              <w:rPr>
                <w:rFonts w:cstheme="minorHAnsi"/>
                <w:color w:val="000000"/>
              </w:rPr>
            </w:pPr>
            <w:r>
              <w:rPr>
                <w:rFonts w:cstheme="minorHAnsi"/>
                <w:color w:val="000000"/>
              </w:rPr>
              <w:t>to bear, carry</w:t>
            </w:r>
          </w:p>
        </w:tc>
      </w:tr>
      <w:tr w:rsidR="003C1FA0" w:rsidRPr="00927D8E" w14:paraId="29D73E7B"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54F55FE" w14:textId="77777777" w:rsidR="003C1FA0" w:rsidRPr="00F04AC1" w:rsidRDefault="003C1FA0" w:rsidP="00CD2394">
            <w:pPr>
              <w:pStyle w:val="NoSpacing"/>
              <w:keepLines/>
              <w:rPr>
                <w:rFonts w:cstheme="minorHAnsi"/>
                <w:b/>
                <w:color w:val="000000"/>
              </w:rPr>
            </w:pPr>
            <w:r w:rsidRPr="00F04AC1">
              <w:rPr>
                <w:rFonts w:cstheme="minorHAnsi"/>
                <w:b/>
                <w:color w:val="000000"/>
              </w:rPr>
              <w:t>Adjectives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FA2F67E" w14:textId="77777777" w:rsidR="003C1FA0" w:rsidRDefault="003C1FA0" w:rsidP="00CD2394">
            <w:pPr>
              <w:pStyle w:val="NoSpacing"/>
              <w:keepLines/>
              <w:rPr>
                <w:rFonts w:cstheme="minorHAnsi"/>
                <w:color w:val="000000"/>
              </w:rPr>
            </w:pPr>
          </w:p>
        </w:tc>
      </w:tr>
      <w:tr w:rsidR="003C1FA0" w:rsidRPr="00927D8E" w14:paraId="70BAF151"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184AE27" w14:textId="77777777" w:rsidR="003C1FA0" w:rsidRDefault="003C1FA0" w:rsidP="00CD2394">
            <w:pPr>
              <w:pStyle w:val="NoSpacing"/>
              <w:keepLines/>
              <w:rPr>
                <w:rFonts w:cstheme="minorHAnsi"/>
                <w:color w:val="000000"/>
              </w:rPr>
            </w:pPr>
            <w:r>
              <w:rPr>
                <w:rFonts w:cstheme="minorHAnsi"/>
                <w:color w:val="000000"/>
              </w:rPr>
              <w:t>līber, lībera, līberum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19F439" w14:textId="498AB32B" w:rsidR="003C1FA0" w:rsidRDefault="003C1FA0" w:rsidP="00CD2394">
            <w:pPr>
              <w:pStyle w:val="NoSpacing"/>
              <w:keepLines/>
              <w:rPr>
                <w:rFonts w:cstheme="minorHAnsi"/>
                <w:color w:val="000000"/>
              </w:rPr>
            </w:pPr>
            <w:r>
              <w:rPr>
                <w:rFonts w:cstheme="minorHAnsi"/>
                <w:color w:val="000000"/>
              </w:rPr>
              <w:t>free (as plural</w:t>
            </w:r>
            <w:r w:rsidR="00E21A50">
              <w:rPr>
                <w:rFonts w:cstheme="minorHAnsi"/>
                <w:color w:val="000000"/>
              </w:rPr>
              <w:t xml:space="preserve"> noun</w:t>
            </w:r>
            <w:r>
              <w:rPr>
                <w:rFonts w:cstheme="minorHAnsi"/>
                <w:color w:val="000000"/>
              </w:rPr>
              <w:t>: children)</w:t>
            </w:r>
          </w:p>
        </w:tc>
      </w:tr>
      <w:tr w:rsidR="003C1FA0" w:rsidRPr="00927D8E" w14:paraId="457CA77A"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C89C9F" w14:textId="77777777" w:rsidR="003C1FA0" w:rsidRDefault="003C1FA0" w:rsidP="00CD2394">
            <w:pPr>
              <w:pStyle w:val="NoSpacing"/>
              <w:keepLines/>
              <w:rPr>
                <w:rFonts w:cstheme="minorHAnsi"/>
                <w:color w:val="000000"/>
              </w:rPr>
            </w:pPr>
            <w:r>
              <w:rPr>
                <w:rFonts w:cstheme="minorHAnsi"/>
                <w:color w:val="000000"/>
              </w:rPr>
              <w:t>saevus, saeva, saevum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2D64B2" w14:textId="77777777" w:rsidR="003C1FA0" w:rsidRDefault="003C1FA0" w:rsidP="00CD2394">
            <w:pPr>
              <w:pStyle w:val="NoSpacing"/>
              <w:keepLines/>
              <w:rPr>
                <w:rFonts w:cstheme="minorHAnsi"/>
                <w:color w:val="000000"/>
              </w:rPr>
            </w:pPr>
            <w:r>
              <w:rPr>
                <w:rFonts w:cstheme="minorHAnsi"/>
                <w:color w:val="000000"/>
              </w:rPr>
              <w:t>savage, fierce, cruel</w:t>
            </w:r>
          </w:p>
        </w:tc>
      </w:tr>
      <w:tr w:rsidR="003C1FA0" w:rsidRPr="00927D8E" w14:paraId="1C5BBA40"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31D09B" w14:textId="77777777" w:rsidR="003C1FA0" w:rsidRPr="00352413" w:rsidRDefault="003C1FA0" w:rsidP="00CD2394">
            <w:pPr>
              <w:pStyle w:val="NoSpacing"/>
              <w:keepLines/>
              <w:rPr>
                <w:rStyle w:val="Strong"/>
              </w:rPr>
            </w:pPr>
            <w:r w:rsidRPr="00352413">
              <w:rPr>
                <w:rStyle w:val="Strong"/>
              </w:rPr>
              <w:t>Conjunctions, Prepositions, and Adverbs</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1CB515" w14:textId="77777777" w:rsidR="003C1FA0" w:rsidRPr="00927D8E" w:rsidRDefault="003C1FA0" w:rsidP="00CD2394">
            <w:pPr>
              <w:pStyle w:val="NoSpacing"/>
              <w:keepLines/>
              <w:rPr>
                <w:rFonts w:cstheme="minorHAnsi"/>
                <w:szCs w:val="24"/>
              </w:rPr>
            </w:pPr>
          </w:p>
        </w:tc>
      </w:tr>
      <w:tr w:rsidR="003C1FA0" w:rsidRPr="00927D8E" w14:paraId="437FBD1D"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604F801" w14:textId="77777777" w:rsidR="003C1FA0" w:rsidRPr="00927D8E" w:rsidRDefault="003C1FA0" w:rsidP="00CD2394">
            <w:pPr>
              <w:pStyle w:val="NoSpacing"/>
              <w:keepLines/>
              <w:rPr>
                <w:rFonts w:cstheme="minorHAnsi"/>
                <w:color w:val="000000"/>
              </w:rPr>
            </w:pPr>
            <w:r w:rsidRPr="00927D8E">
              <w:rPr>
                <w:rFonts w:cstheme="minorHAnsi"/>
                <w:color w:val="000000"/>
              </w:rPr>
              <w:t>iam</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AAEE2C" w14:textId="77777777" w:rsidR="003C1FA0" w:rsidRPr="00927D8E" w:rsidRDefault="003C1FA0" w:rsidP="00CD2394">
            <w:pPr>
              <w:pStyle w:val="NoSpacing"/>
              <w:keepLines/>
              <w:rPr>
                <w:rFonts w:cstheme="minorHAnsi"/>
                <w:color w:val="000000"/>
              </w:rPr>
            </w:pPr>
            <w:r w:rsidRPr="00927D8E">
              <w:rPr>
                <w:rFonts w:cstheme="minorHAnsi"/>
                <w:color w:val="000000"/>
              </w:rPr>
              <w:t>now</w:t>
            </w:r>
            <w:r>
              <w:rPr>
                <w:rFonts w:cstheme="minorHAnsi"/>
                <w:color w:val="000000"/>
              </w:rPr>
              <w:t>, already, by now</w:t>
            </w:r>
          </w:p>
        </w:tc>
      </w:tr>
      <w:tr w:rsidR="003C1FA0" w:rsidRPr="00927D8E" w14:paraId="33C80725"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686E50B" w14:textId="77777777" w:rsidR="003C1FA0" w:rsidRPr="00927D8E" w:rsidRDefault="003C1FA0" w:rsidP="00CD2394">
            <w:pPr>
              <w:pStyle w:val="NoSpacing"/>
              <w:keepLines/>
              <w:rPr>
                <w:rFonts w:cstheme="minorHAnsi"/>
                <w:color w:val="000000"/>
              </w:rPr>
            </w:pPr>
            <w:r w:rsidRPr="00927D8E">
              <w:rPr>
                <w:rFonts w:cstheme="minorHAnsi"/>
                <w:color w:val="000000"/>
              </w:rPr>
              <w:t>sine</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0D92DD" w14:textId="77777777" w:rsidR="003C1FA0" w:rsidRPr="00927D8E" w:rsidRDefault="003C1FA0" w:rsidP="00CD2394">
            <w:pPr>
              <w:pStyle w:val="NoSpacing"/>
              <w:keepLines/>
              <w:rPr>
                <w:rFonts w:cstheme="minorHAnsi"/>
                <w:color w:val="000000"/>
              </w:rPr>
            </w:pPr>
            <w:r w:rsidRPr="00927D8E">
              <w:rPr>
                <w:rFonts w:cstheme="minorHAnsi"/>
                <w:color w:val="000000"/>
              </w:rPr>
              <w:t>(+ablative) without</w:t>
            </w:r>
          </w:p>
        </w:tc>
      </w:tr>
      <w:tr w:rsidR="003C1FA0" w:rsidRPr="00927D8E" w14:paraId="381743D0" w14:textId="77777777" w:rsidTr="008758E5">
        <w:trPr>
          <w:trHeight w:val="60"/>
        </w:trPr>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C6EEA2" w14:textId="77777777" w:rsidR="003C1FA0" w:rsidRPr="00927D8E" w:rsidRDefault="003C1FA0" w:rsidP="00CD2394">
            <w:pPr>
              <w:pStyle w:val="NoSpacing"/>
              <w:keepLines/>
              <w:rPr>
                <w:rFonts w:cstheme="minorHAnsi"/>
                <w:color w:val="000000"/>
              </w:rPr>
            </w:pPr>
            <w:r w:rsidRPr="00927D8E">
              <w:rPr>
                <w:rFonts w:cstheme="minorHAnsi"/>
                <w:color w:val="000000"/>
              </w:rPr>
              <w:t>per</w:t>
            </w:r>
          </w:p>
        </w:tc>
        <w:tc>
          <w:tcPr>
            <w:tcW w:w="2500" w:type="pc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BD8EAD" w14:textId="77777777" w:rsidR="003C1FA0" w:rsidRPr="00927D8E" w:rsidRDefault="003C1FA0" w:rsidP="00CD2394">
            <w:pPr>
              <w:pStyle w:val="NoSpacing"/>
              <w:keepLines/>
              <w:rPr>
                <w:rFonts w:cstheme="minorHAnsi"/>
                <w:color w:val="000000"/>
              </w:rPr>
            </w:pPr>
            <w:r w:rsidRPr="00927D8E">
              <w:rPr>
                <w:rFonts w:cstheme="minorHAnsi"/>
                <w:color w:val="000000"/>
              </w:rPr>
              <w:t>(+accusative) through</w:t>
            </w:r>
          </w:p>
        </w:tc>
      </w:tr>
    </w:tbl>
    <w:p w14:paraId="6F91488B" w14:textId="77777777" w:rsidR="003C1FA0" w:rsidRDefault="003C1FA0" w:rsidP="00CD2394">
      <w:pPr>
        <w:pStyle w:val="NoSpacing"/>
        <w:keepLines/>
        <w:rPr>
          <w:rFonts w:cstheme="minorHAnsi"/>
          <w:color w:val="000000"/>
        </w:rPr>
      </w:pPr>
      <w:r w:rsidRPr="00927D8E">
        <w:rPr>
          <w:rFonts w:cstheme="minorHAnsi"/>
          <w:color w:val="000000"/>
        </w:rPr>
        <w:t xml:space="preserve">Notes: </w:t>
      </w:r>
    </w:p>
    <w:p w14:paraId="3398EF5D" w14:textId="77777777" w:rsidR="003C1FA0" w:rsidRDefault="003C1FA0">
      <w:pPr>
        <w:pStyle w:val="NoSpacing"/>
        <w:keepLines/>
        <w:numPr>
          <w:ilvl w:val="0"/>
          <w:numId w:val="22"/>
        </w:numPr>
        <w:rPr>
          <w:rFonts w:cstheme="minorHAnsi"/>
          <w:color w:val="000000"/>
        </w:rPr>
      </w:pPr>
      <w:r w:rsidRPr="00FE3A71">
        <w:rPr>
          <w:rFonts w:cstheme="minorHAnsi"/>
          <w:b/>
          <w:color w:val="000000"/>
        </w:rPr>
        <w:lastRenderedPageBreak/>
        <w:t>petere</w:t>
      </w:r>
      <w:r w:rsidRPr="00927D8E">
        <w:rPr>
          <w:rFonts w:cstheme="minorHAnsi"/>
          <w:color w:val="000000"/>
        </w:rPr>
        <w:t xml:space="preserve"> has many definitions, but if you keep in mind that it usually has the sense of going somewhere to do something (whether ask a question or attack an enemy), context will help you get the right sense.</w:t>
      </w:r>
    </w:p>
    <w:p w14:paraId="0D2387CC" w14:textId="77777777" w:rsidR="003C1FA0" w:rsidRDefault="003C1FA0">
      <w:pPr>
        <w:pStyle w:val="NoSpacing"/>
        <w:keepLines/>
        <w:numPr>
          <w:ilvl w:val="0"/>
          <w:numId w:val="22"/>
        </w:numPr>
        <w:rPr>
          <w:rFonts w:cstheme="minorHAnsi"/>
          <w:color w:val="000000"/>
        </w:rPr>
      </w:pPr>
      <w:r>
        <w:rPr>
          <w:rFonts w:cstheme="minorHAnsi"/>
          <w:b/>
          <w:color w:val="000000"/>
        </w:rPr>
        <w:t>fe</w:t>
      </w:r>
      <w:r w:rsidRPr="00FE3A71">
        <w:rPr>
          <w:rFonts w:cstheme="minorHAnsi"/>
          <w:b/>
          <w:color w:val="000000"/>
        </w:rPr>
        <w:t>rō</w:t>
      </w:r>
      <w:r>
        <w:rPr>
          <w:rFonts w:cstheme="minorHAnsi"/>
          <w:color w:val="000000"/>
        </w:rPr>
        <w:t xml:space="preserve">, ferre, tūlī, latus: to bear (not to be confused with the noun </w:t>
      </w:r>
      <w:r>
        <w:rPr>
          <w:rFonts w:cstheme="minorHAnsi"/>
          <w:i/>
          <w:color w:val="000000"/>
        </w:rPr>
        <w:t>ferrum</w:t>
      </w:r>
      <w:r>
        <w:rPr>
          <w:rFonts w:cstheme="minorHAnsi"/>
          <w:color w:val="000000"/>
        </w:rPr>
        <w:t xml:space="preserve"> or the adjective </w:t>
      </w:r>
      <w:r>
        <w:rPr>
          <w:rFonts w:cstheme="minorHAnsi"/>
          <w:i/>
          <w:color w:val="000000"/>
        </w:rPr>
        <w:t>ferus</w:t>
      </w:r>
      <w:r>
        <w:rPr>
          <w:rFonts w:cstheme="minorHAnsi"/>
          <w:color w:val="000000"/>
        </w:rPr>
        <w:t>) is irregular, but for the most part it because like a 3</w:t>
      </w:r>
      <w:r w:rsidRPr="00FE3A71">
        <w:rPr>
          <w:rFonts w:cstheme="minorHAnsi"/>
          <w:color w:val="000000"/>
          <w:vertAlign w:val="superscript"/>
        </w:rPr>
        <w:t>rd</w:t>
      </w:r>
      <w:r>
        <w:rPr>
          <w:rFonts w:cstheme="minorHAnsi"/>
          <w:color w:val="000000"/>
        </w:rPr>
        <w:t xml:space="preserve"> conjugation verb that’s missing its thematic </w:t>
      </w:r>
      <w:r>
        <w:rPr>
          <w:rFonts w:cstheme="minorHAnsi"/>
          <w:i/>
          <w:color w:val="000000"/>
        </w:rPr>
        <w:t>-e-</w:t>
      </w:r>
      <w:r>
        <w:rPr>
          <w:rFonts w:cstheme="minorHAnsi"/>
          <w:color w:val="000000"/>
        </w:rPr>
        <w:t xml:space="preserve"> vowel.</w:t>
      </w:r>
    </w:p>
    <w:p w14:paraId="271D5BC0" w14:textId="77777777" w:rsidR="003C1FA0" w:rsidRPr="00352413" w:rsidRDefault="003C1FA0" w:rsidP="00CD2394">
      <w:pPr>
        <w:keepLines/>
        <w:rPr>
          <w:sz w:val="24"/>
          <w:szCs w:val="24"/>
        </w:rPr>
      </w:pPr>
      <w:r w:rsidRPr="00352413">
        <w:rPr>
          <w:sz w:val="24"/>
          <w:szCs w:val="24"/>
        </w:rPr>
        <w:t>It therefore conjugates more or less according to third conjugation rules:</w:t>
      </w:r>
    </w:p>
    <w:tbl>
      <w:tblPr>
        <w:tblStyle w:val="TableGrid"/>
        <w:tblW w:w="0" w:type="auto"/>
        <w:tblLook w:val="04A0" w:firstRow="1" w:lastRow="0" w:firstColumn="1" w:lastColumn="0" w:noHBand="0" w:noVBand="1"/>
      </w:tblPr>
      <w:tblGrid>
        <w:gridCol w:w="2337"/>
        <w:gridCol w:w="2337"/>
        <w:gridCol w:w="2338"/>
        <w:gridCol w:w="2338"/>
      </w:tblGrid>
      <w:tr w:rsidR="003C1FA0" w:rsidRPr="00352413" w14:paraId="5FC1ACBE" w14:textId="77777777" w:rsidTr="008758E5">
        <w:tc>
          <w:tcPr>
            <w:tcW w:w="4674" w:type="dxa"/>
            <w:gridSpan w:val="2"/>
          </w:tcPr>
          <w:p w14:paraId="2C55A8E5" w14:textId="77777777" w:rsidR="003C1FA0" w:rsidRPr="00352413" w:rsidRDefault="003C1FA0" w:rsidP="00CD2394">
            <w:pPr>
              <w:keepLines/>
              <w:rPr>
                <w:sz w:val="24"/>
                <w:szCs w:val="24"/>
              </w:rPr>
            </w:pPr>
            <w:r w:rsidRPr="00352413">
              <w:rPr>
                <w:sz w:val="24"/>
                <w:szCs w:val="24"/>
              </w:rPr>
              <w:t>present</w:t>
            </w:r>
          </w:p>
        </w:tc>
        <w:tc>
          <w:tcPr>
            <w:tcW w:w="4676" w:type="dxa"/>
            <w:gridSpan w:val="2"/>
          </w:tcPr>
          <w:p w14:paraId="6D3D325B" w14:textId="77777777" w:rsidR="003C1FA0" w:rsidRPr="00352413" w:rsidRDefault="003C1FA0" w:rsidP="00CD2394">
            <w:pPr>
              <w:keepLines/>
              <w:rPr>
                <w:sz w:val="24"/>
                <w:szCs w:val="24"/>
              </w:rPr>
            </w:pPr>
            <w:r w:rsidRPr="00352413">
              <w:rPr>
                <w:sz w:val="24"/>
                <w:szCs w:val="24"/>
              </w:rPr>
              <w:t>imperfect</w:t>
            </w:r>
          </w:p>
        </w:tc>
      </w:tr>
      <w:tr w:rsidR="003C1FA0" w:rsidRPr="00352413" w14:paraId="26519A02" w14:textId="77777777" w:rsidTr="008758E5">
        <w:tc>
          <w:tcPr>
            <w:tcW w:w="2337" w:type="dxa"/>
          </w:tcPr>
          <w:p w14:paraId="240CCD37" w14:textId="77777777" w:rsidR="003C1FA0" w:rsidRPr="00352413" w:rsidRDefault="003C1FA0" w:rsidP="00CD2394">
            <w:pPr>
              <w:keepLines/>
              <w:rPr>
                <w:sz w:val="24"/>
                <w:szCs w:val="24"/>
              </w:rPr>
            </w:pPr>
            <w:r w:rsidRPr="00352413">
              <w:rPr>
                <w:sz w:val="24"/>
                <w:szCs w:val="24"/>
              </w:rPr>
              <w:t>ferō</w:t>
            </w:r>
          </w:p>
        </w:tc>
        <w:tc>
          <w:tcPr>
            <w:tcW w:w="2337" w:type="dxa"/>
          </w:tcPr>
          <w:p w14:paraId="1A2988CE" w14:textId="77777777" w:rsidR="003C1FA0" w:rsidRPr="00352413" w:rsidRDefault="003C1FA0" w:rsidP="00CD2394">
            <w:pPr>
              <w:keepLines/>
              <w:rPr>
                <w:sz w:val="24"/>
                <w:szCs w:val="24"/>
              </w:rPr>
            </w:pPr>
            <w:r w:rsidRPr="00352413">
              <w:rPr>
                <w:sz w:val="24"/>
                <w:szCs w:val="24"/>
              </w:rPr>
              <w:t>ferimus</w:t>
            </w:r>
          </w:p>
        </w:tc>
        <w:tc>
          <w:tcPr>
            <w:tcW w:w="2338" w:type="dxa"/>
          </w:tcPr>
          <w:p w14:paraId="467207CC" w14:textId="77777777" w:rsidR="003C1FA0" w:rsidRPr="00352413" w:rsidRDefault="003C1FA0" w:rsidP="00CD2394">
            <w:pPr>
              <w:keepLines/>
              <w:rPr>
                <w:sz w:val="24"/>
                <w:szCs w:val="24"/>
              </w:rPr>
            </w:pPr>
            <w:r w:rsidRPr="00352413">
              <w:rPr>
                <w:sz w:val="24"/>
                <w:szCs w:val="24"/>
              </w:rPr>
              <w:t>ferēbam</w:t>
            </w:r>
          </w:p>
        </w:tc>
        <w:tc>
          <w:tcPr>
            <w:tcW w:w="2338" w:type="dxa"/>
          </w:tcPr>
          <w:p w14:paraId="1FA20975" w14:textId="77777777" w:rsidR="003C1FA0" w:rsidRPr="00352413" w:rsidRDefault="003C1FA0" w:rsidP="00CD2394">
            <w:pPr>
              <w:keepLines/>
              <w:rPr>
                <w:sz w:val="24"/>
                <w:szCs w:val="24"/>
              </w:rPr>
            </w:pPr>
            <w:r w:rsidRPr="00352413">
              <w:rPr>
                <w:sz w:val="24"/>
                <w:szCs w:val="24"/>
              </w:rPr>
              <w:t>ferēbāmus</w:t>
            </w:r>
          </w:p>
        </w:tc>
      </w:tr>
      <w:tr w:rsidR="003C1FA0" w:rsidRPr="00352413" w14:paraId="0C8DFC21" w14:textId="77777777" w:rsidTr="008758E5">
        <w:tc>
          <w:tcPr>
            <w:tcW w:w="2337" w:type="dxa"/>
          </w:tcPr>
          <w:p w14:paraId="238E03AA" w14:textId="77777777" w:rsidR="003C1FA0" w:rsidRPr="00352413" w:rsidRDefault="003C1FA0" w:rsidP="00CD2394">
            <w:pPr>
              <w:keepLines/>
              <w:rPr>
                <w:sz w:val="24"/>
                <w:szCs w:val="24"/>
              </w:rPr>
            </w:pPr>
            <w:r w:rsidRPr="00352413">
              <w:rPr>
                <w:sz w:val="24"/>
                <w:szCs w:val="24"/>
              </w:rPr>
              <w:t>fers</w:t>
            </w:r>
          </w:p>
        </w:tc>
        <w:tc>
          <w:tcPr>
            <w:tcW w:w="2337" w:type="dxa"/>
          </w:tcPr>
          <w:p w14:paraId="1A2F486F" w14:textId="77777777" w:rsidR="003C1FA0" w:rsidRPr="00352413" w:rsidRDefault="003C1FA0" w:rsidP="00CD2394">
            <w:pPr>
              <w:keepLines/>
              <w:rPr>
                <w:sz w:val="24"/>
                <w:szCs w:val="24"/>
              </w:rPr>
            </w:pPr>
            <w:r w:rsidRPr="00352413">
              <w:rPr>
                <w:sz w:val="24"/>
                <w:szCs w:val="24"/>
              </w:rPr>
              <w:t>fertis</w:t>
            </w:r>
          </w:p>
        </w:tc>
        <w:tc>
          <w:tcPr>
            <w:tcW w:w="2338" w:type="dxa"/>
          </w:tcPr>
          <w:p w14:paraId="22FA7C3B" w14:textId="77777777" w:rsidR="003C1FA0" w:rsidRPr="00352413" w:rsidRDefault="003C1FA0" w:rsidP="00CD2394">
            <w:pPr>
              <w:keepLines/>
              <w:rPr>
                <w:sz w:val="24"/>
                <w:szCs w:val="24"/>
              </w:rPr>
            </w:pPr>
            <w:r w:rsidRPr="00352413">
              <w:rPr>
                <w:sz w:val="24"/>
                <w:szCs w:val="24"/>
              </w:rPr>
              <w:t>ferēbās</w:t>
            </w:r>
          </w:p>
        </w:tc>
        <w:tc>
          <w:tcPr>
            <w:tcW w:w="2338" w:type="dxa"/>
          </w:tcPr>
          <w:p w14:paraId="7E7C95DB" w14:textId="77777777" w:rsidR="003C1FA0" w:rsidRPr="00352413" w:rsidRDefault="003C1FA0" w:rsidP="00CD2394">
            <w:pPr>
              <w:keepLines/>
              <w:rPr>
                <w:sz w:val="24"/>
                <w:szCs w:val="24"/>
              </w:rPr>
            </w:pPr>
            <w:r w:rsidRPr="00352413">
              <w:rPr>
                <w:sz w:val="24"/>
                <w:szCs w:val="24"/>
              </w:rPr>
              <w:t>ferēbātis</w:t>
            </w:r>
          </w:p>
        </w:tc>
      </w:tr>
      <w:tr w:rsidR="003C1FA0" w:rsidRPr="00352413" w14:paraId="188592D7" w14:textId="77777777" w:rsidTr="008758E5">
        <w:tc>
          <w:tcPr>
            <w:tcW w:w="2337" w:type="dxa"/>
          </w:tcPr>
          <w:p w14:paraId="3E0E4459" w14:textId="77777777" w:rsidR="003C1FA0" w:rsidRPr="00352413" w:rsidRDefault="003C1FA0" w:rsidP="00CD2394">
            <w:pPr>
              <w:keepLines/>
              <w:rPr>
                <w:sz w:val="24"/>
                <w:szCs w:val="24"/>
              </w:rPr>
            </w:pPr>
            <w:r w:rsidRPr="00352413">
              <w:rPr>
                <w:sz w:val="24"/>
                <w:szCs w:val="24"/>
              </w:rPr>
              <w:t>fert</w:t>
            </w:r>
          </w:p>
        </w:tc>
        <w:tc>
          <w:tcPr>
            <w:tcW w:w="2337" w:type="dxa"/>
          </w:tcPr>
          <w:p w14:paraId="4460D350" w14:textId="77777777" w:rsidR="003C1FA0" w:rsidRPr="00352413" w:rsidRDefault="003C1FA0" w:rsidP="00CD2394">
            <w:pPr>
              <w:keepLines/>
              <w:rPr>
                <w:sz w:val="24"/>
                <w:szCs w:val="24"/>
              </w:rPr>
            </w:pPr>
            <w:r w:rsidRPr="00352413">
              <w:rPr>
                <w:sz w:val="24"/>
                <w:szCs w:val="24"/>
              </w:rPr>
              <w:t>ferunt</w:t>
            </w:r>
          </w:p>
        </w:tc>
        <w:tc>
          <w:tcPr>
            <w:tcW w:w="2338" w:type="dxa"/>
          </w:tcPr>
          <w:p w14:paraId="51977AC1" w14:textId="77777777" w:rsidR="003C1FA0" w:rsidRPr="00352413" w:rsidRDefault="003C1FA0" w:rsidP="00CD2394">
            <w:pPr>
              <w:keepLines/>
              <w:rPr>
                <w:sz w:val="24"/>
                <w:szCs w:val="24"/>
              </w:rPr>
            </w:pPr>
            <w:r w:rsidRPr="00352413">
              <w:rPr>
                <w:sz w:val="24"/>
                <w:szCs w:val="24"/>
              </w:rPr>
              <w:t>ferēbat</w:t>
            </w:r>
          </w:p>
        </w:tc>
        <w:tc>
          <w:tcPr>
            <w:tcW w:w="2338" w:type="dxa"/>
          </w:tcPr>
          <w:p w14:paraId="3B4D1E06" w14:textId="77777777" w:rsidR="003C1FA0" w:rsidRPr="00352413" w:rsidRDefault="003C1FA0" w:rsidP="00CD2394">
            <w:pPr>
              <w:keepLines/>
              <w:rPr>
                <w:sz w:val="24"/>
                <w:szCs w:val="24"/>
              </w:rPr>
            </w:pPr>
            <w:r w:rsidRPr="00352413">
              <w:rPr>
                <w:sz w:val="24"/>
                <w:szCs w:val="24"/>
              </w:rPr>
              <w:t>ferēbant</w:t>
            </w:r>
          </w:p>
        </w:tc>
      </w:tr>
    </w:tbl>
    <w:p w14:paraId="575F0098" w14:textId="77777777" w:rsidR="003C1FA0" w:rsidRDefault="003C1FA0" w:rsidP="00CD2394">
      <w:pPr>
        <w:keepLines/>
      </w:pPr>
    </w:p>
    <w:p w14:paraId="72A6B3C9" w14:textId="77777777" w:rsidR="003C1FA0" w:rsidRPr="00352413" w:rsidRDefault="003C1FA0">
      <w:pPr>
        <w:pStyle w:val="NoSpacing"/>
        <w:keepLines/>
        <w:numPr>
          <w:ilvl w:val="0"/>
          <w:numId w:val="22"/>
        </w:numPr>
        <w:rPr>
          <w:rFonts w:cstheme="minorHAnsi"/>
          <w:color w:val="000000"/>
        </w:rPr>
      </w:pPr>
      <w:r>
        <w:t>Present infinitives: ferre, ferri</w:t>
      </w:r>
      <w:r>
        <w:br/>
        <w:t>Imperatives: fer, ferte</w:t>
      </w:r>
    </w:p>
    <w:p w14:paraId="004C2DCB" w14:textId="77777777" w:rsidR="003C1FA0" w:rsidRPr="00FE3A71" w:rsidRDefault="003C1FA0" w:rsidP="00CD2394">
      <w:pPr>
        <w:pStyle w:val="NoSpacing"/>
        <w:keepLines/>
        <w:ind w:left="720"/>
        <w:rPr>
          <w:rFonts w:cstheme="minorHAnsi"/>
          <w:color w:val="000000"/>
        </w:rPr>
      </w:pPr>
    </w:p>
    <w:p w14:paraId="09E39B84" w14:textId="77777777" w:rsidR="00DE1149" w:rsidRDefault="00DE1149">
      <w:pPr>
        <w:rPr>
          <w:rStyle w:val="Chaptertitle"/>
          <w:rFonts w:asciiTheme="majorHAnsi" w:eastAsiaTheme="majorEastAsia" w:hAnsiTheme="majorHAnsi" w:cstheme="majorBidi"/>
          <w:caps/>
          <w:color w:val="000000" w:themeColor="text1"/>
          <w:sz w:val="32"/>
          <w:szCs w:val="32"/>
        </w:rPr>
      </w:pPr>
      <w:bookmarkStart w:id="63" w:name="_Toc158985001"/>
      <w:r>
        <w:rPr>
          <w:rStyle w:val="Chaptertitle"/>
        </w:rPr>
        <w:br w:type="page"/>
      </w:r>
    </w:p>
    <w:p w14:paraId="05E1C0DE" w14:textId="21E93003" w:rsidR="008758E5" w:rsidRPr="008758E5" w:rsidRDefault="008758E5" w:rsidP="00CD2394">
      <w:pPr>
        <w:pStyle w:val="Heading1"/>
      </w:pPr>
      <w:r w:rsidRPr="008758E5">
        <w:rPr>
          <w:rStyle w:val="Chaptertitle"/>
        </w:rPr>
        <w:lastRenderedPageBreak/>
        <w:t>Indirect Statement and Reflexives</w:t>
      </w:r>
      <w:bookmarkEnd w:id="63"/>
    </w:p>
    <w:p w14:paraId="40B0C516" w14:textId="77777777" w:rsidR="008758E5" w:rsidRDefault="008758E5" w:rsidP="00AE25A2">
      <w:pPr>
        <w:pStyle w:val="Heading3"/>
        <w:rPr>
          <w:rFonts w:cstheme="minorHAnsi"/>
          <w:color w:val="000000"/>
        </w:rPr>
      </w:pPr>
      <w:bookmarkStart w:id="64" w:name="_Toc158985002"/>
      <w:r w:rsidRPr="00AE25A2">
        <w:t>Principles of Grammar</w:t>
      </w:r>
      <w:bookmarkEnd w:id="64"/>
      <w:r w:rsidRPr="00927D8E">
        <w:rPr>
          <w:rFonts w:cstheme="minorHAnsi"/>
          <w:color w:val="000000"/>
        </w:rPr>
        <w:t xml:space="preserve">: </w:t>
      </w:r>
    </w:p>
    <w:p w14:paraId="5885BEEC" w14:textId="7071223F" w:rsidR="008758E5" w:rsidRDefault="008758E5" w:rsidP="00CD2394">
      <w:pPr>
        <w:pStyle w:val="NoSpacing"/>
        <w:keepLines/>
        <w:rPr>
          <w:rFonts w:cstheme="minorHAnsi"/>
          <w:color w:val="000000"/>
        </w:rPr>
      </w:pPr>
      <w:r w:rsidRPr="00927D8E">
        <w:rPr>
          <w:rFonts w:cstheme="minorHAnsi"/>
          <w:color w:val="000000"/>
        </w:rPr>
        <w:t>We do not often directly quote someone else when we report what they say. Instead, we give an approximate summary. For example</w:t>
      </w:r>
      <w:r w:rsidR="00AE1DF9">
        <w:rPr>
          <w:rFonts w:cstheme="minorHAnsi"/>
          <w:color w:val="000000"/>
        </w:rPr>
        <w:t>:</w:t>
      </w:r>
      <w:r w:rsidRPr="00927D8E">
        <w:rPr>
          <w:rFonts w:cstheme="minorHAnsi"/>
          <w:color w:val="000000"/>
        </w:rPr>
        <w:t xml:space="preserve"> “Caesar said that the soldiers wanted to depart tomorrow.” This is not a quote, just an explanation of the events. This is called indirect statement. </w:t>
      </w:r>
      <w:r>
        <w:rPr>
          <w:rFonts w:cstheme="minorHAnsi"/>
          <w:color w:val="000000"/>
        </w:rPr>
        <w:t>The term statement is misleading,</w:t>
      </w:r>
      <w:r w:rsidRPr="00927D8E">
        <w:rPr>
          <w:rFonts w:cstheme="minorHAnsi"/>
          <w:color w:val="000000"/>
        </w:rPr>
        <w:t xml:space="preserve"> because other senses can be used as well</w:t>
      </w:r>
      <w:r>
        <w:rPr>
          <w:rFonts w:cstheme="minorHAnsi"/>
          <w:color w:val="000000"/>
        </w:rPr>
        <w:t>. For example, a similar pattern would exist for</w:t>
      </w:r>
      <w:r w:rsidRPr="00927D8E">
        <w:rPr>
          <w:rFonts w:cstheme="minorHAnsi"/>
          <w:color w:val="000000"/>
        </w:rPr>
        <w:t>: Caesar heard/felt/believed/remembered/claimed/decided/saw that the soldiers wanted to depart</w:t>
      </w:r>
      <w:r w:rsidR="00AE1DF9">
        <w:rPr>
          <w:rFonts w:cstheme="minorHAnsi"/>
          <w:color w:val="000000"/>
        </w:rPr>
        <w:t xml:space="preserve"> tomorrow</w:t>
      </w:r>
      <w:r w:rsidRPr="00927D8E">
        <w:rPr>
          <w:rFonts w:cstheme="minorHAnsi"/>
          <w:color w:val="000000"/>
        </w:rPr>
        <w:t xml:space="preserve">. </w:t>
      </w:r>
    </w:p>
    <w:p w14:paraId="1DFA4D16" w14:textId="77777777" w:rsidR="008758E5" w:rsidRDefault="008758E5" w:rsidP="00CD2394">
      <w:pPr>
        <w:pStyle w:val="NoSpacing"/>
        <w:keepLines/>
        <w:rPr>
          <w:rFonts w:cstheme="minorHAnsi"/>
          <w:color w:val="000000"/>
        </w:rPr>
      </w:pPr>
    </w:p>
    <w:p w14:paraId="266C074E" w14:textId="7588F2D3" w:rsidR="008758E5" w:rsidRPr="00927D8E" w:rsidRDefault="008758E5" w:rsidP="00CD2394">
      <w:pPr>
        <w:pStyle w:val="NoSpacing"/>
        <w:keepLines/>
        <w:rPr>
          <w:rFonts w:cstheme="minorHAnsi"/>
          <w:color w:val="000000"/>
        </w:rPr>
      </w:pPr>
      <w:r w:rsidRPr="00927D8E">
        <w:rPr>
          <w:rFonts w:cstheme="minorHAnsi"/>
          <w:color w:val="000000"/>
        </w:rPr>
        <w:t>There are dozens of words (in Latin and English) that can start an indirect statement, but typically they all originate in the subject’s head (mouth, ears, mind, etc.)</w:t>
      </w:r>
      <w:r w:rsidR="00AE1DF9">
        <w:rPr>
          <w:rFonts w:cstheme="minorHAnsi"/>
          <w:color w:val="000000"/>
        </w:rPr>
        <w:t>, so we’ll use the term “head verb</w:t>
      </w:r>
      <w:r w:rsidRPr="00927D8E">
        <w:rPr>
          <w:rFonts w:cstheme="minorHAnsi"/>
          <w:color w:val="000000"/>
        </w:rPr>
        <w:t>.</w:t>
      </w:r>
      <w:r w:rsidR="00AE1DF9">
        <w:rPr>
          <w:rFonts w:cstheme="minorHAnsi"/>
          <w:color w:val="000000"/>
        </w:rPr>
        <w:t>”</w:t>
      </w:r>
    </w:p>
    <w:p w14:paraId="19610BA9" w14:textId="7F984C55" w:rsidR="008758E5" w:rsidRPr="00927D8E" w:rsidRDefault="008758E5" w:rsidP="00CD2394">
      <w:pPr>
        <w:pStyle w:val="NoSpacing"/>
        <w:keepLines/>
        <w:rPr>
          <w:rFonts w:cstheme="minorHAnsi"/>
          <w:color w:val="000000"/>
        </w:rPr>
      </w:pPr>
      <w:r w:rsidRPr="00927D8E">
        <w:rPr>
          <w:rFonts w:cstheme="minorHAnsi"/>
          <w:color w:val="000000"/>
        </w:rPr>
        <w:t>Indirect statements typically include other common elements, too. Consider another example</w:t>
      </w:r>
      <w:r>
        <w:rPr>
          <w:rFonts w:cstheme="minorHAnsi"/>
          <w:color w:val="000000"/>
        </w:rPr>
        <w:t xml:space="preserve"> (</w:t>
      </w:r>
      <w:r w:rsidR="00AE1DF9">
        <w:rPr>
          <w:rFonts w:cstheme="minorHAnsi"/>
          <w:color w:val="000000"/>
        </w:rPr>
        <w:t>Gaius</w:t>
      </w:r>
      <w:r>
        <w:rPr>
          <w:rFonts w:cstheme="minorHAnsi"/>
          <w:color w:val="000000"/>
        </w:rPr>
        <w:t xml:space="preserve"> says that the men see the enemy) in its syntactical breakdown</w:t>
      </w:r>
      <w:r w:rsidRPr="00927D8E">
        <w:rPr>
          <w:rFonts w:cstheme="minorHAnsi"/>
          <w:color w:val="000000"/>
        </w:rPr>
        <w:t>.</w:t>
      </w:r>
    </w:p>
    <w:p w14:paraId="3B092172" w14:textId="77777777" w:rsidR="008758E5" w:rsidRPr="00927D8E" w:rsidRDefault="008758E5" w:rsidP="00CD2394">
      <w:pPr>
        <w:pStyle w:val="NoSpacing"/>
        <w:keepLines/>
        <w:rPr>
          <w:rFonts w:cstheme="minorHAnsi"/>
          <w:color w:val="000000"/>
        </w:rPr>
      </w:pPr>
      <w:r w:rsidRPr="00927D8E">
        <w:rPr>
          <w:rFonts w:cstheme="minorHAnsi"/>
          <w:color w:val="000000"/>
        </w:rPr>
        <w:t> </w:t>
      </w:r>
    </w:p>
    <w:tbl>
      <w:tblPr>
        <w:tblW w:w="0" w:type="auto"/>
        <w:tblInd w:w="-10" w:type="dxa"/>
        <w:tblLayout w:type="fixed"/>
        <w:tblCellMar>
          <w:left w:w="0" w:type="dxa"/>
          <w:right w:w="0" w:type="dxa"/>
        </w:tblCellMar>
        <w:tblLook w:val="0000" w:firstRow="0" w:lastRow="0" w:firstColumn="0" w:lastColumn="0" w:noHBand="0" w:noVBand="0"/>
      </w:tblPr>
      <w:tblGrid>
        <w:gridCol w:w="1161"/>
        <w:gridCol w:w="941"/>
        <w:gridCol w:w="1702"/>
        <w:gridCol w:w="2077"/>
        <w:gridCol w:w="958"/>
        <w:gridCol w:w="2204"/>
      </w:tblGrid>
      <w:tr w:rsidR="008758E5" w:rsidRPr="00927D8E" w14:paraId="07860D68" w14:textId="77777777" w:rsidTr="008758E5">
        <w:trPr>
          <w:trHeight w:val="71"/>
        </w:trPr>
        <w:tc>
          <w:tcPr>
            <w:tcW w:w="11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854DE17" w14:textId="51E93754" w:rsidR="008758E5" w:rsidRPr="00927D8E" w:rsidRDefault="00AE1DF9" w:rsidP="00CD2394">
            <w:pPr>
              <w:pStyle w:val="NoSpacing"/>
              <w:keepLines/>
              <w:rPr>
                <w:rFonts w:cstheme="minorHAnsi"/>
                <w:color w:val="000000"/>
              </w:rPr>
            </w:pPr>
            <w:r>
              <w:rPr>
                <w:rFonts w:cstheme="minorHAnsi"/>
                <w:color w:val="000000"/>
              </w:rPr>
              <w:t>Gaius</w:t>
            </w:r>
          </w:p>
        </w:tc>
        <w:tc>
          <w:tcPr>
            <w:tcW w:w="9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AD903BB" w14:textId="77777777" w:rsidR="008758E5" w:rsidRPr="00927D8E" w:rsidRDefault="008758E5" w:rsidP="00CD2394">
            <w:pPr>
              <w:pStyle w:val="NoSpacing"/>
              <w:keepLines/>
              <w:rPr>
                <w:rFonts w:cstheme="minorHAnsi"/>
                <w:color w:val="000000"/>
              </w:rPr>
            </w:pPr>
            <w:r w:rsidRPr="00927D8E">
              <w:rPr>
                <w:rFonts w:cstheme="minorHAnsi"/>
                <w:color w:val="000000"/>
              </w:rPr>
              <w:t>says</w:t>
            </w:r>
          </w:p>
        </w:tc>
        <w:tc>
          <w:tcPr>
            <w:tcW w:w="17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270DB94" w14:textId="77777777" w:rsidR="008758E5" w:rsidRPr="00927D8E" w:rsidRDefault="008758E5" w:rsidP="00CD2394">
            <w:pPr>
              <w:pStyle w:val="NoSpacing"/>
              <w:keepLines/>
              <w:rPr>
                <w:rFonts w:cstheme="minorHAnsi"/>
                <w:color w:val="000000"/>
              </w:rPr>
            </w:pPr>
            <w:r w:rsidRPr="00927D8E">
              <w:rPr>
                <w:rFonts w:cstheme="minorHAnsi"/>
                <w:color w:val="000000"/>
              </w:rPr>
              <w:t>that</w:t>
            </w:r>
          </w:p>
        </w:tc>
        <w:tc>
          <w:tcPr>
            <w:tcW w:w="20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EA46A8D" w14:textId="77777777" w:rsidR="008758E5" w:rsidRPr="00927D8E" w:rsidRDefault="008758E5" w:rsidP="00CD2394">
            <w:pPr>
              <w:pStyle w:val="NoSpacing"/>
              <w:keepLines/>
              <w:rPr>
                <w:rFonts w:cstheme="minorHAnsi"/>
                <w:color w:val="000000"/>
              </w:rPr>
            </w:pPr>
            <w:r w:rsidRPr="00927D8E">
              <w:rPr>
                <w:rFonts w:cstheme="minorHAnsi"/>
                <w:color w:val="000000"/>
              </w:rPr>
              <w:t>the men</w:t>
            </w:r>
          </w:p>
        </w:tc>
        <w:tc>
          <w:tcPr>
            <w:tcW w:w="9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4985606" w14:textId="77777777" w:rsidR="008758E5" w:rsidRPr="00927D8E" w:rsidRDefault="008758E5" w:rsidP="00CD2394">
            <w:pPr>
              <w:pStyle w:val="NoSpacing"/>
              <w:keepLines/>
              <w:rPr>
                <w:rFonts w:cstheme="minorHAnsi"/>
                <w:color w:val="000000"/>
              </w:rPr>
            </w:pPr>
            <w:r w:rsidRPr="00927D8E">
              <w:rPr>
                <w:rFonts w:cstheme="minorHAnsi"/>
                <w:color w:val="000000"/>
              </w:rPr>
              <w:t>see</w:t>
            </w:r>
          </w:p>
        </w:tc>
        <w:tc>
          <w:tcPr>
            <w:tcW w:w="22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732903DC" w14:textId="77777777" w:rsidR="008758E5" w:rsidRPr="00927D8E" w:rsidRDefault="008758E5" w:rsidP="00CD2394">
            <w:pPr>
              <w:pStyle w:val="NoSpacing"/>
              <w:keepLines/>
              <w:rPr>
                <w:rFonts w:cstheme="minorHAnsi"/>
                <w:color w:val="000000"/>
              </w:rPr>
            </w:pPr>
            <w:r w:rsidRPr="00927D8E">
              <w:rPr>
                <w:rFonts w:cstheme="minorHAnsi"/>
                <w:color w:val="000000"/>
              </w:rPr>
              <w:t>the enemy</w:t>
            </w:r>
          </w:p>
        </w:tc>
      </w:tr>
      <w:tr w:rsidR="008758E5" w:rsidRPr="00927D8E" w14:paraId="4831C1CD" w14:textId="77777777" w:rsidTr="008758E5">
        <w:trPr>
          <w:trHeight w:val="71"/>
        </w:trPr>
        <w:tc>
          <w:tcPr>
            <w:tcW w:w="11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3CBCF346" w14:textId="77777777" w:rsidR="008758E5" w:rsidRPr="00927D8E" w:rsidRDefault="008758E5" w:rsidP="00CD2394">
            <w:pPr>
              <w:pStyle w:val="NoSpacing"/>
              <w:keepLines/>
              <w:rPr>
                <w:rFonts w:cstheme="minorHAnsi"/>
                <w:color w:val="000000"/>
              </w:rPr>
            </w:pPr>
            <w:r w:rsidRPr="00927D8E">
              <w:rPr>
                <w:rFonts w:cstheme="minorHAnsi"/>
                <w:color w:val="000000"/>
              </w:rPr>
              <w:t>main subject</w:t>
            </w:r>
          </w:p>
        </w:tc>
        <w:tc>
          <w:tcPr>
            <w:tcW w:w="9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37CD8984" w14:textId="77777777" w:rsidR="008758E5" w:rsidRPr="00927D8E" w:rsidRDefault="008758E5" w:rsidP="00CD2394">
            <w:pPr>
              <w:pStyle w:val="NoSpacing"/>
              <w:keepLines/>
              <w:rPr>
                <w:rFonts w:cstheme="minorHAnsi"/>
                <w:color w:val="000000"/>
              </w:rPr>
            </w:pPr>
            <w:r w:rsidRPr="00927D8E">
              <w:rPr>
                <w:rFonts w:cstheme="minorHAnsi"/>
                <w:color w:val="000000"/>
              </w:rPr>
              <w:t>head verb</w:t>
            </w:r>
          </w:p>
        </w:tc>
        <w:tc>
          <w:tcPr>
            <w:tcW w:w="17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321528F" w14:textId="77777777" w:rsidR="008758E5" w:rsidRPr="00927D8E" w:rsidRDefault="008758E5" w:rsidP="00CD2394">
            <w:pPr>
              <w:pStyle w:val="NoSpacing"/>
              <w:keepLines/>
              <w:rPr>
                <w:rFonts w:cstheme="minorHAnsi"/>
                <w:color w:val="000000"/>
              </w:rPr>
            </w:pPr>
            <w:r w:rsidRPr="00927D8E">
              <w:rPr>
                <w:rFonts w:cstheme="minorHAnsi"/>
                <w:color w:val="000000"/>
              </w:rPr>
              <w:t>grammatical particle</w:t>
            </w:r>
          </w:p>
        </w:tc>
        <w:tc>
          <w:tcPr>
            <w:tcW w:w="20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0692E57" w14:textId="77777777" w:rsidR="008758E5" w:rsidRPr="00927D8E" w:rsidRDefault="008758E5" w:rsidP="00CD2394">
            <w:pPr>
              <w:pStyle w:val="NoSpacing"/>
              <w:keepLines/>
              <w:rPr>
                <w:rFonts w:cstheme="minorHAnsi"/>
                <w:color w:val="000000"/>
              </w:rPr>
            </w:pPr>
            <w:r w:rsidRPr="00927D8E">
              <w:rPr>
                <w:rFonts w:cstheme="minorHAnsi"/>
                <w:color w:val="000000"/>
              </w:rPr>
              <w:t>subject of indirect statement</w:t>
            </w:r>
          </w:p>
        </w:tc>
        <w:tc>
          <w:tcPr>
            <w:tcW w:w="9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E2372C8" w14:textId="77777777" w:rsidR="008758E5" w:rsidRPr="00927D8E" w:rsidRDefault="008758E5" w:rsidP="00CD2394">
            <w:pPr>
              <w:pStyle w:val="NoSpacing"/>
              <w:keepLines/>
              <w:rPr>
                <w:rFonts w:cstheme="minorHAnsi"/>
                <w:color w:val="000000"/>
              </w:rPr>
            </w:pPr>
            <w:r w:rsidRPr="00927D8E">
              <w:rPr>
                <w:rFonts w:cstheme="minorHAnsi"/>
                <w:color w:val="000000"/>
              </w:rPr>
              <w:t>finite verb</w:t>
            </w:r>
          </w:p>
        </w:tc>
        <w:tc>
          <w:tcPr>
            <w:tcW w:w="22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0F73ED2" w14:textId="77777777" w:rsidR="008758E5" w:rsidRPr="00927D8E" w:rsidRDefault="008758E5" w:rsidP="00CD2394">
            <w:pPr>
              <w:pStyle w:val="NoSpacing"/>
              <w:keepLines/>
              <w:rPr>
                <w:rFonts w:cstheme="minorHAnsi"/>
                <w:color w:val="000000"/>
              </w:rPr>
            </w:pPr>
            <w:r w:rsidRPr="00927D8E">
              <w:rPr>
                <w:rFonts w:cstheme="minorHAnsi"/>
                <w:color w:val="000000"/>
              </w:rPr>
              <w:t>direct object of indirect statement</w:t>
            </w:r>
          </w:p>
        </w:tc>
      </w:tr>
    </w:tbl>
    <w:p w14:paraId="37E4A233" w14:textId="77777777" w:rsidR="008758E5" w:rsidRPr="00927D8E" w:rsidRDefault="008758E5" w:rsidP="00CD2394">
      <w:pPr>
        <w:pStyle w:val="NoSpacing"/>
        <w:keepLines/>
        <w:rPr>
          <w:rFonts w:cstheme="minorHAnsi"/>
          <w:color w:val="000000"/>
        </w:rPr>
      </w:pPr>
    </w:p>
    <w:p w14:paraId="592F585D" w14:textId="77777777" w:rsidR="008758E5" w:rsidRPr="00927D8E" w:rsidRDefault="008758E5" w:rsidP="00CD2394">
      <w:pPr>
        <w:pStyle w:val="NoSpacing"/>
        <w:keepLines/>
        <w:rPr>
          <w:rFonts w:cstheme="minorHAnsi"/>
          <w:color w:val="000000"/>
        </w:rPr>
      </w:pPr>
      <w:r w:rsidRPr="00927D8E">
        <w:rPr>
          <w:rFonts w:cstheme="minorHAnsi"/>
          <w:color w:val="000000"/>
        </w:rPr>
        <w:t> </w:t>
      </w:r>
    </w:p>
    <w:p w14:paraId="085DDFD3" w14:textId="0BFA7966" w:rsidR="008758E5" w:rsidRPr="00927D8E" w:rsidRDefault="008758E5" w:rsidP="00CD2394">
      <w:pPr>
        <w:pStyle w:val="NoSpacing"/>
        <w:keepLines/>
        <w:rPr>
          <w:rFonts w:cstheme="minorHAnsi"/>
          <w:color w:val="000000"/>
        </w:rPr>
      </w:pPr>
      <w:r w:rsidRPr="00927D8E">
        <w:rPr>
          <w:rFonts w:cstheme="minorHAnsi"/>
          <w:color w:val="000000"/>
        </w:rPr>
        <w:t xml:space="preserve">This is the </w:t>
      </w:r>
      <w:r>
        <w:rPr>
          <w:rFonts w:cstheme="minorHAnsi"/>
          <w:color w:val="000000"/>
        </w:rPr>
        <w:t>pattern</w:t>
      </w:r>
      <w:r w:rsidRPr="00927D8E">
        <w:rPr>
          <w:rFonts w:cstheme="minorHAnsi"/>
          <w:color w:val="000000"/>
        </w:rPr>
        <w:t xml:space="preserve"> for indirect statements in English. Latin indirect statements communicate the same information but </w:t>
      </w:r>
      <w:r w:rsidR="00AE1DF9">
        <w:rPr>
          <w:rFonts w:cstheme="minorHAnsi"/>
          <w:color w:val="000000"/>
        </w:rPr>
        <w:t>use their</w:t>
      </w:r>
      <w:r>
        <w:rPr>
          <w:rFonts w:cstheme="minorHAnsi"/>
          <w:color w:val="000000"/>
        </w:rPr>
        <w:t xml:space="preserve"> own pattern</w:t>
      </w:r>
      <w:r w:rsidRPr="00927D8E">
        <w:rPr>
          <w:rFonts w:cstheme="minorHAnsi"/>
          <w:color w:val="000000"/>
        </w:rPr>
        <w:t>.</w:t>
      </w:r>
    </w:p>
    <w:p w14:paraId="146054AE" w14:textId="77777777" w:rsidR="008758E5" w:rsidRPr="00927D8E" w:rsidRDefault="008758E5" w:rsidP="00CD2394">
      <w:pPr>
        <w:pStyle w:val="NoSpacing"/>
        <w:keepLines/>
        <w:rPr>
          <w:rFonts w:cstheme="minorHAnsi"/>
          <w:color w:val="000000"/>
        </w:rPr>
      </w:pPr>
      <w:r w:rsidRPr="00927D8E">
        <w:rPr>
          <w:rFonts w:cstheme="minorHAnsi"/>
          <w:color w:val="000000"/>
        </w:rPr>
        <w:t> </w:t>
      </w:r>
    </w:p>
    <w:tbl>
      <w:tblPr>
        <w:tblW w:w="0" w:type="auto"/>
        <w:tblInd w:w="-10" w:type="dxa"/>
        <w:tblLayout w:type="fixed"/>
        <w:tblCellMar>
          <w:left w:w="0" w:type="dxa"/>
          <w:right w:w="0" w:type="dxa"/>
        </w:tblCellMar>
        <w:tblLook w:val="0000" w:firstRow="0" w:lastRow="0" w:firstColumn="0" w:lastColumn="0" w:noHBand="0" w:noVBand="0"/>
      </w:tblPr>
      <w:tblGrid>
        <w:gridCol w:w="1196"/>
        <w:gridCol w:w="927"/>
        <w:gridCol w:w="788"/>
        <w:gridCol w:w="2823"/>
        <w:gridCol w:w="976"/>
        <w:gridCol w:w="2338"/>
      </w:tblGrid>
      <w:tr w:rsidR="008758E5" w:rsidRPr="00927D8E" w14:paraId="573E4A93" w14:textId="77777777" w:rsidTr="008758E5">
        <w:trPr>
          <w:trHeight w:val="65"/>
        </w:trPr>
        <w:tc>
          <w:tcPr>
            <w:tcW w:w="1196"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4E9D656F" w14:textId="77777777" w:rsidR="008758E5" w:rsidRPr="00927D8E" w:rsidRDefault="008758E5" w:rsidP="00CD2394">
            <w:pPr>
              <w:pStyle w:val="NoSpacing"/>
              <w:keepLines/>
              <w:rPr>
                <w:rFonts w:cstheme="minorHAnsi"/>
                <w:color w:val="000000"/>
              </w:rPr>
            </w:pPr>
            <w:r w:rsidRPr="00927D8E">
              <w:rPr>
                <w:rFonts w:cstheme="minorHAnsi"/>
                <w:color w:val="000000"/>
              </w:rPr>
              <w:t>Caesar</w:t>
            </w:r>
          </w:p>
        </w:tc>
        <w:tc>
          <w:tcPr>
            <w:tcW w:w="927"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07494572" w14:textId="77777777" w:rsidR="008758E5" w:rsidRPr="00927D8E" w:rsidRDefault="008758E5" w:rsidP="00CD2394">
            <w:pPr>
              <w:pStyle w:val="NoSpacing"/>
              <w:keepLines/>
              <w:rPr>
                <w:rFonts w:cstheme="minorHAnsi"/>
                <w:color w:val="000000"/>
              </w:rPr>
            </w:pPr>
            <w:r w:rsidRPr="00927D8E">
              <w:rPr>
                <w:rFonts w:cstheme="minorHAnsi"/>
                <w:color w:val="000000"/>
              </w:rPr>
              <w:t>says</w:t>
            </w:r>
          </w:p>
        </w:tc>
        <w:tc>
          <w:tcPr>
            <w:tcW w:w="788"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20F9CC08" w14:textId="77777777" w:rsidR="008758E5" w:rsidRPr="00927D8E" w:rsidRDefault="008758E5" w:rsidP="00CD2394">
            <w:pPr>
              <w:pStyle w:val="NoSpacing"/>
              <w:keepLines/>
              <w:rPr>
                <w:rFonts w:cstheme="minorHAnsi"/>
                <w:color w:val="000000"/>
              </w:rPr>
            </w:pPr>
            <w:r w:rsidRPr="00927D8E">
              <w:rPr>
                <w:rFonts w:cstheme="minorHAnsi"/>
                <w:color w:val="000000"/>
              </w:rPr>
              <w:t>that</w:t>
            </w:r>
          </w:p>
        </w:tc>
        <w:tc>
          <w:tcPr>
            <w:tcW w:w="2823"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2A15096D" w14:textId="77777777" w:rsidR="008758E5" w:rsidRPr="00927D8E" w:rsidRDefault="008758E5" w:rsidP="00CD2394">
            <w:pPr>
              <w:pStyle w:val="NoSpacing"/>
              <w:keepLines/>
              <w:rPr>
                <w:rFonts w:cstheme="minorHAnsi"/>
                <w:color w:val="000000"/>
              </w:rPr>
            </w:pPr>
            <w:r w:rsidRPr="00927D8E">
              <w:rPr>
                <w:rFonts w:cstheme="minorHAnsi"/>
                <w:color w:val="000000"/>
              </w:rPr>
              <w:t>the men</w:t>
            </w:r>
          </w:p>
        </w:tc>
        <w:tc>
          <w:tcPr>
            <w:tcW w:w="976"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04176F1F" w14:textId="77777777" w:rsidR="008758E5" w:rsidRPr="00927D8E" w:rsidRDefault="008758E5" w:rsidP="00CD2394">
            <w:pPr>
              <w:pStyle w:val="NoSpacing"/>
              <w:keepLines/>
              <w:rPr>
                <w:rFonts w:cstheme="minorHAnsi"/>
                <w:color w:val="000000"/>
              </w:rPr>
            </w:pPr>
            <w:r w:rsidRPr="00927D8E">
              <w:rPr>
                <w:rFonts w:cstheme="minorHAnsi"/>
                <w:color w:val="000000"/>
              </w:rPr>
              <w:t>see</w:t>
            </w:r>
          </w:p>
        </w:tc>
        <w:tc>
          <w:tcPr>
            <w:tcW w:w="2338"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120EA78B" w14:textId="77777777" w:rsidR="008758E5" w:rsidRPr="00927D8E" w:rsidRDefault="008758E5" w:rsidP="00CD2394">
            <w:pPr>
              <w:pStyle w:val="NoSpacing"/>
              <w:keepLines/>
              <w:rPr>
                <w:rFonts w:cstheme="minorHAnsi"/>
                <w:color w:val="000000"/>
              </w:rPr>
            </w:pPr>
            <w:r w:rsidRPr="00927D8E">
              <w:rPr>
                <w:rFonts w:cstheme="minorHAnsi"/>
                <w:color w:val="000000"/>
              </w:rPr>
              <w:t>the enemy</w:t>
            </w:r>
          </w:p>
        </w:tc>
      </w:tr>
      <w:tr w:rsidR="008758E5" w:rsidRPr="00927D8E" w14:paraId="6D8EF99B" w14:textId="77777777" w:rsidTr="008758E5">
        <w:trPr>
          <w:trHeight w:val="65"/>
        </w:trPr>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BBFC365" w14:textId="7812E278" w:rsidR="008758E5" w:rsidRPr="00927D8E" w:rsidRDefault="00AE1DF9" w:rsidP="00CD2394">
            <w:pPr>
              <w:pStyle w:val="NoSpacing"/>
              <w:keepLines/>
              <w:rPr>
                <w:rFonts w:cstheme="minorHAnsi"/>
                <w:color w:val="000000"/>
              </w:rPr>
            </w:pPr>
            <w:r>
              <w:rPr>
                <w:rFonts w:cstheme="minorHAnsi"/>
                <w:color w:val="000000"/>
              </w:rPr>
              <w:t>Gaius</w:t>
            </w:r>
            <w:r w:rsidR="008758E5" w:rsidRPr="00927D8E">
              <w:rPr>
                <w:rFonts w:cstheme="minorHAnsi"/>
                <w:color w:val="000000"/>
              </w:rPr>
              <w:t xml:space="preserve"> </w:t>
            </w:r>
          </w:p>
        </w:tc>
        <w:tc>
          <w:tcPr>
            <w:tcW w:w="9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6B7B2F0" w14:textId="77777777" w:rsidR="008758E5" w:rsidRPr="00927D8E" w:rsidRDefault="008758E5" w:rsidP="00CD2394">
            <w:pPr>
              <w:pStyle w:val="NoSpacing"/>
              <w:keepLines/>
              <w:rPr>
                <w:rFonts w:cstheme="minorHAnsi"/>
                <w:color w:val="000000"/>
              </w:rPr>
            </w:pPr>
            <w:r w:rsidRPr="00927D8E">
              <w:rPr>
                <w:rFonts w:cstheme="minorHAnsi"/>
                <w:color w:val="000000"/>
              </w:rPr>
              <w:t>dicit</w:t>
            </w:r>
          </w:p>
        </w:tc>
        <w:tc>
          <w:tcPr>
            <w:tcW w:w="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0587255" w14:textId="77777777" w:rsidR="008758E5" w:rsidRPr="00927D8E" w:rsidRDefault="008758E5" w:rsidP="00CD2394">
            <w:pPr>
              <w:pStyle w:val="NoSpacing"/>
              <w:keepLines/>
              <w:rPr>
                <w:rFonts w:cstheme="minorHAnsi"/>
                <w:color w:val="000000"/>
              </w:rPr>
            </w:pPr>
            <w:r w:rsidRPr="00927D8E">
              <w:rPr>
                <w:rFonts w:cstheme="minorHAnsi"/>
                <w:color w:val="000000"/>
              </w:rPr>
              <w:t> </w:t>
            </w:r>
          </w:p>
        </w:tc>
        <w:tc>
          <w:tcPr>
            <w:tcW w:w="28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3C271C38" w14:textId="77777777" w:rsidR="008758E5" w:rsidRPr="00927D8E" w:rsidRDefault="008758E5" w:rsidP="00CD2394">
            <w:pPr>
              <w:pStyle w:val="NoSpacing"/>
              <w:keepLines/>
              <w:rPr>
                <w:rFonts w:cstheme="minorHAnsi"/>
                <w:color w:val="000000"/>
              </w:rPr>
            </w:pPr>
            <w:r w:rsidRPr="00927D8E">
              <w:rPr>
                <w:rFonts w:cstheme="minorHAnsi"/>
                <w:color w:val="000000"/>
              </w:rPr>
              <w:t>vir</w:t>
            </w:r>
            <w:r>
              <w:rPr>
                <w:rFonts w:cstheme="minorHAnsi"/>
                <w:color w:val="000000"/>
              </w:rPr>
              <w:t>ō</w:t>
            </w:r>
            <w:r w:rsidRPr="00927D8E">
              <w:rPr>
                <w:rFonts w:cstheme="minorHAnsi"/>
                <w:color w:val="000000"/>
              </w:rPr>
              <w:t>s</w:t>
            </w:r>
          </w:p>
        </w:tc>
        <w:tc>
          <w:tcPr>
            <w:tcW w:w="9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4372550E" w14:textId="77777777" w:rsidR="008758E5" w:rsidRPr="00927D8E" w:rsidRDefault="008758E5" w:rsidP="00CD2394">
            <w:pPr>
              <w:pStyle w:val="NoSpacing"/>
              <w:keepLines/>
              <w:rPr>
                <w:rFonts w:cstheme="minorHAnsi"/>
                <w:color w:val="000000"/>
              </w:rPr>
            </w:pPr>
            <w:r w:rsidRPr="00927D8E">
              <w:rPr>
                <w:rFonts w:cstheme="minorHAnsi"/>
                <w:color w:val="000000"/>
              </w:rPr>
              <w:t>vidēre</w:t>
            </w:r>
          </w:p>
        </w:tc>
        <w:tc>
          <w:tcPr>
            <w:tcW w:w="23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435C338" w14:textId="77777777" w:rsidR="008758E5" w:rsidRPr="00927D8E" w:rsidRDefault="008758E5" w:rsidP="00CD2394">
            <w:pPr>
              <w:pStyle w:val="NoSpacing"/>
              <w:keepLines/>
              <w:rPr>
                <w:rFonts w:cstheme="minorHAnsi"/>
                <w:color w:val="000000"/>
              </w:rPr>
            </w:pPr>
            <w:r w:rsidRPr="00927D8E">
              <w:rPr>
                <w:rFonts w:cstheme="minorHAnsi"/>
                <w:color w:val="000000"/>
              </w:rPr>
              <w:t>hostem</w:t>
            </w:r>
          </w:p>
        </w:tc>
      </w:tr>
      <w:tr w:rsidR="008758E5" w:rsidRPr="00927D8E" w14:paraId="46FA5D5F" w14:textId="77777777" w:rsidTr="008758E5">
        <w:trPr>
          <w:trHeight w:val="65"/>
        </w:trPr>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10AAD57" w14:textId="77777777" w:rsidR="008758E5" w:rsidRPr="00927D8E" w:rsidRDefault="008758E5" w:rsidP="00CD2394">
            <w:pPr>
              <w:pStyle w:val="NoSpacing"/>
              <w:keepLines/>
              <w:rPr>
                <w:rFonts w:cstheme="minorHAnsi"/>
                <w:color w:val="000000"/>
              </w:rPr>
            </w:pPr>
            <w:r w:rsidRPr="00927D8E">
              <w:rPr>
                <w:rFonts w:cstheme="minorHAnsi"/>
                <w:color w:val="000000"/>
              </w:rPr>
              <w:t>main subject</w:t>
            </w:r>
          </w:p>
        </w:tc>
        <w:tc>
          <w:tcPr>
            <w:tcW w:w="9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31A8AA2A" w14:textId="77777777" w:rsidR="008758E5" w:rsidRPr="00927D8E" w:rsidRDefault="008758E5" w:rsidP="00CD2394">
            <w:pPr>
              <w:pStyle w:val="NoSpacing"/>
              <w:keepLines/>
              <w:rPr>
                <w:rFonts w:cstheme="minorHAnsi"/>
                <w:color w:val="000000"/>
              </w:rPr>
            </w:pPr>
            <w:r w:rsidRPr="00927D8E">
              <w:rPr>
                <w:rFonts w:cstheme="minorHAnsi"/>
                <w:color w:val="000000"/>
              </w:rPr>
              <w:t>head verb</w:t>
            </w:r>
          </w:p>
        </w:tc>
        <w:tc>
          <w:tcPr>
            <w:tcW w:w="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E94D2A5" w14:textId="77777777" w:rsidR="008758E5" w:rsidRPr="00927D8E" w:rsidRDefault="008758E5" w:rsidP="00CD2394">
            <w:pPr>
              <w:pStyle w:val="NoSpacing"/>
              <w:keepLines/>
              <w:rPr>
                <w:rFonts w:cstheme="minorHAnsi"/>
                <w:color w:val="000000"/>
              </w:rPr>
            </w:pPr>
            <w:r w:rsidRPr="00927D8E">
              <w:rPr>
                <w:rFonts w:cstheme="minorHAnsi"/>
                <w:color w:val="000000"/>
              </w:rPr>
              <w:t> </w:t>
            </w:r>
          </w:p>
        </w:tc>
        <w:tc>
          <w:tcPr>
            <w:tcW w:w="28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E61BF10" w14:textId="77777777" w:rsidR="008758E5" w:rsidRPr="00927D8E" w:rsidRDefault="008758E5" w:rsidP="00CD2394">
            <w:pPr>
              <w:pStyle w:val="NoSpacing"/>
              <w:keepLines/>
              <w:rPr>
                <w:rFonts w:cstheme="minorHAnsi"/>
                <w:color w:val="000000"/>
              </w:rPr>
            </w:pPr>
            <w:r w:rsidRPr="00927D8E">
              <w:rPr>
                <w:rFonts w:cstheme="minorHAnsi"/>
                <w:color w:val="000000"/>
              </w:rPr>
              <w:t>accusative subject of indirect statement</w:t>
            </w:r>
          </w:p>
        </w:tc>
        <w:tc>
          <w:tcPr>
            <w:tcW w:w="9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6EB885B" w14:textId="77777777" w:rsidR="008758E5" w:rsidRPr="00927D8E" w:rsidRDefault="008758E5" w:rsidP="00CD2394">
            <w:pPr>
              <w:pStyle w:val="NoSpacing"/>
              <w:keepLines/>
              <w:rPr>
                <w:rFonts w:cstheme="minorHAnsi"/>
                <w:color w:val="000000"/>
              </w:rPr>
            </w:pPr>
            <w:r w:rsidRPr="00927D8E">
              <w:rPr>
                <w:rFonts w:cstheme="minorHAnsi"/>
                <w:color w:val="000000"/>
              </w:rPr>
              <w:t>infinitive</w:t>
            </w:r>
          </w:p>
        </w:tc>
        <w:tc>
          <w:tcPr>
            <w:tcW w:w="23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34DABFBC" w14:textId="77777777" w:rsidR="008758E5" w:rsidRPr="00927D8E" w:rsidRDefault="008758E5" w:rsidP="00CD2394">
            <w:pPr>
              <w:pStyle w:val="NoSpacing"/>
              <w:keepLines/>
              <w:rPr>
                <w:rFonts w:cstheme="minorHAnsi"/>
                <w:color w:val="000000"/>
              </w:rPr>
            </w:pPr>
            <w:r w:rsidRPr="00927D8E">
              <w:rPr>
                <w:rFonts w:cstheme="minorHAnsi"/>
                <w:color w:val="000000"/>
              </w:rPr>
              <w:t>direct object of indirect statement</w:t>
            </w:r>
          </w:p>
        </w:tc>
      </w:tr>
    </w:tbl>
    <w:p w14:paraId="0DDCE9B2" w14:textId="77777777" w:rsidR="008758E5" w:rsidRPr="00927D8E" w:rsidRDefault="008758E5" w:rsidP="00CD2394">
      <w:pPr>
        <w:pStyle w:val="NoSpacing"/>
        <w:keepLines/>
        <w:rPr>
          <w:rFonts w:cstheme="minorHAnsi"/>
          <w:color w:val="000000"/>
        </w:rPr>
      </w:pPr>
    </w:p>
    <w:p w14:paraId="6EFDFF85" w14:textId="77777777" w:rsidR="008758E5" w:rsidRPr="00927D8E" w:rsidRDefault="008758E5" w:rsidP="00CD2394">
      <w:pPr>
        <w:pStyle w:val="NoSpacing"/>
        <w:keepLines/>
        <w:rPr>
          <w:rFonts w:cstheme="minorHAnsi"/>
          <w:color w:val="000000"/>
        </w:rPr>
      </w:pPr>
      <w:r w:rsidRPr="00927D8E">
        <w:rPr>
          <w:rFonts w:cstheme="minorHAnsi"/>
          <w:color w:val="000000"/>
        </w:rPr>
        <w:t> </w:t>
      </w:r>
    </w:p>
    <w:p w14:paraId="21407174" w14:textId="77777777" w:rsidR="008758E5" w:rsidRDefault="008758E5" w:rsidP="00AE25A2">
      <w:pPr>
        <w:pStyle w:val="Heading3"/>
        <w:rPr>
          <w:rFonts w:cstheme="minorHAnsi"/>
          <w:color w:val="000000"/>
        </w:rPr>
      </w:pPr>
      <w:bookmarkStart w:id="65" w:name="_Toc158985003"/>
      <w:r w:rsidRPr="00AE25A2">
        <w:t>Principles of Latin</w:t>
      </w:r>
      <w:bookmarkEnd w:id="65"/>
      <w:r w:rsidRPr="00927D8E">
        <w:rPr>
          <w:rFonts w:cstheme="minorHAnsi"/>
          <w:color w:val="000000"/>
        </w:rPr>
        <w:t xml:space="preserve">: </w:t>
      </w:r>
    </w:p>
    <w:p w14:paraId="404D246A" w14:textId="77777777" w:rsidR="008758E5" w:rsidRPr="00927D8E" w:rsidRDefault="008758E5" w:rsidP="00CD2394">
      <w:pPr>
        <w:pStyle w:val="Heading5"/>
      </w:pPr>
      <w:r w:rsidRPr="00927D8E">
        <w:t>Indirect Statement</w:t>
      </w:r>
    </w:p>
    <w:p w14:paraId="6A7AD5F7" w14:textId="77777777" w:rsidR="008758E5" w:rsidRPr="00927D8E" w:rsidRDefault="008758E5" w:rsidP="00CD2394">
      <w:pPr>
        <w:pStyle w:val="NoSpacing"/>
        <w:keepLines/>
        <w:rPr>
          <w:rFonts w:cstheme="minorHAnsi"/>
          <w:color w:val="000000"/>
        </w:rPr>
      </w:pPr>
      <w:r w:rsidRPr="00927D8E">
        <w:rPr>
          <w:rFonts w:cstheme="minorHAnsi"/>
          <w:color w:val="000000"/>
        </w:rPr>
        <w:t>The differences between the two languages are small,</w:t>
      </w:r>
      <w:r>
        <w:rPr>
          <w:rFonts w:cstheme="minorHAnsi"/>
          <w:color w:val="000000"/>
        </w:rPr>
        <w:t xml:space="preserve"> but you will have to adapt the Latin pattern to English </w:t>
      </w:r>
      <w:r w:rsidRPr="00927D8E">
        <w:rPr>
          <w:rFonts w:cstheme="minorHAnsi"/>
          <w:color w:val="000000"/>
        </w:rPr>
        <w:t>when you translate.</w:t>
      </w:r>
    </w:p>
    <w:p w14:paraId="056F4E4F" w14:textId="0D993944" w:rsidR="008758E5" w:rsidRPr="00927D8E" w:rsidRDefault="008758E5">
      <w:pPr>
        <w:pStyle w:val="NoSpacing"/>
        <w:keepLines/>
        <w:numPr>
          <w:ilvl w:val="0"/>
          <w:numId w:val="22"/>
        </w:numPr>
        <w:rPr>
          <w:rFonts w:cstheme="minorHAnsi"/>
          <w:color w:val="000000"/>
        </w:rPr>
      </w:pPr>
      <w:r w:rsidRPr="00927D8E">
        <w:rPr>
          <w:rFonts w:cstheme="minorHAnsi"/>
          <w:color w:val="000000"/>
        </w:rPr>
        <w:t xml:space="preserve">Latin does not use the particle </w:t>
      </w:r>
      <w:r w:rsidRPr="00927D8E">
        <w:rPr>
          <w:rFonts w:cstheme="minorHAnsi"/>
          <w:i/>
          <w:iCs/>
          <w:color w:val="000000"/>
        </w:rPr>
        <w:t>that</w:t>
      </w:r>
      <w:r w:rsidRPr="00927D8E">
        <w:rPr>
          <w:rFonts w:cstheme="minorHAnsi"/>
          <w:color w:val="000000"/>
        </w:rPr>
        <w:t>, so you must supply it in the translation.</w:t>
      </w:r>
      <w:r w:rsidR="004F0273">
        <w:rPr>
          <w:rFonts w:cstheme="minorHAnsi"/>
          <w:color w:val="000000"/>
        </w:rPr>
        <w:t xml:space="preserve"> The particle is not always necessary (e.g., “we believe you are near” or “we believe </w:t>
      </w:r>
      <w:r w:rsidR="004F0273">
        <w:rPr>
          <w:rFonts w:cstheme="minorHAnsi"/>
          <w:color w:val="000000"/>
          <w:u w:val="single"/>
        </w:rPr>
        <w:t>that</w:t>
      </w:r>
      <w:r w:rsidR="004F0273">
        <w:rPr>
          <w:rFonts w:cstheme="minorHAnsi"/>
          <w:color w:val="000000"/>
        </w:rPr>
        <w:t xml:space="preserve"> you are near”), but it helps to </w:t>
      </w:r>
      <w:r w:rsidR="00AE1DF9">
        <w:rPr>
          <w:rFonts w:cstheme="minorHAnsi"/>
          <w:color w:val="000000"/>
        </w:rPr>
        <w:t>identify</w:t>
      </w:r>
      <w:r w:rsidR="004F0273">
        <w:rPr>
          <w:rFonts w:cstheme="minorHAnsi"/>
          <w:color w:val="000000"/>
        </w:rPr>
        <w:t xml:space="preserve"> the pattern if you use it every time.</w:t>
      </w:r>
    </w:p>
    <w:p w14:paraId="1A1BDD8E" w14:textId="6393CE06" w:rsidR="008758E5" w:rsidRPr="00927D8E" w:rsidRDefault="008758E5">
      <w:pPr>
        <w:pStyle w:val="NoSpacing"/>
        <w:keepLines/>
        <w:numPr>
          <w:ilvl w:val="0"/>
          <w:numId w:val="22"/>
        </w:numPr>
        <w:rPr>
          <w:rFonts w:cstheme="minorHAnsi"/>
          <w:color w:val="000000"/>
        </w:rPr>
      </w:pPr>
      <w:r w:rsidRPr="00927D8E">
        <w:rPr>
          <w:rFonts w:cstheme="minorHAnsi"/>
          <w:color w:val="000000"/>
        </w:rPr>
        <w:t xml:space="preserve">Latin uses </w:t>
      </w:r>
      <w:r>
        <w:rPr>
          <w:rFonts w:cstheme="minorHAnsi"/>
          <w:color w:val="000000"/>
        </w:rPr>
        <w:t>an accusative subject, so you</w:t>
      </w:r>
      <w:r w:rsidRPr="00927D8E">
        <w:rPr>
          <w:rFonts w:cstheme="minorHAnsi"/>
          <w:color w:val="000000"/>
        </w:rPr>
        <w:t xml:space="preserve"> </w:t>
      </w:r>
      <w:r w:rsidR="00AE1DF9" w:rsidRPr="00927D8E">
        <w:rPr>
          <w:rFonts w:cstheme="minorHAnsi"/>
          <w:color w:val="000000"/>
        </w:rPr>
        <w:t>must</w:t>
      </w:r>
      <w:r>
        <w:rPr>
          <w:rFonts w:cstheme="minorHAnsi"/>
          <w:color w:val="000000"/>
        </w:rPr>
        <w:t xml:space="preserve"> change it to the subject </w:t>
      </w:r>
      <w:r w:rsidRPr="00927D8E">
        <w:rPr>
          <w:rFonts w:cstheme="minorHAnsi"/>
          <w:color w:val="000000"/>
        </w:rPr>
        <w:t>i</w:t>
      </w:r>
      <w:r>
        <w:rPr>
          <w:rFonts w:cstheme="minorHAnsi"/>
          <w:color w:val="000000"/>
        </w:rPr>
        <w:t>n English by placing it in the right word order</w:t>
      </w:r>
      <w:r w:rsidR="00AE1DF9">
        <w:rPr>
          <w:rFonts w:cstheme="minorHAnsi"/>
          <w:color w:val="000000"/>
        </w:rPr>
        <w:t xml:space="preserve"> (subject comes first)</w:t>
      </w:r>
      <w:r w:rsidRPr="00927D8E">
        <w:rPr>
          <w:rFonts w:cstheme="minorHAnsi"/>
          <w:color w:val="000000"/>
        </w:rPr>
        <w:t>.</w:t>
      </w:r>
      <w:r w:rsidR="00AE1DF9">
        <w:rPr>
          <w:rFonts w:cstheme="minorHAnsi"/>
          <w:color w:val="000000"/>
        </w:rPr>
        <w:t xml:space="preserve"> For pronouns, accusatives should be expressed as nominatives (not </w:t>
      </w:r>
      <w:r w:rsidR="00AE1DF9">
        <w:rPr>
          <w:rFonts w:cstheme="minorHAnsi"/>
          <w:i/>
          <w:iCs/>
          <w:color w:val="000000"/>
        </w:rPr>
        <w:t>him/her/them</w:t>
      </w:r>
      <w:r w:rsidR="00AE1DF9">
        <w:rPr>
          <w:rFonts w:cstheme="minorHAnsi"/>
          <w:color w:val="000000"/>
        </w:rPr>
        <w:t xml:space="preserve"> but </w:t>
      </w:r>
      <w:r w:rsidR="00AE1DF9">
        <w:rPr>
          <w:rFonts w:cstheme="minorHAnsi"/>
          <w:i/>
          <w:iCs/>
          <w:color w:val="000000"/>
        </w:rPr>
        <w:t>he/she/they</w:t>
      </w:r>
      <w:r w:rsidR="00AE1DF9">
        <w:rPr>
          <w:rFonts w:cstheme="minorHAnsi"/>
          <w:color w:val="000000"/>
        </w:rPr>
        <w:t>)</w:t>
      </w:r>
    </w:p>
    <w:p w14:paraId="3A0F548C" w14:textId="50675E16" w:rsidR="008758E5" w:rsidRDefault="008758E5">
      <w:pPr>
        <w:pStyle w:val="NoSpacing"/>
        <w:keepLines/>
        <w:numPr>
          <w:ilvl w:val="0"/>
          <w:numId w:val="22"/>
        </w:numPr>
        <w:rPr>
          <w:rFonts w:cstheme="minorHAnsi"/>
          <w:color w:val="000000"/>
        </w:rPr>
      </w:pPr>
      <w:r w:rsidRPr="00927D8E">
        <w:rPr>
          <w:rFonts w:cstheme="minorHAnsi"/>
          <w:color w:val="000000"/>
        </w:rPr>
        <w:t>Lat</w:t>
      </w:r>
      <w:r>
        <w:rPr>
          <w:rFonts w:cstheme="minorHAnsi"/>
          <w:color w:val="000000"/>
        </w:rPr>
        <w:t>in uses an infinitive, so you</w:t>
      </w:r>
      <w:r w:rsidRPr="00927D8E">
        <w:rPr>
          <w:rFonts w:cstheme="minorHAnsi"/>
          <w:color w:val="000000"/>
        </w:rPr>
        <w:t xml:space="preserve"> </w:t>
      </w:r>
      <w:r w:rsidR="00AE1DF9">
        <w:rPr>
          <w:rFonts w:cstheme="minorHAnsi"/>
          <w:color w:val="000000"/>
        </w:rPr>
        <w:t>must</w:t>
      </w:r>
      <w:r w:rsidRPr="00927D8E">
        <w:rPr>
          <w:rFonts w:cstheme="minorHAnsi"/>
          <w:color w:val="000000"/>
        </w:rPr>
        <w:t xml:space="preserve"> change it to a finite verb in English.</w:t>
      </w:r>
    </w:p>
    <w:p w14:paraId="792B4F08" w14:textId="77777777" w:rsidR="008758E5" w:rsidRDefault="008758E5" w:rsidP="00CD2394">
      <w:pPr>
        <w:pStyle w:val="NoSpacing"/>
        <w:keepLines/>
        <w:rPr>
          <w:rFonts w:cstheme="minorHAnsi"/>
          <w:color w:val="000000"/>
        </w:rPr>
      </w:pPr>
    </w:p>
    <w:p w14:paraId="0D83CD63" w14:textId="43F1CFA4" w:rsidR="008758E5" w:rsidRDefault="008758E5" w:rsidP="00CD2394">
      <w:pPr>
        <w:pStyle w:val="NoSpacing"/>
        <w:keepLines/>
        <w:rPr>
          <w:rFonts w:cstheme="minorHAnsi"/>
          <w:color w:val="000000"/>
        </w:rPr>
      </w:pPr>
      <w:r>
        <w:rPr>
          <w:rFonts w:cstheme="minorHAnsi"/>
          <w:color w:val="000000"/>
        </w:rPr>
        <w:t xml:space="preserve">Here is another example: </w:t>
      </w:r>
      <w:r w:rsidRPr="00FF510B">
        <w:rPr>
          <w:rFonts w:cstheme="minorHAnsi"/>
          <w:i/>
          <w:color w:val="000000"/>
        </w:rPr>
        <w:t>Nōs putāmus eum servāre equōs</w:t>
      </w:r>
      <w:r>
        <w:rPr>
          <w:rFonts w:cstheme="minorHAnsi"/>
          <w:color w:val="000000"/>
        </w:rPr>
        <w:t xml:space="preserve"> (</w:t>
      </w:r>
      <w:r w:rsidR="00AE1DF9">
        <w:rPr>
          <w:rFonts w:cstheme="minorHAnsi"/>
          <w:color w:val="000000"/>
        </w:rPr>
        <w:t>“</w:t>
      </w:r>
      <w:r>
        <w:rPr>
          <w:rFonts w:cstheme="minorHAnsi"/>
          <w:color w:val="000000"/>
        </w:rPr>
        <w:t>we think that he protects the horses</w:t>
      </w:r>
      <w:r w:rsidR="00AE1DF9">
        <w:rPr>
          <w:rFonts w:cstheme="minorHAnsi"/>
          <w:color w:val="000000"/>
        </w:rPr>
        <w:t>”—</w:t>
      </w:r>
      <w:r w:rsidR="00202365">
        <w:rPr>
          <w:rFonts w:cstheme="minorHAnsi"/>
          <w:b/>
          <w:bCs/>
          <w:color w:val="000000"/>
        </w:rPr>
        <w:t>NOT</w:t>
      </w:r>
      <w:r w:rsidR="00AE1DF9">
        <w:rPr>
          <w:rFonts w:cstheme="minorHAnsi"/>
          <w:color w:val="000000"/>
        </w:rPr>
        <w:t xml:space="preserve"> “we think him to protect the horses</w:t>
      </w:r>
      <w:r w:rsidR="00202365">
        <w:rPr>
          <w:rFonts w:cstheme="minorHAnsi"/>
          <w:color w:val="000000"/>
        </w:rPr>
        <w:t>”</w:t>
      </w:r>
      <w:r>
        <w:rPr>
          <w:rFonts w:cstheme="minorHAnsi"/>
          <w:color w:val="000000"/>
        </w:rPr>
        <w:t>).</w:t>
      </w:r>
    </w:p>
    <w:p w14:paraId="3E1123B8" w14:textId="4851ECF3" w:rsidR="006152D2" w:rsidRDefault="006152D2" w:rsidP="00CD2394">
      <w:pPr>
        <w:pStyle w:val="NoSpacing"/>
        <w:keepLines/>
        <w:rPr>
          <w:rFonts w:cstheme="minorHAnsi"/>
          <w:color w:val="000000"/>
        </w:rPr>
      </w:pPr>
    </w:p>
    <w:p w14:paraId="1F521A6A" w14:textId="5D515171" w:rsidR="006152D2" w:rsidRPr="00CE6F31" w:rsidRDefault="006152D2" w:rsidP="00CD2394">
      <w:pPr>
        <w:pStyle w:val="NoSpacing"/>
        <w:keepLines/>
        <w:rPr>
          <w:rFonts w:cstheme="minorHAnsi"/>
          <w:color w:val="000000"/>
          <w:szCs w:val="24"/>
        </w:rPr>
      </w:pPr>
      <w:r w:rsidRPr="0084011C">
        <w:rPr>
          <w:rStyle w:val="Heading5Char"/>
        </w:rPr>
        <w:lastRenderedPageBreak/>
        <w:t>Objective infinitive</w:t>
      </w:r>
      <w:r w:rsidRPr="00927D8E">
        <w:rPr>
          <w:rFonts w:cstheme="minorHAnsi"/>
          <w:color w:val="000000"/>
          <w:szCs w:val="24"/>
        </w:rPr>
        <w:t>: This is</w:t>
      </w:r>
      <w:r w:rsidR="00B6223C">
        <w:rPr>
          <w:rFonts w:cstheme="minorHAnsi"/>
          <w:color w:val="000000"/>
          <w:szCs w:val="24"/>
        </w:rPr>
        <w:t xml:space="preserve"> functionally the same as an indirect statement. A group of verbs (e.g., to order</w:t>
      </w:r>
      <w:r w:rsidR="00202365">
        <w:rPr>
          <w:rFonts w:cstheme="minorHAnsi"/>
          <w:color w:val="000000"/>
          <w:szCs w:val="24"/>
        </w:rPr>
        <w:t>, to wish</w:t>
      </w:r>
      <w:r w:rsidR="00B6223C">
        <w:rPr>
          <w:rFonts w:cstheme="minorHAnsi"/>
          <w:color w:val="000000"/>
          <w:szCs w:val="24"/>
        </w:rPr>
        <w:t>) tend to follow a different pattern in English (“We order them to go,” not “We order that they go”). Although the Latin pattern is the same, the</w:t>
      </w:r>
      <w:r w:rsidR="008627F7">
        <w:rPr>
          <w:rFonts w:cstheme="minorHAnsi"/>
          <w:color w:val="000000"/>
          <w:szCs w:val="24"/>
        </w:rPr>
        <w:t xml:space="preserve"> translations require English infinitives</w:t>
      </w:r>
      <w:r w:rsidR="00B6223C">
        <w:rPr>
          <w:rFonts w:cstheme="minorHAnsi"/>
          <w:color w:val="000000"/>
          <w:szCs w:val="24"/>
        </w:rPr>
        <w:t xml:space="preserve">. Aside from </w:t>
      </w:r>
      <w:r w:rsidR="00B6223C">
        <w:rPr>
          <w:rFonts w:cstheme="minorHAnsi"/>
          <w:i/>
          <w:color w:val="000000"/>
          <w:szCs w:val="24"/>
        </w:rPr>
        <w:t>iube</w:t>
      </w:r>
      <w:r w:rsidR="00B059B4">
        <w:rPr>
          <w:rFonts w:cstheme="minorHAnsi"/>
          <w:i/>
          <w:color w:val="000000"/>
          <w:szCs w:val="24"/>
        </w:rPr>
        <w:t>ō</w:t>
      </w:r>
      <w:r w:rsidR="00B6223C">
        <w:rPr>
          <w:rFonts w:cstheme="minorHAnsi"/>
          <w:color w:val="000000"/>
          <w:szCs w:val="24"/>
        </w:rPr>
        <w:t xml:space="preserve"> (chapter 9), words that can take this pattern are the irregular verbs </w:t>
      </w:r>
      <w:r w:rsidR="00B6223C">
        <w:rPr>
          <w:rFonts w:cstheme="minorHAnsi"/>
          <w:i/>
          <w:color w:val="000000"/>
          <w:szCs w:val="24"/>
        </w:rPr>
        <w:t>vol</w:t>
      </w:r>
      <w:r w:rsidR="00B059B4">
        <w:rPr>
          <w:rFonts w:cstheme="minorHAnsi"/>
          <w:i/>
          <w:color w:val="000000"/>
          <w:szCs w:val="24"/>
        </w:rPr>
        <w:t>ō</w:t>
      </w:r>
      <w:r w:rsidR="00B6223C">
        <w:rPr>
          <w:rFonts w:cstheme="minorHAnsi"/>
          <w:i/>
          <w:color w:val="000000"/>
          <w:szCs w:val="24"/>
        </w:rPr>
        <w:t>, nol</w:t>
      </w:r>
      <w:r w:rsidR="00B059B4">
        <w:rPr>
          <w:rFonts w:cstheme="minorHAnsi"/>
          <w:i/>
          <w:color w:val="000000"/>
          <w:szCs w:val="24"/>
        </w:rPr>
        <w:t>ō</w:t>
      </w:r>
      <w:r w:rsidR="00B6223C">
        <w:rPr>
          <w:rFonts w:cstheme="minorHAnsi"/>
          <w:i/>
          <w:color w:val="000000"/>
          <w:szCs w:val="24"/>
        </w:rPr>
        <w:t xml:space="preserve">, </w:t>
      </w:r>
      <w:r w:rsidR="00B6223C">
        <w:rPr>
          <w:rFonts w:cstheme="minorHAnsi"/>
          <w:color w:val="000000"/>
          <w:szCs w:val="24"/>
        </w:rPr>
        <w:t xml:space="preserve">and </w:t>
      </w:r>
      <w:r w:rsidR="00B6223C">
        <w:rPr>
          <w:rFonts w:cstheme="minorHAnsi"/>
          <w:i/>
          <w:color w:val="000000"/>
          <w:szCs w:val="24"/>
        </w:rPr>
        <w:t>mal</w:t>
      </w:r>
      <w:r w:rsidR="00B059B4">
        <w:rPr>
          <w:rFonts w:cstheme="minorHAnsi"/>
          <w:i/>
          <w:color w:val="000000"/>
          <w:szCs w:val="24"/>
        </w:rPr>
        <w:t>ō</w:t>
      </w:r>
      <w:r w:rsidR="00B6223C">
        <w:rPr>
          <w:rFonts w:cstheme="minorHAnsi"/>
          <w:color w:val="000000"/>
          <w:szCs w:val="24"/>
        </w:rPr>
        <w:t xml:space="preserve"> (see appendix)</w:t>
      </w:r>
      <w:r w:rsidR="00CE6F31">
        <w:rPr>
          <w:rFonts w:cstheme="minorHAnsi"/>
          <w:color w:val="000000"/>
          <w:szCs w:val="24"/>
        </w:rPr>
        <w:t xml:space="preserve"> and the semi-deponent verb </w:t>
      </w:r>
      <w:r w:rsidR="00CE6F31">
        <w:rPr>
          <w:rFonts w:cstheme="minorHAnsi"/>
          <w:i/>
          <w:color w:val="000000"/>
          <w:szCs w:val="24"/>
        </w:rPr>
        <w:t>aude</w:t>
      </w:r>
      <w:r w:rsidR="00B059B4">
        <w:rPr>
          <w:rFonts w:cstheme="minorHAnsi"/>
          <w:i/>
          <w:color w:val="000000"/>
          <w:szCs w:val="24"/>
        </w:rPr>
        <w:t>ō</w:t>
      </w:r>
      <w:r w:rsidR="00CE6F31">
        <w:rPr>
          <w:rFonts w:cstheme="minorHAnsi"/>
          <w:color w:val="000000"/>
          <w:szCs w:val="24"/>
        </w:rPr>
        <w:t xml:space="preserve"> (chapter 18).</w:t>
      </w:r>
    </w:p>
    <w:p w14:paraId="2BCC0703" w14:textId="7DF2C5C1" w:rsidR="006152D2" w:rsidRDefault="006152D2" w:rsidP="00CD2394">
      <w:pPr>
        <w:pStyle w:val="NoSpacing"/>
        <w:keepLines/>
        <w:rPr>
          <w:rFonts w:cstheme="minorHAnsi"/>
          <w:color w:val="000000"/>
          <w:szCs w:val="24"/>
        </w:rPr>
      </w:pPr>
      <w:r w:rsidRPr="00927D8E">
        <w:rPr>
          <w:rFonts w:cstheme="minorHAnsi"/>
          <w:color w:val="000000"/>
          <w:szCs w:val="24"/>
        </w:rPr>
        <w:br/>
      </w:r>
      <w:r>
        <w:rPr>
          <w:rFonts w:cstheme="minorHAnsi"/>
          <w:color w:val="000000"/>
          <w:szCs w:val="24"/>
        </w:rPr>
        <w:t xml:space="preserve">Pattern recognition—Objective infinitives </w:t>
      </w:r>
      <w:r w:rsidR="00CE6F31">
        <w:rPr>
          <w:rFonts w:cstheme="minorHAnsi"/>
          <w:color w:val="000000"/>
          <w:szCs w:val="24"/>
        </w:rPr>
        <w:t>take the same pattern as indirect statement in Latin, but the verb indicates a slightly different English pattern</w:t>
      </w:r>
      <w:r>
        <w:rPr>
          <w:rFonts w:cstheme="minorHAnsi"/>
          <w:color w:val="000000"/>
          <w:szCs w:val="24"/>
        </w:rPr>
        <w:t>.</w:t>
      </w:r>
    </w:p>
    <w:p w14:paraId="25112F58" w14:textId="225C7D28" w:rsidR="006152D2" w:rsidRDefault="006152D2" w:rsidP="00CD2394">
      <w:pPr>
        <w:pStyle w:val="NoSpacing"/>
        <w:keepLines/>
        <w:rPr>
          <w:rFonts w:cstheme="minorHAnsi"/>
          <w:color w:val="000000"/>
          <w:szCs w:val="24"/>
        </w:rPr>
      </w:pP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CE6F31">
        <w:rPr>
          <w:rFonts w:cstheme="minorHAnsi"/>
          <w:i/>
          <w:color w:val="000000"/>
          <w:szCs w:val="24"/>
        </w:rPr>
        <w:t>iubet nōs iuvāre</w:t>
      </w:r>
      <w:r w:rsidRPr="00927D8E">
        <w:rPr>
          <w:rFonts w:cstheme="minorHAnsi"/>
          <w:color w:val="000000"/>
          <w:szCs w:val="24"/>
        </w:rPr>
        <w:t>: he orders us to help</w:t>
      </w:r>
      <w:r w:rsidRPr="00927D8E">
        <w:rPr>
          <w:rFonts w:cstheme="minorHAnsi"/>
          <w:color w:val="000000"/>
          <w:szCs w:val="24"/>
        </w:rPr>
        <w:br/>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927D8E">
        <w:rPr>
          <w:rFonts w:cstheme="minorHAnsi"/>
          <w:color w:val="000000"/>
          <w:szCs w:val="24"/>
        </w:rPr>
        <w:tab/>
      </w:r>
      <w:r w:rsidRPr="00CE6F31">
        <w:rPr>
          <w:rFonts w:cstheme="minorHAnsi"/>
          <w:i/>
          <w:color w:val="000000"/>
          <w:szCs w:val="24"/>
        </w:rPr>
        <w:t>iubēmus eās movēre</w:t>
      </w:r>
      <w:r w:rsidRPr="00927D8E">
        <w:rPr>
          <w:rFonts w:cstheme="minorHAnsi"/>
          <w:color w:val="000000"/>
          <w:szCs w:val="24"/>
        </w:rPr>
        <w:t>: we order them to move</w:t>
      </w:r>
    </w:p>
    <w:p w14:paraId="513A30E3" w14:textId="09FBFE53" w:rsidR="006152D2" w:rsidRPr="00927D8E" w:rsidRDefault="006152D2" w:rsidP="00CD2394">
      <w:pPr>
        <w:pStyle w:val="NoSpacing"/>
        <w:keepLines/>
        <w:rPr>
          <w:rFonts w:cstheme="minorHAnsi"/>
          <w:color w:val="000000"/>
        </w:rPr>
      </w:pPr>
    </w:p>
    <w:p w14:paraId="146AFC99" w14:textId="77777777" w:rsidR="008758E5" w:rsidRPr="00927D8E" w:rsidRDefault="008758E5" w:rsidP="00CD2394">
      <w:pPr>
        <w:pStyle w:val="NoSpacing"/>
        <w:keepLines/>
        <w:rPr>
          <w:rFonts w:cstheme="minorHAnsi"/>
          <w:color w:val="000000"/>
        </w:rPr>
      </w:pPr>
      <w:r w:rsidRPr="00927D8E">
        <w:rPr>
          <w:rFonts w:cstheme="minorHAnsi"/>
          <w:color w:val="000000"/>
        </w:rPr>
        <w:t> </w:t>
      </w:r>
    </w:p>
    <w:tbl>
      <w:tblPr>
        <w:tblW w:w="0" w:type="auto"/>
        <w:tblInd w:w="-10" w:type="dxa"/>
        <w:tblLayout w:type="fixed"/>
        <w:tblCellMar>
          <w:left w:w="0" w:type="dxa"/>
          <w:right w:w="0" w:type="dxa"/>
        </w:tblCellMar>
        <w:tblLook w:val="0000" w:firstRow="0" w:lastRow="0" w:firstColumn="0" w:lastColumn="0" w:noHBand="0" w:noVBand="0"/>
      </w:tblPr>
      <w:tblGrid>
        <w:gridCol w:w="1177"/>
        <w:gridCol w:w="1103"/>
        <w:gridCol w:w="806"/>
        <w:gridCol w:w="2854"/>
        <w:gridCol w:w="1033"/>
        <w:gridCol w:w="2367"/>
      </w:tblGrid>
      <w:tr w:rsidR="008758E5" w:rsidRPr="00927D8E" w14:paraId="7F318FAB" w14:textId="77777777" w:rsidTr="008758E5">
        <w:trPr>
          <w:trHeight w:val="60"/>
        </w:trPr>
        <w:tc>
          <w:tcPr>
            <w:tcW w:w="1177"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676944CF" w14:textId="77777777" w:rsidR="008758E5" w:rsidRPr="00927D8E" w:rsidRDefault="008758E5" w:rsidP="00CD2394">
            <w:pPr>
              <w:pStyle w:val="NoSpacing"/>
              <w:keepLines/>
              <w:rPr>
                <w:rFonts w:cstheme="minorHAnsi"/>
                <w:color w:val="000000"/>
              </w:rPr>
            </w:pPr>
            <w:r w:rsidRPr="00927D8E">
              <w:rPr>
                <w:rFonts w:cstheme="minorHAnsi"/>
                <w:color w:val="000000"/>
              </w:rPr>
              <w:t>We</w:t>
            </w:r>
          </w:p>
        </w:tc>
        <w:tc>
          <w:tcPr>
            <w:tcW w:w="1103"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4C81A120" w14:textId="77777777" w:rsidR="008758E5" w:rsidRPr="00927D8E" w:rsidRDefault="008758E5" w:rsidP="00CD2394">
            <w:pPr>
              <w:pStyle w:val="NoSpacing"/>
              <w:keepLines/>
              <w:rPr>
                <w:rFonts w:cstheme="minorHAnsi"/>
                <w:color w:val="000000"/>
              </w:rPr>
            </w:pPr>
            <w:r w:rsidRPr="00927D8E">
              <w:rPr>
                <w:rFonts w:cstheme="minorHAnsi"/>
                <w:color w:val="000000"/>
              </w:rPr>
              <w:t>think</w:t>
            </w:r>
          </w:p>
        </w:tc>
        <w:tc>
          <w:tcPr>
            <w:tcW w:w="806"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240F1FFE" w14:textId="77777777" w:rsidR="008758E5" w:rsidRPr="00927D8E" w:rsidRDefault="008758E5" w:rsidP="00CD2394">
            <w:pPr>
              <w:pStyle w:val="NoSpacing"/>
              <w:keepLines/>
              <w:rPr>
                <w:rFonts w:cstheme="minorHAnsi"/>
                <w:color w:val="000000"/>
              </w:rPr>
            </w:pPr>
            <w:r w:rsidRPr="00927D8E">
              <w:rPr>
                <w:rFonts w:cstheme="minorHAnsi"/>
                <w:color w:val="000000"/>
              </w:rPr>
              <w:t>that</w:t>
            </w:r>
          </w:p>
        </w:tc>
        <w:tc>
          <w:tcPr>
            <w:tcW w:w="2854"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734B252B" w14:textId="77777777" w:rsidR="008758E5" w:rsidRPr="00927D8E" w:rsidRDefault="008758E5" w:rsidP="00CD2394">
            <w:pPr>
              <w:pStyle w:val="NoSpacing"/>
              <w:keepLines/>
              <w:rPr>
                <w:rFonts w:cstheme="minorHAnsi"/>
                <w:color w:val="000000"/>
              </w:rPr>
            </w:pPr>
            <w:r w:rsidRPr="00927D8E">
              <w:rPr>
                <w:rFonts w:cstheme="minorHAnsi"/>
                <w:color w:val="000000"/>
              </w:rPr>
              <w:t>he</w:t>
            </w:r>
          </w:p>
        </w:tc>
        <w:tc>
          <w:tcPr>
            <w:tcW w:w="1033"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24DDD0EB" w14:textId="77777777" w:rsidR="008758E5" w:rsidRPr="00927D8E" w:rsidRDefault="008758E5" w:rsidP="00CD2394">
            <w:pPr>
              <w:pStyle w:val="NoSpacing"/>
              <w:keepLines/>
              <w:rPr>
                <w:rFonts w:cstheme="minorHAnsi"/>
                <w:color w:val="000000"/>
              </w:rPr>
            </w:pPr>
            <w:r w:rsidRPr="00927D8E">
              <w:rPr>
                <w:rFonts w:cstheme="minorHAnsi"/>
                <w:color w:val="000000"/>
              </w:rPr>
              <w:t>protects</w:t>
            </w:r>
          </w:p>
        </w:tc>
        <w:tc>
          <w:tcPr>
            <w:tcW w:w="2367"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6CA4893B" w14:textId="77777777" w:rsidR="008758E5" w:rsidRPr="00927D8E" w:rsidRDefault="008758E5" w:rsidP="00CD2394">
            <w:pPr>
              <w:pStyle w:val="NoSpacing"/>
              <w:keepLines/>
              <w:rPr>
                <w:rFonts w:cstheme="minorHAnsi"/>
                <w:color w:val="000000"/>
              </w:rPr>
            </w:pPr>
            <w:r w:rsidRPr="00927D8E">
              <w:rPr>
                <w:rFonts w:cstheme="minorHAnsi"/>
                <w:color w:val="000000"/>
              </w:rPr>
              <w:t>the horses.</w:t>
            </w:r>
          </w:p>
        </w:tc>
      </w:tr>
      <w:tr w:rsidR="008758E5" w:rsidRPr="00927D8E" w14:paraId="7816A52F" w14:textId="77777777" w:rsidTr="008758E5">
        <w:trPr>
          <w:trHeight w:val="60"/>
        </w:trPr>
        <w:tc>
          <w:tcPr>
            <w:tcW w:w="11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B61A169" w14:textId="77777777" w:rsidR="008758E5" w:rsidRPr="00927D8E" w:rsidRDefault="008758E5" w:rsidP="00CD2394">
            <w:pPr>
              <w:pStyle w:val="NoSpacing"/>
              <w:keepLines/>
              <w:rPr>
                <w:rFonts w:cstheme="minorHAnsi"/>
                <w:color w:val="000000"/>
              </w:rPr>
            </w:pPr>
            <w:r w:rsidRPr="00927D8E">
              <w:rPr>
                <w:rFonts w:cstheme="minorHAnsi"/>
                <w:color w:val="000000"/>
              </w:rPr>
              <w:t>Nōs</w:t>
            </w:r>
          </w:p>
        </w:tc>
        <w:tc>
          <w:tcPr>
            <w:tcW w:w="11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B7A1096" w14:textId="77777777" w:rsidR="008758E5" w:rsidRPr="00927D8E" w:rsidRDefault="008758E5" w:rsidP="00CD2394">
            <w:pPr>
              <w:pStyle w:val="NoSpacing"/>
              <w:keepLines/>
              <w:rPr>
                <w:rFonts w:cstheme="minorHAnsi"/>
                <w:color w:val="000000"/>
              </w:rPr>
            </w:pPr>
            <w:r w:rsidRPr="00927D8E">
              <w:rPr>
                <w:rFonts w:cstheme="minorHAnsi"/>
                <w:color w:val="000000"/>
              </w:rPr>
              <w:t>putāmus</w:t>
            </w:r>
          </w:p>
        </w:tc>
        <w:tc>
          <w:tcPr>
            <w:tcW w:w="8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74DB235B" w14:textId="77777777" w:rsidR="008758E5" w:rsidRPr="00927D8E" w:rsidRDefault="008758E5" w:rsidP="00CD2394">
            <w:pPr>
              <w:pStyle w:val="NoSpacing"/>
              <w:keepLines/>
              <w:rPr>
                <w:rFonts w:cstheme="minorHAnsi"/>
                <w:color w:val="000000"/>
              </w:rPr>
            </w:pPr>
            <w:r w:rsidRPr="00927D8E">
              <w:rPr>
                <w:rFonts w:cstheme="minorHAnsi"/>
                <w:color w:val="000000"/>
              </w:rPr>
              <w:t> </w:t>
            </w:r>
          </w:p>
        </w:tc>
        <w:tc>
          <w:tcPr>
            <w:tcW w:w="28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5E8443C" w14:textId="77777777" w:rsidR="008758E5" w:rsidRPr="00927D8E" w:rsidRDefault="008758E5" w:rsidP="00CD2394">
            <w:pPr>
              <w:pStyle w:val="NoSpacing"/>
              <w:keepLines/>
              <w:rPr>
                <w:rFonts w:cstheme="minorHAnsi"/>
                <w:color w:val="000000"/>
              </w:rPr>
            </w:pPr>
            <w:r w:rsidRPr="00927D8E">
              <w:rPr>
                <w:rFonts w:cstheme="minorHAnsi"/>
                <w:color w:val="000000"/>
              </w:rPr>
              <w:t>eum</w:t>
            </w:r>
          </w:p>
        </w:tc>
        <w:tc>
          <w:tcPr>
            <w:tcW w:w="1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A8E741D" w14:textId="77777777" w:rsidR="008758E5" w:rsidRPr="00927D8E" w:rsidRDefault="008758E5" w:rsidP="00CD2394">
            <w:pPr>
              <w:pStyle w:val="NoSpacing"/>
              <w:keepLines/>
              <w:rPr>
                <w:rFonts w:cstheme="minorHAnsi"/>
                <w:color w:val="000000"/>
              </w:rPr>
            </w:pPr>
            <w:r w:rsidRPr="00927D8E">
              <w:rPr>
                <w:rFonts w:cstheme="minorHAnsi"/>
                <w:color w:val="000000"/>
              </w:rPr>
              <w:t>servāre</w:t>
            </w:r>
          </w:p>
        </w:tc>
        <w:tc>
          <w:tcPr>
            <w:tcW w:w="23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609267F" w14:textId="77777777" w:rsidR="008758E5" w:rsidRPr="00927D8E" w:rsidRDefault="008758E5" w:rsidP="00CD2394">
            <w:pPr>
              <w:pStyle w:val="NoSpacing"/>
              <w:keepLines/>
              <w:rPr>
                <w:rFonts w:cstheme="minorHAnsi"/>
                <w:color w:val="000000"/>
              </w:rPr>
            </w:pPr>
            <w:r w:rsidRPr="00927D8E">
              <w:rPr>
                <w:rFonts w:cstheme="minorHAnsi"/>
                <w:color w:val="000000"/>
              </w:rPr>
              <w:t>equōs.</w:t>
            </w:r>
          </w:p>
        </w:tc>
      </w:tr>
      <w:tr w:rsidR="008758E5" w:rsidRPr="00927D8E" w14:paraId="131603CD" w14:textId="77777777" w:rsidTr="008758E5">
        <w:trPr>
          <w:trHeight w:val="60"/>
        </w:trPr>
        <w:tc>
          <w:tcPr>
            <w:tcW w:w="11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7CBEE1E" w14:textId="77777777" w:rsidR="008758E5" w:rsidRPr="00927D8E" w:rsidRDefault="008758E5" w:rsidP="00CD2394">
            <w:pPr>
              <w:pStyle w:val="NoSpacing"/>
              <w:keepLines/>
              <w:rPr>
                <w:rFonts w:cstheme="minorHAnsi"/>
                <w:color w:val="000000"/>
              </w:rPr>
            </w:pPr>
            <w:r w:rsidRPr="00927D8E">
              <w:rPr>
                <w:rFonts w:cstheme="minorHAnsi"/>
                <w:color w:val="000000"/>
              </w:rPr>
              <w:t>main subject</w:t>
            </w:r>
          </w:p>
        </w:tc>
        <w:tc>
          <w:tcPr>
            <w:tcW w:w="11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57ABA10" w14:textId="77777777" w:rsidR="008758E5" w:rsidRPr="00927D8E" w:rsidRDefault="008758E5" w:rsidP="00CD2394">
            <w:pPr>
              <w:pStyle w:val="NoSpacing"/>
              <w:keepLines/>
              <w:rPr>
                <w:rFonts w:cstheme="minorHAnsi"/>
                <w:color w:val="000000"/>
              </w:rPr>
            </w:pPr>
            <w:r w:rsidRPr="00927D8E">
              <w:rPr>
                <w:rFonts w:cstheme="minorHAnsi"/>
                <w:color w:val="000000"/>
              </w:rPr>
              <w:t>head verb</w:t>
            </w:r>
          </w:p>
        </w:tc>
        <w:tc>
          <w:tcPr>
            <w:tcW w:w="8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0409E06" w14:textId="77777777" w:rsidR="008758E5" w:rsidRPr="00927D8E" w:rsidRDefault="008758E5" w:rsidP="00CD2394">
            <w:pPr>
              <w:pStyle w:val="NoSpacing"/>
              <w:keepLines/>
              <w:rPr>
                <w:rFonts w:cstheme="minorHAnsi"/>
                <w:color w:val="000000"/>
              </w:rPr>
            </w:pPr>
            <w:r w:rsidRPr="00927D8E">
              <w:rPr>
                <w:rFonts w:cstheme="minorHAnsi"/>
                <w:color w:val="000000"/>
              </w:rPr>
              <w:t> </w:t>
            </w:r>
          </w:p>
        </w:tc>
        <w:tc>
          <w:tcPr>
            <w:tcW w:w="28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9FB3E72" w14:textId="77777777" w:rsidR="008758E5" w:rsidRPr="00927D8E" w:rsidRDefault="008758E5" w:rsidP="00CD2394">
            <w:pPr>
              <w:pStyle w:val="NoSpacing"/>
              <w:keepLines/>
              <w:rPr>
                <w:rFonts w:cstheme="minorHAnsi"/>
                <w:color w:val="000000"/>
              </w:rPr>
            </w:pPr>
            <w:r w:rsidRPr="00927D8E">
              <w:rPr>
                <w:rFonts w:cstheme="minorHAnsi"/>
                <w:color w:val="000000"/>
              </w:rPr>
              <w:t>accusative subject of indirect statement</w:t>
            </w:r>
          </w:p>
        </w:tc>
        <w:tc>
          <w:tcPr>
            <w:tcW w:w="10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6977555" w14:textId="77777777" w:rsidR="008758E5" w:rsidRPr="00927D8E" w:rsidRDefault="008758E5" w:rsidP="00CD2394">
            <w:pPr>
              <w:pStyle w:val="NoSpacing"/>
              <w:keepLines/>
              <w:rPr>
                <w:rFonts w:cstheme="minorHAnsi"/>
                <w:color w:val="000000"/>
              </w:rPr>
            </w:pPr>
            <w:r w:rsidRPr="00927D8E">
              <w:rPr>
                <w:rFonts w:cstheme="minorHAnsi"/>
                <w:color w:val="000000"/>
              </w:rPr>
              <w:t>infinitive</w:t>
            </w:r>
          </w:p>
        </w:tc>
        <w:tc>
          <w:tcPr>
            <w:tcW w:w="23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4B7CF028" w14:textId="77777777" w:rsidR="008758E5" w:rsidRPr="00927D8E" w:rsidRDefault="008758E5" w:rsidP="00CD2394">
            <w:pPr>
              <w:pStyle w:val="NoSpacing"/>
              <w:keepLines/>
              <w:rPr>
                <w:rFonts w:cstheme="minorHAnsi"/>
                <w:color w:val="000000"/>
              </w:rPr>
            </w:pPr>
            <w:r w:rsidRPr="00927D8E">
              <w:rPr>
                <w:rFonts w:cstheme="minorHAnsi"/>
                <w:color w:val="000000"/>
              </w:rPr>
              <w:t>direct object of indirect statement</w:t>
            </w:r>
          </w:p>
        </w:tc>
      </w:tr>
    </w:tbl>
    <w:p w14:paraId="4E9C9E12" w14:textId="77777777" w:rsidR="008758E5" w:rsidRPr="00927D8E" w:rsidRDefault="008758E5" w:rsidP="00CD2394">
      <w:pPr>
        <w:pStyle w:val="NoSpacing"/>
        <w:keepLines/>
        <w:rPr>
          <w:rFonts w:cstheme="minorHAnsi"/>
          <w:color w:val="000000"/>
        </w:rPr>
      </w:pPr>
    </w:p>
    <w:p w14:paraId="69690722" w14:textId="77777777" w:rsidR="008758E5" w:rsidRDefault="008758E5" w:rsidP="00CD2394">
      <w:pPr>
        <w:pStyle w:val="NoSpacing"/>
        <w:keepLines/>
        <w:rPr>
          <w:rFonts w:cstheme="minorHAnsi"/>
          <w:color w:val="000000"/>
        </w:rPr>
      </w:pPr>
      <w:r w:rsidRPr="00927D8E">
        <w:rPr>
          <w:rFonts w:cstheme="minorHAnsi"/>
          <w:color w:val="000000"/>
        </w:rPr>
        <w:t xml:space="preserve"> Take care not to translate this as “We think him to protect horses.” (because that does not make any sense!). </w:t>
      </w:r>
    </w:p>
    <w:p w14:paraId="7D438115" w14:textId="77777777" w:rsidR="008758E5" w:rsidRDefault="008758E5">
      <w:pPr>
        <w:pStyle w:val="NoSpacing"/>
        <w:keepLines/>
        <w:numPr>
          <w:ilvl w:val="0"/>
          <w:numId w:val="47"/>
        </w:numPr>
        <w:rPr>
          <w:rFonts w:cstheme="minorHAnsi"/>
          <w:color w:val="000000"/>
        </w:rPr>
      </w:pPr>
      <w:r>
        <w:rPr>
          <w:rFonts w:cstheme="minorHAnsi"/>
          <w:color w:val="000000"/>
        </w:rPr>
        <w:t>Add the particle “that” after the verb “think”</w:t>
      </w:r>
    </w:p>
    <w:p w14:paraId="21BC0BC0" w14:textId="77777777" w:rsidR="008758E5" w:rsidRDefault="008758E5">
      <w:pPr>
        <w:pStyle w:val="NoSpacing"/>
        <w:keepLines/>
        <w:numPr>
          <w:ilvl w:val="0"/>
          <w:numId w:val="47"/>
        </w:numPr>
        <w:rPr>
          <w:rFonts w:cstheme="minorHAnsi"/>
          <w:color w:val="000000"/>
        </w:rPr>
      </w:pPr>
      <w:r w:rsidRPr="00927D8E">
        <w:rPr>
          <w:rFonts w:cstheme="minorHAnsi"/>
          <w:color w:val="000000"/>
        </w:rPr>
        <w:t xml:space="preserve">Change the Latin accusative to a </w:t>
      </w:r>
      <w:r>
        <w:rPr>
          <w:rFonts w:cstheme="minorHAnsi"/>
          <w:color w:val="000000"/>
        </w:rPr>
        <w:t>subject “he,” not “him”</w:t>
      </w:r>
    </w:p>
    <w:p w14:paraId="461B87D0" w14:textId="77777777" w:rsidR="008758E5" w:rsidRDefault="008758E5">
      <w:pPr>
        <w:pStyle w:val="NoSpacing"/>
        <w:keepLines/>
        <w:numPr>
          <w:ilvl w:val="0"/>
          <w:numId w:val="47"/>
        </w:numPr>
        <w:rPr>
          <w:rFonts w:cstheme="minorHAnsi"/>
          <w:color w:val="000000"/>
        </w:rPr>
      </w:pPr>
      <w:r>
        <w:rPr>
          <w:rFonts w:cstheme="minorHAnsi"/>
          <w:color w:val="000000"/>
        </w:rPr>
        <w:t>C</w:t>
      </w:r>
      <w:r w:rsidRPr="00927D8E">
        <w:rPr>
          <w:rFonts w:cstheme="minorHAnsi"/>
          <w:color w:val="000000"/>
        </w:rPr>
        <w:t xml:space="preserve">hange the infinite verb to a finite one: </w:t>
      </w:r>
      <w:r>
        <w:rPr>
          <w:rFonts w:cstheme="minorHAnsi"/>
          <w:color w:val="000000"/>
        </w:rPr>
        <w:t>protects, not “to protect”</w:t>
      </w:r>
    </w:p>
    <w:p w14:paraId="2935FFD8" w14:textId="77777777" w:rsidR="008758E5" w:rsidRPr="00927D8E" w:rsidRDefault="008758E5">
      <w:pPr>
        <w:pStyle w:val="NoSpacing"/>
        <w:keepLines/>
        <w:numPr>
          <w:ilvl w:val="0"/>
          <w:numId w:val="47"/>
        </w:numPr>
        <w:rPr>
          <w:rFonts w:cstheme="minorHAnsi"/>
          <w:color w:val="000000"/>
        </w:rPr>
      </w:pPr>
      <w:r w:rsidRPr="00927D8E">
        <w:rPr>
          <w:rFonts w:cstheme="minorHAnsi"/>
          <w:color w:val="000000"/>
        </w:rPr>
        <w:t xml:space="preserve">“We think </w:t>
      </w:r>
      <w:r w:rsidRPr="007D0EB5">
        <w:rPr>
          <w:rFonts w:cstheme="minorHAnsi"/>
          <w:iCs/>
          <w:color w:val="000000"/>
        </w:rPr>
        <w:t>that</w:t>
      </w:r>
      <w:r w:rsidRPr="00927D8E">
        <w:rPr>
          <w:rFonts w:cstheme="minorHAnsi"/>
          <w:color w:val="000000"/>
        </w:rPr>
        <w:t xml:space="preserve"> he protects the horses.”</w:t>
      </w:r>
    </w:p>
    <w:p w14:paraId="17A4CDAC" w14:textId="77777777" w:rsidR="008758E5" w:rsidRPr="00927D8E" w:rsidRDefault="008758E5" w:rsidP="00CD2394">
      <w:pPr>
        <w:pStyle w:val="NoSpacing"/>
        <w:keepLines/>
        <w:rPr>
          <w:rFonts w:cstheme="minorHAnsi"/>
          <w:color w:val="000000"/>
        </w:rPr>
      </w:pPr>
      <w:r w:rsidRPr="00927D8E">
        <w:rPr>
          <w:rFonts w:cstheme="minorHAnsi"/>
          <w:color w:val="000000"/>
        </w:rPr>
        <w:t> </w:t>
      </w:r>
    </w:p>
    <w:p w14:paraId="28730EE9" w14:textId="77777777" w:rsidR="008758E5" w:rsidRPr="00927D8E" w:rsidRDefault="008758E5" w:rsidP="00CD2394">
      <w:pPr>
        <w:pStyle w:val="Heading5"/>
      </w:pPr>
      <w:r w:rsidRPr="00927D8E">
        <w:t>Reflexive pronouns</w:t>
      </w:r>
    </w:p>
    <w:p w14:paraId="610FC8CC" w14:textId="52DA0F69" w:rsidR="008758E5" w:rsidRPr="00927D8E" w:rsidRDefault="008758E5" w:rsidP="00CD2394">
      <w:pPr>
        <w:pStyle w:val="NoSpacing"/>
        <w:keepLines/>
        <w:rPr>
          <w:rFonts w:cstheme="minorHAnsi"/>
          <w:color w:val="000000"/>
        </w:rPr>
      </w:pPr>
      <w:r w:rsidRPr="00927D8E">
        <w:rPr>
          <w:rFonts w:cstheme="minorHAnsi"/>
          <w:color w:val="000000"/>
        </w:rPr>
        <w:t xml:space="preserve">A reflexive pronoun </w:t>
      </w:r>
      <w:r w:rsidR="00CE6F31">
        <w:rPr>
          <w:rFonts w:cstheme="minorHAnsi"/>
          <w:color w:val="000000"/>
        </w:rPr>
        <w:t>exists only in the predicate and refers to (or ‘</w:t>
      </w:r>
      <w:r w:rsidRPr="00927D8E">
        <w:rPr>
          <w:rFonts w:cstheme="minorHAnsi"/>
          <w:color w:val="000000"/>
        </w:rPr>
        <w:t>reflects</w:t>
      </w:r>
      <w:r w:rsidR="00CE6F31">
        <w:rPr>
          <w:rFonts w:cstheme="minorHAnsi"/>
          <w:color w:val="000000"/>
        </w:rPr>
        <w:t>’)</w:t>
      </w:r>
      <w:r w:rsidRPr="00927D8E">
        <w:rPr>
          <w:rFonts w:cstheme="minorHAnsi"/>
          <w:color w:val="000000"/>
        </w:rPr>
        <w:t xml:space="preserve"> the subject of the main clause of a sentence. </w:t>
      </w:r>
      <w:r w:rsidR="00AE25A2" w:rsidRPr="00927D8E">
        <w:rPr>
          <w:rFonts w:cstheme="minorHAnsi"/>
          <w:color w:val="000000"/>
        </w:rPr>
        <w:t>Therefore,</w:t>
      </w:r>
      <w:r w:rsidRPr="00927D8E">
        <w:rPr>
          <w:rFonts w:cstheme="minorHAnsi"/>
          <w:color w:val="000000"/>
        </w:rPr>
        <w:t xml:space="preserve"> if the subject changes, </w:t>
      </w:r>
      <w:r>
        <w:rPr>
          <w:rFonts w:cstheme="minorHAnsi"/>
          <w:color w:val="000000"/>
        </w:rPr>
        <w:t xml:space="preserve">so does </w:t>
      </w:r>
      <w:r w:rsidRPr="00927D8E">
        <w:rPr>
          <w:rFonts w:cstheme="minorHAnsi"/>
          <w:color w:val="000000"/>
        </w:rPr>
        <w:t>the meaning of the reflexive. You know most of the reflexive pronouns already, because they are generally the same as the personal pronouns.</w:t>
      </w:r>
    </w:p>
    <w:p w14:paraId="3597373E" w14:textId="77777777" w:rsidR="008758E5" w:rsidRPr="00927D8E" w:rsidRDefault="008758E5" w:rsidP="00CD2394">
      <w:pPr>
        <w:pStyle w:val="NoSpacing"/>
        <w:keepLines/>
        <w:rPr>
          <w:rFonts w:cstheme="minorHAnsi"/>
          <w:color w:val="000000"/>
        </w:rPr>
      </w:pPr>
      <w:r w:rsidRPr="00927D8E">
        <w:rPr>
          <w:rFonts w:cstheme="minorHAnsi"/>
          <w:color w:val="000000"/>
        </w:rPr>
        <w:t> </w:t>
      </w:r>
    </w:p>
    <w:p w14:paraId="052F060A" w14:textId="7C6B9AE0" w:rsidR="008758E5" w:rsidRPr="00927D8E" w:rsidRDefault="008758E5" w:rsidP="00CD2394">
      <w:pPr>
        <w:pStyle w:val="NoSpacing"/>
        <w:keepLines/>
        <w:rPr>
          <w:rFonts w:cstheme="minorHAnsi"/>
          <w:color w:val="000000"/>
        </w:rPr>
      </w:pPr>
      <w:r w:rsidRPr="00927D8E">
        <w:rPr>
          <w:rFonts w:cstheme="minorHAnsi"/>
          <w:color w:val="000000"/>
        </w:rPr>
        <w:t xml:space="preserve">For example, </w:t>
      </w:r>
      <w:r w:rsidRPr="00927D8E">
        <w:rPr>
          <w:rFonts w:cstheme="minorHAnsi"/>
          <w:i/>
          <w:iCs/>
          <w:color w:val="000000"/>
        </w:rPr>
        <w:t>amicus me videt</w:t>
      </w:r>
      <w:r w:rsidRPr="00927D8E">
        <w:rPr>
          <w:rFonts w:cstheme="minorHAnsi"/>
          <w:color w:val="000000"/>
        </w:rPr>
        <w:t xml:space="preserve"> (</w:t>
      </w:r>
      <w:r w:rsidR="00CE6F31">
        <w:rPr>
          <w:rFonts w:cstheme="minorHAnsi"/>
          <w:color w:val="000000"/>
        </w:rPr>
        <w:t>A</w:t>
      </w:r>
      <w:r w:rsidRPr="00927D8E">
        <w:rPr>
          <w:rFonts w:cstheme="minorHAnsi"/>
          <w:color w:val="000000"/>
        </w:rPr>
        <w:t xml:space="preserve"> friend sees </w:t>
      </w:r>
      <w:r w:rsidRPr="00CE6F31">
        <w:rPr>
          <w:rFonts w:cstheme="minorHAnsi"/>
          <w:color w:val="000000"/>
          <w:u w:val="single"/>
        </w:rPr>
        <w:t>me</w:t>
      </w:r>
      <w:r w:rsidRPr="00927D8E">
        <w:rPr>
          <w:rFonts w:cstheme="minorHAnsi"/>
          <w:color w:val="000000"/>
        </w:rPr>
        <w:t>) and</w:t>
      </w:r>
      <w:r w:rsidRPr="00927D8E">
        <w:rPr>
          <w:rFonts w:cstheme="minorHAnsi"/>
          <w:i/>
          <w:iCs/>
          <w:color w:val="000000"/>
        </w:rPr>
        <w:t xml:space="preserve"> ego amicum videō</w:t>
      </w:r>
      <w:r w:rsidR="00CE6F31">
        <w:rPr>
          <w:rFonts w:cstheme="minorHAnsi"/>
          <w:color w:val="000000"/>
        </w:rPr>
        <w:t xml:space="preserve"> (</w:t>
      </w:r>
      <w:r w:rsidR="00CE6F31" w:rsidRPr="00CE6F31">
        <w:rPr>
          <w:rFonts w:cstheme="minorHAnsi"/>
          <w:color w:val="000000"/>
          <w:u w:val="single"/>
        </w:rPr>
        <w:t>I</w:t>
      </w:r>
      <w:r w:rsidR="00CE6F31">
        <w:rPr>
          <w:rFonts w:cstheme="minorHAnsi"/>
          <w:color w:val="000000"/>
        </w:rPr>
        <w:t xml:space="preserve"> see a</w:t>
      </w:r>
      <w:r w:rsidRPr="00927D8E">
        <w:rPr>
          <w:rFonts w:cstheme="minorHAnsi"/>
          <w:color w:val="000000"/>
        </w:rPr>
        <w:t xml:space="preserve"> friend). </w:t>
      </w:r>
      <w:r w:rsidRPr="00927D8E">
        <w:rPr>
          <w:rFonts w:cstheme="minorHAnsi"/>
          <w:i/>
          <w:iCs/>
          <w:color w:val="000000"/>
        </w:rPr>
        <w:t>me</w:t>
      </w:r>
      <w:r w:rsidRPr="00927D8E">
        <w:rPr>
          <w:rFonts w:cstheme="minorHAnsi"/>
          <w:color w:val="000000"/>
        </w:rPr>
        <w:t xml:space="preserve"> and </w:t>
      </w:r>
      <w:r w:rsidRPr="00927D8E">
        <w:rPr>
          <w:rFonts w:cstheme="minorHAnsi"/>
          <w:i/>
          <w:iCs/>
          <w:color w:val="000000"/>
        </w:rPr>
        <w:t>ego</w:t>
      </w:r>
      <w:r w:rsidRPr="00927D8E">
        <w:rPr>
          <w:rFonts w:cstheme="minorHAnsi"/>
          <w:color w:val="000000"/>
        </w:rPr>
        <w:t xml:space="preserve"> are both personal pronouns, but we translate them different based on their case.</w:t>
      </w:r>
    </w:p>
    <w:p w14:paraId="7807702B" w14:textId="77777777" w:rsidR="008758E5" w:rsidRPr="00927D8E" w:rsidRDefault="008758E5" w:rsidP="00CD2394">
      <w:pPr>
        <w:pStyle w:val="NoSpacing"/>
        <w:keepLines/>
        <w:rPr>
          <w:rFonts w:cstheme="minorHAnsi"/>
          <w:color w:val="000000"/>
        </w:rPr>
      </w:pPr>
      <w:r w:rsidRPr="00927D8E">
        <w:rPr>
          <w:rFonts w:cstheme="minorHAnsi"/>
          <w:color w:val="000000"/>
        </w:rPr>
        <w:t xml:space="preserve">But, in translating </w:t>
      </w:r>
      <w:r w:rsidRPr="00927D8E">
        <w:rPr>
          <w:rFonts w:cstheme="minorHAnsi"/>
          <w:i/>
          <w:iCs/>
          <w:color w:val="000000"/>
        </w:rPr>
        <w:t>ego m</w:t>
      </w:r>
      <w:r>
        <w:rPr>
          <w:rFonts w:cstheme="minorHAnsi"/>
          <w:i/>
          <w:iCs/>
          <w:color w:val="000000"/>
        </w:rPr>
        <w:t>ē</w:t>
      </w:r>
      <w:r w:rsidRPr="00927D8E">
        <w:rPr>
          <w:rFonts w:cstheme="minorHAnsi"/>
          <w:i/>
          <w:iCs/>
          <w:color w:val="000000"/>
        </w:rPr>
        <w:t xml:space="preserve"> videō</w:t>
      </w:r>
      <w:r w:rsidRPr="00927D8E">
        <w:rPr>
          <w:rFonts w:cstheme="minorHAnsi"/>
          <w:color w:val="000000"/>
        </w:rPr>
        <w:t>, we would not say “I see me,” but “I see myself.” This is simply how the reflexive works for both first and second person pronouns:</w:t>
      </w:r>
    </w:p>
    <w:p w14:paraId="506706D9" w14:textId="77777777" w:rsidR="008758E5" w:rsidRPr="00927D8E" w:rsidRDefault="008758E5" w:rsidP="00CD2394">
      <w:pPr>
        <w:pStyle w:val="NoSpacing"/>
        <w:keepLines/>
        <w:rPr>
          <w:rFonts w:cstheme="minorHAnsi"/>
          <w:color w:val="000000"/>
        </w:rPr>
      </w:pPr>
      <w:r w:rsidRPr="00927D8E">
        <w:rPr>
          <w:rFonts w:cstheme="minorHAnsi"/>
          <w:color w:val="000000"/>
        </w:rPr>
        <w:t> </w:t>
      </w:r>
    </w:p>
    <w:p w14:paraId="1B7E9BF5" w14:textId="77777777" w:rsidR="008758E5" w:rsidRPr="00927D8E" w:rsidRDefault="008758E5" w:rsidP="00CD2394">
      <w:pPr>
        <w:pStyle w:val="NoSpacing"/>
        <w:keepLines/>
        <w:rPr>
          <w:rFonts w:cstheme="minorHAnsi"/>
          <w:color w:val="000000"/>
        </w:rPr>
      </w:pPr>
      <w:r w:rsidRPr="007D0EB5">
        <w:rPr>
          <w:rFonts w:cstheme="minorHAnsi"/>
          <w:i/>
          <w:color w:val="000000"/>
        </w:rPr>
        <w:t>tū vidēs tē</w:t>
      </w:r>
      <w:r w:rsidRPr="00927D8E">
        <w:rPr>
          <w:rFonts w:cstheme="minorHAnsi"/>
          <w:color w:val="000000"/>
        </w:rPr>
        <w:t xml:space="preserve"> (you see yourself)</w:t>
      </w:r>
    </w:p>
    <w:p w14:paraId="6331D9C6" w14:textId="77777777" w:rsidR="008758E5" w:rsidRPr="00927D8E" w:rsidRDefault="008758E5" w:rsidP="00CD2394">
      <w:pPr>
        <w:pStyle w:val="NoSpacing"/>
        <w:keepLines/>
        <w:rPr>
          <w:rFonts w:cstheme="minorHAnsi"/>
          <w:color w:val="000000"/>
        </w:rPr>
      </w:pPr>
      <w:r w:rsidRPr="007D0EB5">
        <w:rPr>
          <w:rFonts w:cstheme="minorHAnsi"/>
          <w:i/>
          <w:color w:val="000000"/>
        </w:rPr>
        <w:t>nōs vidēmus nōs</w:t>
      </w:r>
      <w:r w:rsidRPr="00927D8E">
        <w:rPr>
          <w:rFonts w:cstheme="minorHAnsi"/>
          <w:color w:val="000000"/>
        </w:rPr>
        <w:t xml:space="preserve"> (we see ourselves)</w:t>
      </w:r>
    </w:p>
    <w:p w14:paraId="0A7C5D9F" w14:textId="77777777" w:rsidR="008758E5" w:rsidRPr="00927D8E" w:rsidRDefault="008758E5" w:rsidP="00CD2394">
      <w:pPr>
        <w:pStyle w:val="NoSpacing"/>
        <w:keepLines/>
        <w:rPr>
          <w:rFonts w:cstheme="minorHAnsi"/>
          <w:color w:val="000000"/>
        </w:rPr>
      </w:pPr>
      <w:r w:rsidRPr="007D0EB5">
        <w:rPr>
          <w:rFonts w:cstheme="minorHAnsi"/>
          <w:i/>
          <w:color w:val="000000"/>
        </w:rPr>
        <w:t>d</w:t>
      </w:r>
      <w:r>
        <w:rPr>
          <w:rFonts w:cstheme="minorHAnsi"/>
          <w:i/>
          <w:color w:val="000000"/>
        </w:rPr>
        <w:t>ō</w:t>
      </w:r>
      <w:r w:rsidRPr="007D0EB5">
        <w:rPr>
          <w:rFonts w:cstheme="minorHAnsi"/>
          <w:i/>
          <w:color w:val="000000"/>
        </w:rPr>
        <w:t>na tibi das</w:t>
      </w:r>
      <w:r w:rsidRPr="00927D8E">
        <w:rPr>
          <w:rFonts w:cstheme="minorHAnsi"/>
          <w:color w:val="000000"/>
        </w:rPr>
        <w:t xml:space="preserve"> (you give gifts to yourself)</w:t>
      </w:r>
    </w:p>
    <w:p w14:paraId="60204452" w14:textId="77777777" w:rsidR="008758E5" w:rsidRPr="00927D8E" w:rsidRDefault="008758E5" w:rsidP="00CD2394">
      <w:pPr>
        <w:pStyle w:val="NoSpacing"/>
        <w:keepLines/>
        <w:rPr>
          <w:rFonts w:cstheme="minorHAnsi"/>
          <w:color w:val="000000"/>
        </w:rPr>
      </w:pPr>
      <w:r w:rsidRPr="00927D8E">
        <w:rPr>
          <w:rFonts w:cstheme="minorHAnsi"/>
          <w:color w:val="000000"/>
        </w:rPr>
        <w:t> </w:t>
      </w:r>
    </w:p>
    <w:p w14:paraId="50E9FA65" w14:textId="0AAED8F1" w:rsidR="008758E5" w:rsidRPr="00927D8E" w:rsidRDefault="008758E5" w:rsidP="00CD2394">
      <w:pPr>
        <w:pStyle w:val="NoSpacing"/>
        <w:keepLines/>
        <w:rPr>
          <w:rFonts w:cstheme="minorHAnsi"/>
          <w:color w:val="000000"/>
        </w:rPr>
      </w:pPr>
      <w:r w:rsidRPr="00927D8E">
        <w:rPr>
          <w:rFonts w:cstheme="minorHAnsi"/>
          <w:color w:val="000000"/>
        </w:rPr>
        <w:t xml:space="preserve">The situation is slightly different for 3rd person though. It may seem confusing at first, but it actually </w:t>
      </w:r>
      <w:r w:rsidR="00CE6F31">
        <w:rPr>
          <w:rFonts w:cstheme="minorHAnsi"/>
          <w:color w:val="000000"/>
        </w:rPr>
        <w:t>allows</w:t>
      </w:r>
      <w:r w:rsidRPr="00927D8E">
        <w:rPr>
          <w:rFonts w:cstheme="minorHAnsi"/>
          <w:color w:val="000000"/>
        </w:rPr>
        <w:t xml:space="preserve"> Latin be clearer than English.</w:t>
      </w:r>
    </w:p>
    <w:p w14:paraId="3B37D127" w14:textId="77777777" w:rsidR="008758E5" w:rsidRPr="00927D8E" w:rsidRDefault="008758E5" w:rsidP="00CD2394">
      <w:pPr>
        <w:pStyle w:val="NoSpacing"/>
        <w:keepLines/>
        <w:rPr>
          <w:rFonts w:cstheme="minorHAnsi"/>
          <w:color w:val="000000"/>
        </w:rPr>
      </w:pPr>
      <w:r w:rsidRPr="00927D8E">
        <w:rPr>
          <w:rFonts w:cstheme="minorHAnsi"/>
          <w:color w:val="000000"/>
        </w:rPr>
        <w:t> </w:t>
      </w:r>
    </w:p>
    <w:p w14:paraId="675FA48D" w14:textId="77777777" w:rsidR="008758E5" w:rsidRPr="00927D8E" w:rsidRDefault="008758E5" w:rsidP="00CD2394">
      <w:pPr>
        <w:pStyle w:val="NoSpacing"/>
        <w:keepLines/>
        <w:rPr>
          <w:rFonts w:cstheme="minorHAnsi"/>
          <w:color w:val="000000"/>
        </w:rPr>
      </w:pPr>
      <w:r w:rsidRPr="00927D8E">
        <w:rPr>
          <w:rFonts w:cstheme="minorHAnsi"/>
          <w:color w:val="000000"/>
        </w:rPr>
        <w:t>The third person reflexive pronoun is:</w:t>
      </w:r>
    </w:p>
    <w:p w14:paraId="5B3897D4" w14:textId="77777777" w:rsidR="008758E5" w:rsidRDefault="008758E5" w:rsidP="00CD2394">
      <w:pPr>
        <w:pStyle w:val="NoSpacing"/>
        <w:keepLines/>
        <w:rPr>
          <w:rFonts w:cstheme="minorHAnsi"/>
          <w:color w:val="000000"/>
        </w:rPr>
      </w:pPr>
    </w:p>
    <w:tbl>
      <w:tblPr>
        <w:tblStyle w:val="TableGrid"/>
        <w:tblW w:w="0" w:type="auto"/>
        <w:tblLook w:val="04A0" w:firstRow="1" w:lastRow="0" w:firstColumn="1" w:lastColumn="0" w:noHBand="0" w:noVBand="1"/>
      </w:tblPr>
      <w:tblGrid>
        <w:gridCol w:w="2092"/>
        <w:gridCol w:w="2351"/>
      </w:tblGrid>
      <w:tr w:rsidR="008758E5" w:rsidRPr="00946E42" w14:paraId="7A1D2EA2" w14:textId="77777777" w:rsidTr="008758E5">
        <w:trPr>
          <w:trHeight w:val="287"/>
        </w:trPr>
        <w:tc>
          <w:tcPr>
            <w:tcW w:w="2092" w:type="dxa"/>
          </w:tcPr>
          <w:p w14:paraId="25257B5B" w14:textId="77777777" w:rsidR="008758E5" w:rsidRPr="00946E42" w:rsidRDefault="008758E5" w:rsidP="00CD2394">
            <w:pPr>
              <w:pStyle w:val="NoSpacing"/>
              <w:keepLines/>
              <w:rPr>
                <w:rFonts w:cstheme="minorHAnsi"/>
                <w:color w:val="000000"/>
              </w:rPr>
            </w:pPr>
            <w:r>
              <w:rPr>
                <w:rFonts w:cstheme="minorHAnsi"/>
                <w:color w:val="000000"/>
              </w:rPr>
              <w:t>Nominative</w:t>
            </w:r>
          </w:p>
        </w:tc>
        <w:tc>
          <w:tcPr>
            <w:tcW w:w="2351" w:type="dxa"/>
          </w:tcPr>
          <w:p w14:paraId="29FA15A5" w14:textId="77777777" w:rsidR="008758E5" w:rsidRPr="00946E42" w:rsidRDefault="008758E5" w:rsidP="00CD2394">
            <w:pPr>
              <w:pStyle w:val="NoSpacing"/>
              <w:keepLines/>
              <w:rPr>
                <w:rFonts w:cstheme="minorHAnsi"/>
                <w:color w:val="000000"/>
              </w:rPr>
            </w:pPr>
            <w:r w:rsidRPr="00946E42">
              <w:rPr>
                <w:rFonts w:cstheme="minorHAnsi"/>
                <w:color w:val="000000"/>
              </w:rPr>
              <w:t xml:space="preserve">-- </w:t>
            </w:r>
          </w:p>
        </w:tc>
      </w:tr>
      <w:tr w:rsidR="008758E5" w:rsidRPr="00946E42" w14:paraId="5C61D2E1" w14:textId="77777777" w:rsidTr="008758E5">
        <w:trPr>
          <w:trHeight w:val="269"/>
        </w:trPr>
        <w:tc>
          <w:tcPr>
            <w:tcW w:w="2092" w:type="dxa"/>
          </w:tcPr>
          <w:p w14:paraId="4C92F8EF" w14:textId="77777777" w:rsidR="008758E5" w:rsidRPr="00946E42" w:rsidRDefault="008758E5" w:rsidP="00CD2394">
            <w:pPr>
              <w:pStyle w:val="NoSpacing"/>
              <w:keepLines/>
              <w:rPr>
                <w:rFonts w:cstheme="minorHAnsi"/>
                <w:color w:val="000000"/>
              </w:rPr>
            </w:pPr>
            <w:r>
              <w:rPr>
                <w:rFonts w:cstheme="minorHAnsi"/>
                <w:color w:val="000000"/>
              </w:rPr>
              <w:t>Genitive</w:t>
            </w:r>
          </w:p>
        </w:tc>
        <w:tc>
          <w:tcPr>
            <w:tcW w:w="2351" w:type="dxa"/>
          </w:tcPr>
          <w:p w14:paraId="3D64BADF" w14:textId="77777777" w:rsidR="008758E5" w:rsidRPr="00946E42" w:rsidRDefault="008758E5" w:rsidP="00CD2394">
            <w:pPr>
              <w:pStyle w:val="NoSpacing"/>
              <w:keepLines/>
              <w:rPr>
                <w:rFonts w:cstheme="minorHAnsi"/>
                <w:color w:val="000000"/>
              </w:rPr>
            </w:pPr>
            <w:r w:rsidRPr="00946E42">
              <w:rPr>
                <w:rFonts w:cstheme="minorHAnsi"/>
                <w:color w:val="000000"/>
              </w:rPr>
              <w:t>suī</w:t>
            </w:r>
          </w:p>
        </w:tc>
      </w:tr>
      <w:tr w:rsidR="008758E5" w:rsidRPr="00946E42" w14:paraId="32D2231D" w14:textId="77777777" w:rsidTr="008758E5">
        <w:trPr>
          <w:trHeight w:val="278"/>
        </w:trPr>
        <w:tc>
          <w:tcPr>
            <w:tcW w:w="2092" w:type="dxa"/>
          </w:tcPr>
          <w:p w14:paraId="2FE3E1B9" w14:textId="77777777" w:rsidR="008758E5" w:rsidRPr="00946E42" w:rsidRDefault="008758E5" w:rsidP="00CD2394">
            <w:pPr>
              <w:pStyle w:val="NoSpacing"/>
              <w:keepLines/>
              <w:rPr>
                <w:rFonts w:cstheme="minorHAnsi"/>
                <w:color w:val="000000"/>
              </w:rPr>
            </w:pPr>
            <w:r>
              <w:rPr>
                <w:rFonts w:cstheme="minorHAnsi"/>
                <w:color w:val="000000"/>
              </w:rPr>
              <w:t>Dative</w:t>
            </w:r>
          </w:p>
        </w:tc>
        <w:tc>
          <w:tcPr>
            <w:tcW w:w="2351" w:type="dxa"/>
          </w:tcPr>
          <w:p w14:paraId="545743D5" w14:textId="77777777" w:rsidR="008758E5" w:rsidRPr="00946E42" w:rsidRDefault="008758E5" w:rsidP="00CD2394">
            <w:pPr>
              <w:pStyle w:val="NoSpacing"/>
              <w:keepLines/>
              <w:rPr>
                <w:rFonts w:cstheme="minorHAnsi"/>
                <w:color w:val="000000"/>
              </w:rPr>
            </w:pPr>
            <w:r w:rsidRPr="00946E42">
              <w:rPr>
                <w:rFonts w:cstheme="minorHAnsi"/>
                <w:color w:val="000000"/>
              </w:rPr>
              <w:t>sibi</w:t>
            </w:r>
          </w:p>
        </w:tc>
      </w:tr>
      <w:tr w:rsidR="008758E5" w:rsidRPr="00946E42" w14:paraId="0BE85B5A" w14:textId="77777777" w:rsidTr="008758E5">
        <w:trPr>
          <w:trHeight w:val="269"/>
        </w:trPr>
        <w:tc>
          <w:tcPr>
            <w:tcW w:w="2092" w:type="dxa"/>
          </w:tcPr>
          <w:p w14:paraId="4299D61E" w14:textId="77777777" w:rsidR="008758E5" w:rsidRPr="00946E42" w:rsidRDefault="008758E5" w:rsidP="00CD2394">
            <w:pPr>
              <w:pStyle w:val="NoSpacing"/>
              <w:keepLines/>
              <w:rPr>
                <w:rFonts w:cstheme="minorHAnsi"/>
                <w:color w:val="000000"/>
              </w:rPr>
            </w:pPr>
            <w:r>
              <w:rPr>
                <w:rFonts w:cstheme="minorHAnsi"/>
                <w:color w:val="000000"/>
              </w:rPr>
              <w:lastRenderedPageBreak/>
              <w:t>Accusative</w:t>
            </w:r>
          </w:p>
        </w:tc>
        <w:tc>
          <w:tcPr>
            <w:tcW w:w="2351" w:type="dxa"/>
          </w:tcPr>
          <w:p w14:paraId="22B81AC9" w14:textId="77777777" w:rsidR="008758E5" w:rsidRPr="00946E42" w:rsidRDefault="008758E5" w:rsidP="00CD2394">
            <w:pPr>
              <w:pStyle w:val="NoSpacing"/>
              <w:keepLines/>
              <w:rPr>
                <w:rFonts w:cstheme="minorHAnsi"/>
                <w:color w:val="000000"/>
              </w:rPr>
            </w:pPr>
            <w:r w:rsidRPr="00946E42">
              <w:rPr>
                <w:rFonts w:cstheme="minorHAnsi"/>
                <w:color w:val="000000"/>
              </w:rPr>
              <w:t>sē</w:t>
            </w:r>
          </w:p>
        </w:tc>
      </w:tr>
      <w:tr w:rsidR="008758E5" w:rsidRPr="00927D8E" w14:paraId="5DD25813" w14:textId="77777777" w:rsidTr="008758E5">
        <w:trPr>
          <w:trHeight w:val="269"/>
        </w:trPr>
        <w:tc>
          <w:tcPr>
            <w:tcW w:w="2092" w:type="dxa"/>
          </w:tcPr>
          <w:p w14:paraId="6C05465D" w14:textId="77777777" w:rsidR="008758E5" w:rsidRPr="00946E42" w:rsidRDefault="008758E5" w:rsidP="00CD2394">
            <w:pPr>
              <w:pStyle w:val="NoSpacing"/>
              <w:keepLines/>
              <w:rPr>
                <w:rFonts w:cstheme="minorHAnsi"/>
                <w:color w:val="000000"/>
              </w:rPr>
            </w:pPr>
            <w:r>
              <w:rPr>
                <w:rFonts w:cstheme="minorHAnsi"/>
                <w:color w:val="000000"/>
              </w:rPr>
              <w:t>Ablative</w:t>
            </w:r>
          </w:p>
        </w:tc>
        <w:tc>
          <w:tcPr>
            <w:tcW w:w="2351" w:type="dxa"/>
          </w:tcPr>
          <w:p w14:paraId="2169403E" w14:textId="77777777" w:rsidR="008758E5" w:rsidRPr="00927D8E" w:rsidRDefault="008758E5" w:rsidP="00CD2394">
            <w:pPr>
              <w:pStyle w:val="NoSpacing"/>
              <w:keepLines/>
              <w:rPr>
                <w:rFonts w:cstheme="minorHAnsi"/>
                <w:color w:val="000000"/>
              </w:rPr>
            </w:pPr>
            <w:r w:rsidRPr="00946E42">
              <w:rPr>
                <w:rFonts w:cstheme="minorHAnsi"/>
                <w:color w:val="000000"/>
              </w:rPr>
              <w:t>sē</w:t>
            </w:r>
          </w:p>
        </w:tc>
      </w:tr>
    </w:tbl>
    <w:p w14:paraId="6989AAAA" w14:textId="77777777" w:rsidR="008758E5" w:rsidRDefault="008758E5" w:rsidP="00CD2394">
      <w:pPr>
        <w:pStyle w:val="NoSpacing"/>
        <w:keepLines/>
        <w:rPr>
          <w:rFonts w:cstheme="minorHAnsi"/>
          <w:color w:val="000000"/>
        </w:rPr>
      </w:pPr>
      <w:r>
        <w:rPr>
          <w:rFonts w:cstheme="minorHAnsi"/>
          <w:color w:val="000000"/>
        </w:rPr>
        <w:t xml:space="preserve">*Notes: </w:t>
      </w:r>
    </w:p>
    <w:p w14:paraId="61652CD3" w14:textId="704E8272" w:rsidR="008758E5" w:rsidRDefault="00CE6F31">
      <w:pPr>
        <w:pStyle w:val="NoSpacing"/>
        <w:keepLines/>
        <w:numPr>
          <w:ilvl w:val="0"/>
          <w:numId w:val="48"/>
        </w:numPr>
      </w:pPr>
      <w:r>
        <w:t xml:space="preserve">There is no nominative form. The reflexive refers to the subject, so it cannot be the subject. In the case of a predicate nominative, the Romans simply did not have an expression like “she is not herself today.” </w:t>
      </w:r>
      <w:r w:rsidR="00B059B4">
        <w:t>(</w:t>
      </w:r>
      <w:r w:rsidR="00AE25A2">
        <w:t>The</w:t>
      </w:r>
      <w:r w:rsidR="00B059B4">
        <w:t xml:space="preserve"> closest would use a something called an intensive adjective: </w:t>
      </w:r>
      <w:r w:rsidR="00B059B4">
        <w:rPr>
          <w:i/>
        </w:rPr>
        <w:t>Gaia nōn vidētur ipsa</w:t>
      </w:r>
      <w:r w:rsidR="00B059B4">
        <w:t>, but that would not be a common pattern.)</w:t>
      </w:r>
    </w:p>
    <w:p w14:paraId="0175782B" w14:textId="77777777" w:rsidR="008758E5" w:rsidRPr="00946E42" w:rsidRDefault="008758E5">
      <w:pPr>
        <w:pStyle w:val="NoSpacing"/>
        <w:keepLines/>
        <w:numPr>
          <w:ilvl w:val="0"/>
          <w:numId w:val="48"/>
        </w:numPr>
        <w:rPr>
          <w:rFonts w:cs="Calibri"/>
        </w:rPr>
      </w:pPr>
      <w:r>
        <w:rPr>
          <w:rFonts w:cstheme="minorHAnsi"/>
        </w:rPr>
        <w:t>The</w:t>
      </w:r>
      <w:r w:rsidRPr="00946E42">
        <w:rPr>
          <w:rFonts w:cstheme="minorHAnsi"/>
          <w:color w:val="000000"/>
        </w:rPr>
        <w:t xml:space="preserve"> reflexive pronoun reflect</w:t>
      </w:r>
      <w:r>
        <w:rPr>
          <w:rFonts w:cstheme="minorHAnsi"/>
        </w:rPr>
        <w:t>s</w:t>
      </w:r>
      <w:r w:rsidRPr="00946E42">
        <w:rPr>
          <w:rFonts w:cstheme="minorHAnsi"/>
          <w:color w:val="000000"/>
        </w:rPr>
        <w:t xml:space="preserve"> the gender </w:t>
      </w:r>
      <w:r>
        <w:rPr>
          <w:rFonts w:cstheme="minorHAnsi"/>
        </w:rPr>
        <w:t>t</w:t>
      </w:r>
      <w:r w:rsidRPr="00946E42">
        <w:rPr>
          <w:rFonts w:cstheme="minorHAnsi"/>
          <w:color w:val="000000"/>
        </w:rPr>
        <w:t xml:space="preserve">he subject, so it can be </w:t>
      </w:r>
      <w:r>
        <w:rPr>
          <w:rFonts w:cstheme="minorHAnsi"/>
        </w:rPr>
        <w:t>masculine, feminine, or neuter</w:t>
      </w:r>
    </w:p>
    <w:p w14:paraId="128FB11D" w14:textId="77777777" w:rsidR="008758E5" w:rsidRPr="00946E42" w:rsidRDefault="008758E5">
      <w:pPr>
        <w:pStyle w:val="NoSpacing"/>
        <w:keepLines/>
        <w:numPr>
          <w:ilvl w:val="0"/>
          <w:numId w:val="48"/>
        </w:numPr>
        <w:rPr>
          <w:rFonts w:cs="Calibri"/>
          <w:color w:val="000000"/>
        </w:rPr>
      </w:pPr>
      <w:r>
        <w:rPr>
          <w:rFonts w:cstheme="minorHAnsi"/>
        </w:rPr>
        <w:t>The reflexive also reflects the number of the subject, so it can be singular or plural</w:t>
      </w:r>
    </w:p>
    <w:p w14:paraId="2D8A4E73" w14:textId="77777777" w:rsidR="008758E5" w:rsidRPr="00927D8E" w:rsidRDefault="008758E5" w:rsidP="00CD2394">
      <w:pPr>
        <w:pStyle w:val="NoSpacing"/>
        <w:keepLines/>
        <w:rPr>
          <w:rFonts w:cstheme="minorHAnsi"/>
          <w:color w:val="000000"/>
        </w:rPr>
      </w:pPr>
      <w:r w:rsidRPr="00927D8E">
        <w:rPr>
          <w:rFonts w:cstheme="minorHAnsi"/>
          <w:color w:val="000000"/>
        </w:rPr>
        <w:t> </w:t>
      </w:r>
    </w:p>
    <w:p w14:paraId="2DF05780" w14:textId="77777777" w:rsidR="008758E5" w:rsidRPr="00927D8E" w:rsidRDefault="008758E5" w:rsidP="00CD2394">
      <w:pPr>
        <w:pStyle w:val="NoSpacing"/>
        <w:keepLines/>
        <w:rPr>
          <w:rFonts w:cstheme="minorHAnsi"/>
          <w:color w:val="000000"/>
        </w:rPr>
      </w:pPr>
      <w:r w:rsidRPr="00927D8E">
        <w:rPr>
          <w:rFonts w:cstheme="minorHAnsi"/>
          <w:color w:val="000000"/>
        </w:rPr>
        <w:t>For example:</w:t>
      </w:r>
    </w:p>
    <w:p w14:paraId="785990CB" w14:textId="77777777" w:rsidR="008758E5" w:rsidRPr="00927D8E" w:rsidRDefault="008758E5" w:rsidP="00CD2394">
      <w:pPr>
        <w:pStyle w:val="NoSpacing"/>
        <w:keepLines/>
        <w:rPr>
          <w:rFonts w:cstheme="minorHAnsi"/>
          <w:color w:val="000000"/>
        </w:rPr>
      </w:pPr>
      <w:r w:rsidRPr="00946E42">
        <w:rPr>
          <w:rFonts w:cstheme="minorHAnsi"/>
          <w:i/>
          <w:color w:val="000000"/>
        </w:rPr>
        <w:t>eum vident</w:t>
      </w:r>
      <w:r w:rsidRPr="00927D8E">
        <w:rPr>
          <w:rFonts w:cstheme="minorHAnsi"/>
          <w:color w:val="000000"/>
        </w:rPr>
        <w:t>: they see him</w:t>
      </w:r>
    </w:p>
    <w:p w14:paraId="1F14A24A" w14:textId="77777777" w:rsidR="008758E5" w:rsidRPr="00927D8E" w:rsidRDefault="008758E5" w:rsidP="00CD2394">
      <w:pPr>
        <w:pStyle w:val="NoSpacing"/>
        <w:keepLines/>
        <w:rPr>
          <w:rFonts w:cstheme="minorHAnsi"/>
          <w:color w:val="000000"/>
        </w:rPr>
      </w:pPr>
      <w:r w:rsidRPr="00946E42">
        <w:rPr>
          <w:rFonts w:cstheme="minorHAnsi"/>
          <w:i/>
          <w:color w:val="000000"/>
        </w:rPr>
        <w:t>eum videt</w:t>
      </w:r>
      <w:r w:rsidRPr="00927D8E">
        <w:rPr>
          <w:rFonts w:cstheme="minorHAnsi"/>
          <w:color w:val="000000"/>
        </w:rPr>
        <w:t>: he sees him (someone else)</w:t>
      </w:r>
    </w:p>
    <w:p w14:paraId="75A2A75A" w14:textId="77777777" w:rsidR="008758E5" w:rsidRPr="00927D8E" w:rsidRDefault="008758E5" w:rsidP="00CD2394">
      <w:pPr>
        <w:pStyle w:val="NoSpacing"/>
        <w:keepLines/>
        <w:rPr>
          <w:rFonts w:cstheme="minorHAnsi"/>
          <w:color w:val="000000"/>
        </w:rPr>
      </w:pPr>
      <w:r w:rsidRPr="00946E42">
        <w:rPr>
          <w:rFonts w:cstheme="minorHAnsi"/>
          <w:i/>
          <w:color w:val="000000"/>
        </w:rPr>
        <w:t>s</w:t>
      </w:r>
      <w:r>
        <w:rPr>
          <w:rFonts w:cstheme="minorHAnsi"/>
          <w:i/>
          <w:color w:val="000000"/>
        </w:rPr>
        <w:t>ē</w:t>
      </w:r>
      <w:r w:rsidRPr="00946E42">
        <w:rPr>
          <w:rFonts w:cstheme="minorHAnsi"/>
          <w:i/>
          <w:color w:val="000000"/>
        </w:rPr>
        <w:t xml:space="preserve"> videt</w:t>
      </w:r>
      <w:r w:rsidRPr="00927D8E">
        <w:rPr>
          <w:rFonts w:cstheme="minorHAnsi"/>
          <w:color w:val="000000"/>
        </w:rPr>
        <w:t>: he sees himself</w:t>
      </w:r>
    </w:p>
    <w:p w14:paraId="7BFB29EB" w14:textId="77777777" w:rsidR="008758E5" w:rsidRPr="00927D8E" w:rsidRDefault="008758E5" w:rsidP="00CD2394">
      <w:pPr>
        <w:pStyle w:val="NoSpacing"/>
        <w:keepLines/>
        <w:rPr>
          <w:rFonts w:cstheme="minorHAnsi"/>
          <w:color w:val="000000"/>
        </w:rPr>
      </w:pPr>
      <w:r w:rsidRPr="00946E42">
        <w:rPr>
          <w:rFonts w:cstheme="minorHAnsi"/>
          <w:i/>
          <w:color w:val="000000"/>
        </w:rPr>
        <w:t>s</w:t>
      </w:r>
      <w:r>
        <w:rPr>
          <w:rFonts w:cstheme="minorHAnsi"/>
          <w:i/>
          <w:color w:val="000000"/>
        </w:rPr>
        <w:t>ē</w:t>
      </w:r>
      <w:r w:rsidRPr="00946E42">
        <w:rPr>
          <w:rFonts w:cstheme="minorHAnsi"/>
          <w:i/>
          <w:color w:val="000000"/>
        </w:rPr>
        <w:t xml:space="preserve"> vident</w:t>
      </w:r>
      <w:r w:rsidRPr="00927D8E">
        <w:rPr>
          <w:rFonts w:cstheme="minorHAnsi"/>
          <w:color w:val="000000"/>
        </w:rPr>
        <w:t>: they see themselves</w:t>
      </w:r>
    </w:p>
    <w:p w14:paraId="6D8410E2" w14:textId="77777777" w:rsidR="008758E5" w:rsidRPr="00927D8E" w:rsidRDefault="008758E5" w:rsidP="00CD2394">
      <w:pPr>
        <w:pStyle w:val="NoSpacing"/>
        <w:keepLines/>
        <w:rPr>
          <w:rFonts w:cstheme="minorHAnsi"/>
          <w:color w:val="000000"/>
        </w:rPr>
      </w:pPr>
      <w:r w:rsidRPr="00927D8E">
        <w:rPr>
          <w:rFonts w:cstheme="minorHAnsi"/>
          <w:color w:val="000000"/>
        </w:rPr>
        <w:t> </w:t>
      </w:r>
    </w:p>
    <w:p w14:paraId="7E889952" w14:textId="77777777" w:rsidR="008758E5" w:rsidRPr="00927D8E" w:rsidRDefault="008758E5" w:rsidP="00CD2394">
      <w:pPr>
        <w:pStyle w:val="NoSpacing"/>
        <w:keepLines/>
        <w:rPr>
          <w:rFonts w:cstheme="minorHAnsi"/>
          <w:color w:val="000000"/>
        </w:rPr>
      </w:pPr>
      <w:r>
        <w:rPr>
          <w:rFonts w:cstheme="minorHAnsi"/>
          <w:color w:val="000000"/>
        </w:rPr>
        <w:t xml:space="preserve">The reflexive also commonly occurs in indirect statement when the subject of the main verb is the same as the subject of the infinitive. </w:t>
      </w:r>
      <w:r w:rsidRPr="00927D8E">
        <w:rPr>
          <w:rFonts w:cstheme="minorHAnsi"/>
          <w:color w:val="000000"/>
        </w:rPr>
        <w:t xml:space="preserve">Take, for example the following English sentence: “She thinks that she is coming.” </w:t>
      </w:r>
      <w:r>
        <w:rPr>
          <w:rFonts w:cstheme="minorHAnsi"/>
          <w:color w:val="000000"/>
        </w:rPr>
        <w:t>This is a vague sentence in English, because</w:t>
      </w:r>
      <w:r w:rsidRPr="00927D8E">
        <w:rPr>
          <w:rFonts w:cstheme="minorHAnsi"/>
          <w:color w:val="000000"/>
        </w:rPr>
        <w:t xml:space="preserve"> it’s unclear whether </w:t>
      </w:r>
      <w:r>
        <w:rPr>
          <w:rFonts w:cstheme="minorHAnsi"/>
          <w:color w:val="000000"/>
        </w:rPr>
        <w:t>the she in “she thinks” and “she is coming” is the same person</w:t>
      </w:r>
      <w:r w:rsidRPr="00927D8E">
        <w:rPr>
          <w:rFonts w:cstheme="minorHAnsi"/>
          <w:color w:val="000000"/>
        </w:rPr>
        <w:t>. Latin, however, has a reflexive in the third person, so that one can always know if the subject is the same as the predicate (reflexive pronoun) or different (personal pronoun).</w:t>
      </w:r>
    </w:p>
    <w:p w14:paraId="596EDC4B" w14:textId="77777777" w:rsidR="008758E5" w:rsidRPr="00927D8E" w:rsidRDefault="008758E5" w:rsidP="00CD2394">
      <w:pPr>
        <w:pStyle w:val="NoSpacing"/>
        <w:keepLines/>
        <w:rPr>
          <w:rFonts w:cstheme="minorHAnsi"/>
          <w:color w:val="000000"/>
        </w:rPr>
      </w:pPr>
      <w:r w:rsidRPr="00927D8E">
        <w:rPr>
          <w:rFonts w:cstheme="minorHAnsi"/>
          <w:color w:val="000000"/>
        </w:rPr>
        <w:t> </w:t>
      </w:r>
    </w:p>
    <w:tbl>
      <w:tblPr>
        <w:tblW w:w="0" w:type="auto"/>
        <w:tblInd w:w="-10" w:type="dxa"/>
        <w:tblLayout w:type="fixed"/>
        <w:tblCellMar>
          <w:left w:w="0" w:type="dxa"/>
          <w:right w:w="0" w:type="dxa"/>
        </w:tblCellMar>
        <w:tblLook w:val="0000" w:firstRow="0" w:lastRow="0" w:firstColumn="0" w:lastColumn="0" w:noHBand="0" w:noVBand="0"/>
      </w:tblPr>
      <w:tblGrid>
        <w:gridCol w:w="1462"/>
        <w:gridCol w:w="1215"/>
        <w:gridCol w:w="960"/>
        <w:gridCol w:w="3871"/>
        <w:gridCol w:w="1040"/>
      </w:tblGrid>
      <w:tr w:rsidR="008758E5" w:rsidRPr="00927D8E" w14:paraId="38466C66" w14:textId="77777777" w:rsidTr="008758E5">
        <w:trPr>
          <w:trHeight w:val="60"/>
        </w:trPr>
        <w:tc>
          <w:tcPr>
            <w:tcW w:w="1462"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0D060CAE" w14:textId="77777777" w:rsidR="008758E5" w:rsidRPr="00927D8E" w:rsidRDefault="008758E5" w:rsidP="00CD2394">
            <w:pPr>
              <w:pStyle w:val="NoSpacing"/>
              <w:keepLines/>
              <w:rPr>
                <w:rFonts w:cstheme="minorHAnsi"/>
                <w:color w:val="000000"/>
              </w:rPr>
            </w:pPr>
            <w:r w:rsidRPr="00927D8E">
              <w:rPr>
                <w:rFonts w:cstheme="minorHAnsi"/>
                <w:color w:val="000000"/>
              </w:rPr>
              <w:t>She</w:t>
            </w:r>
          </w:p>
        </w:tc>
        <w:tc>
          <w:tcPr>
            <w:tcW w:w="1215"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3C21241C" w14:textId="77777777" w:rsidR="008758E5" w:rsidRPr="00927D8E" w:rsidRDefault="008758E5" w:rsidP="00CD2394">
            <w:pPr>
              <w:pStyle w:val="NoSpacing"/>
              <w:keepLines/>
              <w:rPr>
                <w:rFonts w:cstheme="minorHAnsi"/>
                <w:color w:val="000000"/>
              </w:rPr>
            </w:pPr>
            <w:r w:rsidRPr="00927D8E">
              <w:rPr>
                <w:rFonts w:cstheme="minorHAnsi"/>
                <w:color w:val="000000"/>
              </w:rPr>
              <w:t>thinks</w:t>
            </w:r>
          </w:p>
        </w:tc>
        <w:tc>
          <w:tcPr>
            <w:tcW w:w="960"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5E732927" w14:textId="77777777" w:rsidR="008758E5" w:rsidRPr="00927D8E" w:rsidRDefault="008758E5" w:rsidP="00CD2394">
            <w:pPr>
              <w:pStyle w:val="NoSpacing"/>
              <w:keepLines/>
              <w:rPr>
                <w:rFonts w:cstheme="minorHAnsi"/>
                <w:color w:val="000000"/>
              </w:rPr>
            </w:pPr>
            <w:r w:rsidRPr="00927D8E">
              <w:rPr>
                <w:rFonts w:cstheme="minorHAnsi"/>
                <w:color w:val="000000"/>
              </w:rPr>
              <w:t>that</w:t>
            </w:r>
          </w:p>
        </w:tc>
        <w:tc>
          <w:tcPr>
            <w:tcW w:w="3871"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02FE94FD" w14:textId="77777777" w:rsidR="008758E5" w:rsidRPr="00927D8E" w:rsidRDefault="008758E5" w:rsidP="00CD2394">
            <w:pPr>
              <w:pStyle w:val="NoSpacing"/>
              <w:keepLines/>
              <w:rPr>
                <w:rFonts w:cstheme="minorHAnsi"/>
                <w:color w:val="000000"/>
              </w:rPr>
            </w:pPr>
            <w:r w:rsidRPr="00927D8E">
              <w:rPr>
                <w:rFonts w:cstheme="minorHAnsi"/>
                <w:color w:val="000000"/>
              </w:rPr>
              <w:t>she</w:t>
            </w:r>
          </w:p>
        </w:tc>
        <w:tc>
          <w:tcPr>
            <w:tcW w:w="1040" w:type="dxa"/>
            <w:tcBorders>
              <w:top w:val="single" w:sz="8" w:space="0" w:color="A3A3A3"/>
              <w:left w:val="single" w:sz="8" w:space="0" w:color="A3A3A3"/>
              <w:bottom w:val="single" w:sz="8" w:space="0" w:color="A3A3A3"/>
              <w:right w:val="single" w:sz="8" w:space="0" w:color="A3A3A3"/>
            </w:tcBorders>
            <w:shd w:val="solid" w:color="BFBFBF" w:fill="auto"/>
            <w:tcMar>
              <w:top w:w="40" w:type="dxa"/>
              <w:left w:w="60" w:type="dxa"/>
              <w:bottom w:w="40" w:type="dxa"/>
              <w:right w:w="60" w:type="dxa"/>
            </w:tcMar>
          </w:tcPr>
          <w:p w14:paraId="7BA65CE3" w14:textId="77777777" w:rsidR="008758E5" w:rsidRPr="00927D8E" w:rsidRDefault="008758E5" w:rsidP="00CD2394">
            <w:pPr>
              <w:pStyle w:val="NoSpacing"/>
              <w:keepLines/>
              <w:rPr>
                <w:rFonts w:cstheme="minorHAnsi"/>
                <w:color w:val="000000"/>
              </w:rPr>
            </w:pPr>
            <w:r w:rsidRPr="00927D8E">
              <w:rPr>
                <w:rFonts w:cstheme="minorHAnsi"/>
                <w:color w:val="000000"/>
              </w:rPr>
              <w:t>is coming</w:t>
            </w:r>
          </w:p>
        </w:tc>
      </w:tr>
      <w:tr w:rsidR="008758E5" w:rsidRPr="00927D8E" w14:paraId="4E94F898" w14:textId="77777777" w:rsidTr="008758E5">
        <w:trPr>
          <w:trHeight w:val="60"/>
        </w:trPr>
        <w:tc>
          <w:tcPr>
            <w:tcW w:w="14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0B9603F" w14:textId="77777777" w:rsidR="008758E5" w:rsidRPr="00946E42" w:rsidRDefault="008758E5" w:rsidP="00CD2394">
            <w:pPr>
              <w:pStyle w:val="NoSpacing"/>
              <w:keepLines/>
              <w:rPr>
                <w:rFonts w:cstheme="minorHAnsi"/>
                <w:b/>
                <w:color w:val="000000"/>
              </w:rPr>
            </w:pPr>
            <w:r w:rsidRPr="00946E42">
              <w:rPr>
                <w:rFonts w:cstheme="minorHAnsi"/>
                <w:b/>
                <w:color w:val="000000"/>
              </w:rPr>
              <w:t>main subject</w:t>
            </w:r>
          </w:p>
        </w:tc>
        <w:tc>
          <w:tcPr>
            <w:tcW w:w="12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2AE0689" w14:textId="77777777" w:rsidR="008758E5" w:rsidRPr="00946E42" w:rsidRDefault="008758E5" w:rsidP="00CD2394">
            <w:pPr>
              <w:pStyle w:val="NoSpacing"/>
              <w:keepLines/>
              <w:rPr>
                <w:rFonts w:cstheme="minorHAnsi"/>
                <w:b/>
                <w:color w:val="000000"/>
              </w:rPr>
            </w:pPr>
            <w:r w:rsidRPr="00946E42">
              <w:rPr>
                <w:rFonts w:cstheme="minorHAnsi"/>
                <w:b/>
                <w:color w:val="000000"/>
              </w:rPr>
              <w:t>head verb</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493D91B5" w14:textId="77777777" w:rsidR="008758E5" w:rsidRPr="00946E42" w:rsidRDefault="008758E5" w:rsidP="00CD2394">
            <w:pPr>
              <w:pStyle w:val="NoSpacing"/>
              <w:keepLines/>
              <w:rPr>
                <w:rFonts w:cstheme="minorHAnsi"/>
                <w:b/>
                <w:color w:val="000000"/>
              </w:rPr>
            </w:pPr>
            <w:r w:rsidRPr="00946E42">
              <w:rPr>
                <w:rFonts w:cstheme="minorHAnsi"/>
                <w:b/>
                <w:color w:val="000000"/>
              </w:rPr>
              <w:t> </w:t>
            </w:r>
          </w:p>
        </w:tc>
        <w:tc>
          <w:tcPr>
            <w:tcW w:w="387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A0BAD2F" w14:textId="77777777" w:rsidR="008758E5" w:rsidRPr="00946E42" w:rsidRDefault="008758E5" w:rsidP="00CD2394">
            <w:pPr>
              <w:pStyle w:val="NoSpacing"/>
              <w:keepLines/>
              <w:rPr>
                <w:rFonts w:cstheme="minorHAnsi"/>
                <w:b/>
                <w:color w:val="000000"/>
              </w:rPr>
            </w:pPr>
            <w:r w:rsidRPr="00946E42">
              <w:rPr>
                <w:rFonts w:cstheme="minorHAnsi"/>
                <w:b/>
                <w:color w:val="000000"/>
              </w:rPr>
              <w:t>accusative subject of indirect statement</w:t>
            </w:r>
          </w:p>
        </w:tc>
        <w:tc>
          <w:tcPr>
            <w:tcW w:w="1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CFFDB83" w14:textId="77777777" w:rsidR="008758E5" w:rsidRPr="00946E42" w:rsidRDefault="008758E5" w:rsidP="00CD2394">
            <w:pPr>
              <w:pStyle w:val="NoSpacing"/>
              <w:keepLines/>
              <w:rPr>
                <w:rFonts w:cstheme="minorHAnsi"/>
                <w:b/>
                <w:color w:val="000000"/>
              </w:rPr>
            </w:pPr>
            <w:r w:rsidRPr="00946E42">
              <w:rPr>
                <w:rFonts w:cstheme="minorHAnsi"/>
                <w:b/>
                <w:color w:val="000000"/>
              </w:rPr>
              <w:t>infinitive</w:t>
            </w:r>
          </w:p>
        </w:tc>
      </w:tr>
      <w:tr w:rsidR="008758E5" w:rsidRPr="00927D8E" w14:paraId="73457BE0" w14:textId="77777777" w:rsidTr="008758E5">
        <w:trPr>
          <w:trHeight w:val="60"/>
        </w:trPr>
        <w:tc>
          <w:tcPr>
            <w:tcW w:w="14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4411CE6A" w14:textId="77777777" w:rsidR="008758E5" w:rsidRPr="00927D8E" w:rsidRDefault="008758E5" w:rsidP="00CD2394">
            <w:pPr>
              <w:pStyle w:val="NoSpacing"/>
              <w:keepLines/>
              <w:rPr>
                <w:rFonts w:cstheme="minorHAnsi"/>
                <w:color w:val="000000"/>
              </w:rPr>
            </w:pPr>
            <w:r w:rsidRPr="00927D8E">
              <w:rPr>
                <w:rFonts w:cstheme="minorHAnsi"/>
                <w:color w:val="000000"/>
              </w:rPr>
              <w:t>ea</w:t>
            </w:r>
          </w:p>
        </w:tc>
        <w:tc>
          <w:tcPr>
            <w:tcW w:w="12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7A288143" w14:textId="77777777" w:rsidR="008758E5" w:rsidRPr="00927D8E" w:rsidRDefault="008758E5" w:rsidP="00CD2394">
            <w:pPr>
              <w:pStyle w:val="NoSpacing"/>
              <w:keepLines/>
              <w:rPr>
                <w:rFonts w:cstheme="minorHAnsi"/>
                <w:color w:val="000000"/>
              </w:rPr>
            </w:pPr>
            <w:r w:rsidRPr="00927D8E">
              <w:rPr>
                <w:rFonts w:cstheme="minorHAnsi"/>
                <w:color w:val="000000"/>
              </w:rPr>
              <w:t>putat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7EF3CF7D" w14:textId="77777777" w:rsidR="008758E5" w:rsidRPr="00927D8E" w:rsidRDefault="008758E5" w:rsidP="00CD2394">
            <w:pPr>
              <w:pStyle w:val="NoSpacing"/>
              <w:keepLines/>
              <w:rPr>
                <w:rFonts w:cstheme="minorHAnsi"/>
                <w:color w:val="000000"/>
              </w:rPr>
            </w:pPr>
            <w:r w:rsidRPr="00927D8E">
              <w:rPr>
                <w:rFonts w:cstheme="minorHAnsi"/>
                <w:color w:val="000000"/>
              </w:rPr>
              <w:t> </w:t>
            </w:r>
          </w:p>
        </w:tc>
        <w:tc>
          <w:tcPr>
            <w:tcW w:w="387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A6BDAD4" w14:textId="77777777" w:rsidR="008758E5" w:rsidRPr="00927D8E" w:rsidRDefault="008758E5" w:rsidP="00CD2394">
            <w:pPr>
              <w:pStyle w:val="NoSpacing"/>
              <w:keepLines/>
              <w:rPr>
                <w:rFonts w:cstheme="minorHAnsi"/>
                <w:color w:val="000000"/>
              </w:rPr>
            </w:pPr>
            <w:r w:rsidRPr="00927D8E">
              <w:rPr>
                <w:rFonts w:cstheme="minorHAnsi"/>
                <w:color w:val="000000"/>
              </w:rPr>
              <w:t>sē (the subject)</w:t>
            </w:r>
          </w:p>
        </w:tc>
        <w:tc>
          <w:tcPr>
            <w:tcW w:w="1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46B6F0ED" w14:textId="77777777" w:rsidR="008758E5" w:rsidRPr="00927D8E" w:rsidRDefault="008758E5" w:rsidP="00CD2394">
            <w:pPr>
              <w:pStyle w:val="NoSpacing"/>
              <w:keepLines/>
              <w:rPr>
                <w:rFonts w:cstheme="minorHAnsi"/>
                <w:color w:val="000000"/>
              </w:rPr>
            </w:pPr>
            <w:r w:rsidRPr="00927D8E">
              <w:rPr>
                <w:rFonts w:cstheme="minorHAnsi"/>
                <w:color w:val="000000"/>
              </w:rPr>
              <w:t>venīre</w:t>
            </w:r>
          </w:p>
        </w:tc>
      </w:tr>
      <w:tr w:rsidR="008758E5" w:rsidRPr="00927D8E" w14:paraId="16B8D6D5" w14:textId="77777777" w:rsidTr="008758E5">
        <w:trPr>
          <w:trHeight w:val="60"/>
        </w:trPr>
        <w:tc>
          <w:tcPr>
            <w:tcW w:w="14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4BAE4107" w14:textId="77777777" w:rsidR="008758E5" w:rsidRPr="00927D8E" w:rsidRDefault="008758E5" w:rsidP="00CD2394">
            <w:pPr>
              <w:pStyle w:val="NoSpacing"/>
              <w:keepLines/>
              <w:rPr>
                <w:rFonts w:cstheme="minorHAnsi"/>
                <w:color w:val="000000"/>
              </w:rPr>
            </w:pPr>
            <w:r>
              <w:rPr>
                <w:rFonts w:cstheme="minorHAnsi"/>
                <w:color w:val="000000"/>
              </w:rPr>
              <w:t>ea</w:t>
            </w:r>
          </w:p>
        </w:tc>
        <w:tc>
          <w:tcPr>
            <w:tcW w:w="12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77017EBC" w14:textId="77777777" w:rsidR="008758E5" w:rsidRPr="00927D8E" w:rsidRDefault="008758E5" w:rsidP="00CD2394">
            <w:pPr>
              <w:pStyle w:val="NoSpacing"/>
              <w:keepLines/>
              <w:rPr>
                <w:rFonts w:cstheme="minorHAnsi"/>
                <w:color w:val="000000"/>
              </w:rPr>
            </w:pPr>
            <w:r w:rsidRPr="00927D8E">
              <w:rPr>
                <w:rFonts w:cstheme="minorHAnsi"/>
                <w:color w:val="000000"/>
              </w:rPr>
              <w:t>putat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F67E04B" w14:textId="77777777" w:rsidR="008758E5" w:rsidRPr="00927D8E" w:rsidRDefault="008758E5" w:rsidP="00CD2394">
            <w:pPr>
              <w:pStyle w:val="NoSpacing"/>
              <w:keepLines/>
              <w:rPr>
                <w:rFonts w:cstheme="minorHAnsi"/>
                <w:color w:val="000000"/>
              </w:rPr>
            </w:pPr>
            <w:r w:rsidRPr="00927D8E">
              <w:rPr>
                <w:rFonts w:cstheme="minorHAnsi"/>
                <w:color w:val="000000"/>
              </w:rPr>
              <w:t> </w:t>
            </w:r>
          </w:p>
        </w:tc>
        <w:tc>
          <w:tcPr>
            <w:tcW w:w="387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F14699A" w14:textId="77777777" w:rsidR="008758E5" w:rsidRPr="00927D8E" w:rsidRDefault="008758E5" w:rsidP="00CD2394">
            <w:pPr>
              <w:pStyle w:val="NoSpacing"/>
              <w:keepLines/>
              <w:rPr>
                <w:rFonts w:cstheme="minorHAnsi"/>
                <w:color w:val="000000"/>
              </w:rPr>
            </w:pPr>
            <w:r w:rsidRPr="00927D8E">
              <w:rPr>
                <w:rFonts w:cstheme="minorHAnsi"/>
                <w:color w:val="000000"/>
              </w:rPr>
              <w:t>eam (not the subject)</w:t>
            </w:r>
          </w:p>
        </w:tc>
        <w:tc>
          <w:tcPr>
            <w:tcW w:w="1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D23EFF1" w14:textId="77777777" w:rsidR="008758E5" w:rsidRPr="00927D8E" w:rsidRDefault="008758E5" w:rsidP="00CD2394">
            <w:pPr>
              <w:pStyle w:val="NoSpacing"/>
              <w:keepLines/>
              <w:rPr>
                <w:rFonts w:cstheme="minorHAnsi"/>
                <w:color w:val="000000"/>
              </w:rPr>
            </w:pPr>
            <w:r w:rsidRPr="00927D8E">
              <w:rPr>
                <w:rFonts w:cstheme="minorHAnsi"/>
                <w:color w:val="000000"/>
              </w:rPr>
              <w:t>venīre</w:t>
            </w:r>
          </w:p>
        </w:tc>
      </w:tr>
    </w:tbl>
    <w:p w14:paraId="4C165A9B" w14:textId="77777777" w:rsidR="008758E5" w:rsidRPr="00927D8E" w:rsidRDefault="008758E5" w:rsidP="00CD2394">
      <w:pPr>
        <w:pStyle w:val="NoSpacing"/>
        <w:keepLines/>
        <w:rPr>
          <w:rFonts w:cstheme="minorHAnsi"/>
          <w:color w:val="000000"/>
        </w:rPr>
      </w:pPr>
    </w:p>
    <w:p w14:paraId="109ED31D" w14:textId="77777777" w:rsidR="008758E5" w:rsidRDefault="008758E5" w:rsidP="00CD2394">
      <w:pPr>
        <w:pStyle w:val="NoSpacing"/>
        <w:keepLines/>
        <w:rPr>
          <w:rFonts w:cstheme="minorHAnsi"/>
          <w:color w:val="000000"/>
        </w:rPr>
      </w:pPr>
      <w:r w:rsidRPr="00927D8E">
        <w:rPr>
          <w:rFonts w:cstheme="minorHAnsi"/>
          <w:color w:val="000000"/>
        </w:rPr>
        <w:t>Because English is ambiguous, both sentences can mean “she thinks that she is coming,” and we simply don’t kn</w:t>
      </w:r>
      <w:r>
        <w:rPr>
          <w:rFonts w:cstheme="minorHAnsi"/>
          <w:color w:val="000000"/>
        </w:rPr>
        <w:t>ow which version to understand.</w:t>
      </w:r>
    </w:p>
    <w:p w14:paraId="3815BB1B" w14:textId="77777777" w:rsidR="008758E5" w:rsidRDefault="008758E5" w:rsidP="00CD2394">
      <w:pPr>
        <w:pStyle w:val="NoSpacing"/>
        <w:keepLines/>
        <w:rPr>
          <w:rFonts w:cstheme="minorHAnsi"/>
          <w:color w:val="000000"/>
        </w:rPr>
      </w:pPr>
    </w:p>
    <w:p w14:paraId="34B7BDCC" w14:textId="0EEF461B" w:rsidR="008758E5" w:rsidRDefault="008758E5" w:rsidP="00CD2394">
      <w:pPr>
        <w:pStyle w:val="NoSpacing"/>
        <w:keepLines/>
        <w:rPr>
          <w:rFonts w:cstheme="minorHAnsi"/>
          <w:color w:val="000000"/>
        </w:rPr>
      </w:pPr>
      <w:r w:rsidRPr="00927D8E">
        <w:rPr>
          <w:rFonts w:cstheme="minorHAnsi"/>
          <w:color w:val="000000"/>
        </w:rPr>
        <w:t>Latin, though</w:t>
      </w:r>
      <w:r w:rsidR="00AE25A2">
        <w:rPr>
          <w:rFonts w:cstheme="minorHAnsi"/>
          <w:color w:val="000000"/>
        </w:rPr>
        <w:t>,</w:t>
      </w:r>
      <w:r w:rsidRPr="00927D8E">
        <w:rPr>
          <w:rFonts w:cstheme="minorHAnsi"/>
          <w:color w:val="000000"/>
        </w:rPr>
        <w:t xml:space="preserve"> is clear.</w:t>
      </w:r>
    </w:p>
    <w:p w14:paraId="07F8FD6D" w14:textId="77777777" w:rsidR="008758E5" w:rsidRDefault="008758E5">
      <w:pPr>
        <w:pStyle w:val="NoSpacing"/>
        <w:keepLines/>
        <w:numPr>
          <w:ilvl w:val="0"/>
          <w:numId w:val="49"/>
        </w:numPr>
        <w:rPr>
          <w:rFonts w:cstheme="minorHAnsi"/>
          <w:color w:val="000000"/>
        </w:rPr>
      </w:pPr>
      <w:r>
        <w:rPr>
          <w:rFonts w:cstheme="minorHAnsi"/>
          <w:i/>
          <w:color w:val="000000"/>
        </w:rPr>
        <w:t>e</w:t>
      </w:r>
      <w:r w:rsidRPr="00946E42">
        <w:rPr>
          <w:rFonts w:cstheme="minorHAnsi"/>
          <w:i/>
          <w:color w:val="000000"/>
        </w:rPr>
        <w:t xml:space="preserve">a putat </w:t>
      </w:r>
      <w:r w:rsidRPr="00946E42">
        <w:rPr>
          <w:rFonts w:cstheme="minorHAnsi"/>
          <w:b/>
          <w:i/>
          <w:color w:val="000000"/>
        </w:rPr>
        <w:t>sē</w:t>
      </w:r>
      <w:r w:rsidRPr="00946E42">
        <w:rPr>
          <w:rFonts w:cstheme="minorHAnsi"/>
          <w:i/>
          <w:color w:val="000000"/>
        </w:rPr>
        <w:t xml:space="preserve"> venīre</w:t>
      </w:r>
      <w:r w:rsidRPr="00927D8E">
        <w:rPr>
          <w:rFonts w:cstheme="minorHAnsi"/>
          <w:color w:val="000000"/>
        </w:rPr>
        <w:t xml:space="preserve"> (she *Lucretia* thinks that she *Lucret</w:t>
      </w:r>
      <w:r>
        <w:rPr>
          <w:rFonts w:cstheme="minorHAnsi"/>
          <w:color w:val="000000"/>
        </w:rPr>
        <w:t>ia* is coming)</w:t>
      </w:r>
    </w:p>
    <w:p w14:paraId="761EE88E" w14:textId="77777777" w:rsidR="008758E5" w:rsidRDefault="008758E5">
      <w:pPr>
        <w:pStyle w:val="NoSpacing"/>
        <w:keepLines/>
        <w:numPr>
          <w:ilvl w:val="0"/>
          <w:numId w:val="49"/>
        </w:numPr>
        <w:rPr>
          <w:rFonts w:cstheme="minorHAnsi"/>
          <w:color w:val="000000"/>
        </w:rPr>
      </w:pPr>
      <w:r w:rsidRPr="00946E42">
        <w:rPr>
          <w:rFonts w:cstheme="minorHAnsi"/>
          <w:i/>
          <w:color w:val="000000"/>
        </w:rPr>
        <w:t xml:space="preserve">ea putat </w:t>
      </w:r>
      <w:r w:rsidRPr="00946E42">
        <w:rPr>
          <w:rFonts w:cstheme="minorHAnsi"/>
          <w:b/>
          <w:i/>
          <w:color w:val="000000"/>
        </w:rPr>
        <w:t>eām</w:t>
      </w:r>
      <w:r w:rsidRPr="00946E42">
        <w:rPr>
          <w:rFonts w:cstheme="minorHAnsi"/>
          <w:i/>
          <w:color w:val="000000"/>
        </w:rPr>
        <w:t xml:space="preserve"> venīre</w:t>
      </w:r>
      <w:r w:rsidRPr="00927D8E">
        <w:rPr>
          <w:rFonts w:cstheme="minorHAnsi"/>
          <w:color w:val="000000"/>
        </w:rPr>
        <w:t xml:space="preserve"> (she *Lucretia* thinks that she *Julia* is coming).</w:t>
      </w:r>
    </w:p>
    <w:p w14:paraId="4594CAFB" w14:textId="77777777" w:rsidR="0005084D" w:rsidRDefault="0005084D" w:rsidP="0005084D"/>
    <w:p w14:paraId="1ACC8500" w14:textId="2A7780CC" w:rsidR="008758E5" w:rsidRPr="00927D8E" w:rsidRDefault="008758E5" w:rsidP="00CD2394">
      <w:pPr>
        <w:pStyle w:val="Heading5"/>
      </w:pPr>
      <w:r>
        <w:t>Tense of I</w:t>
      </w:r>
      <w:r w:rsidR="0067794D">
        <w:t>n</w:t>
      </w:r>
      <w:r>
        <w:t>direct Statements</w:t>
      </w:r>
    </w:p>
    <w:p w14:paraId="33171CC1" w14:textId="77777777" w:rsidR="008758E5" w:rsidRDefault="008758E5" w:rsidP="00CD2394">
      <w:pPr>
        <w:pStyle w:val="NoSpacing"/>
        <w:keepLines/>
        <w:rPr>
          <w:rFonts w:cstheme="minorHAnsi"/>
          <w:color w:val="000000"/>
          <w:szCs w:val="24"/>
        </w:rPr>
      </w:pPr>
      <w:r>
        <w:rPr>
          <w:rFonts w:cstheme="minorHAnsi"/>
          <w:color w:val="000000"/>
          <w:szCs w:val="24"/>
        </w:rPr>
        <w:t xml:space="preserve">The infinitive of the indirect statement is relative to the tense of the primary (head) verb. Therefore, whether the primary verb is present, imperfect, or perfect tense, a present infinitve will happen </w:t>
      </w:r>
      <w:r>
        <w:rPr>
          <w:rFonts w:cstheme="minorHAnsi"/>
          <w:i/>
          <w:color w:val="000000"/>
          <w:szCs w:val="24"/>
        </w:rPr>
        <w:t>at the same time</w:t>
      </w:r>
      <w:r>
        <w:rPr>
          <w:rFonts w:cstheme="minorHAnsi"/>
          <w:color w:val="000000"/>
          <w:szCs w:val="24"/>
        </w:rPr>
        <w:t>. Soon you will learn perfect and future infinitives, but for now practice translating different tenses with the present infinitive:</w:t>
      </w:r>
    </w:p>
    <w:p w14:paraId="18B6E418" w14:textId="77777777" w:rsidR="008758E5" w:rsidRDefault="008758E5">
      <w:pPr>
        <w:pStyle w:val="NoSpacing"/>
        <w:keepLines/>
        <w:numPr>
          <w:ilvl w:val="0"/>
          <w:numId w:val="51"/>
        </w:numPr>
        <w:rPr>
          <w:rFonts w:cstheme="minorHAnsi"/>
          <w:color w:val="000000"/>
          <w:szCs w:val="24"/>
        </w:rPr>
      </w:pPr>
      <w:r>
        <w:rPr>
          <w:rFonts w:cstheme="minorHAnsi"/>
          <w:i/>
          <w:color w:val="000000"/>
          <w:szCs w:val="24"/>
        </w:rPr>
        <w:t xml:space="preserve">ea putat </w:t>
      </w:r>
      <w:r>
        <w:rPr>
          <w:rFonts w:cstheme="minorHAnsi"/>
          <w:color w:val="000000"/>
          <w:szCs w:val="24"/>
        </w:rPr>
        <w:t xml:space="preserve">(present) </w:t>
      </w:r>
      <w:r>
        <w:rPr>
          <w:rFonts w:cstheme="minorHAnsi"/>
          <w:i/>
          <w:color w:val="000000"/>
          <w:szCs w:val="24"/>
        </w:rPr>
        <w:t>sē venīre</w:t>
      </w:r>
      <w:r>
        <w:rPr>
          <w:rFonts w:cstheme="minorHAnsi"/>
          <w:color w:val="000000"/>
          <w:szCs w:val="24"/>
        </w:rPr>
        <w:t>:</w:t>
      </w:r>
      <w:r>
        <w:rPr>
          <w:rFonts w:cstheme="minorHAnsi"/>
          <w:color w:val="000000"/>
          <w:szCs w:val="24"/>
        </w:rPr>
        <w:tab/>
      </w:r>
      <w:r>
        <w:rPr>
          <w:rFonts w:cstheme="minorHAnsi"/>
          <w:color w:val="000000"/>
          <w:szCs w:val="24"/>
        </w:rPr>
        <w:tab/>
        <w:t xml:space="preserve">she </w:t>
      </w:r>
      <w:r>
        <w:rPr>
          <w:rFonts w:cstheme="minorHAnsi"/>
          <w:i/>
          <w:color w:val="000000"/>
          <w:szCs w:val="24"/>
        </w:rPr>
        <w:t>thinks</w:t>
      </w:r>
      <w:r>
        <w:rPr>
          <w:rFonts w:cstheme="minorHAnsi"/>
          <w:color w:val="000000"/>
          <w:szCs w:val="24"/>
        </w:rPr>
        <w:t xml:space="preserve"> that she </w:t>
      </w:r>
      <w:r w:rsidRPr="00362612">
        <w:rPr>
          <w:rFonts w:cstheme="minorHAnsi"/>
          <w:i/>
          <w:color w:val="000000"/>
          <w:szCs w:val="24"/>
        </w:rPr>
        <w:t>is coming</w:t>
      </w:r>
    </w:p>
    <w:p w14:paraId="3B59273D" w14:textId="77777777" w:rsidR="008758E5" w:rsidRDefault="008758E5">
      <w:pPr>
        <w:pStyle w:val="NoSpacing"/>
        <w:keepLines/>
        <w:numPr>
          <w:ilvl w:val="0"/>
          <w:numId w:val="51"/>
        </w:numPr>
        <w:rPr>
          <w:rFonts w:cstheme="minorHAnsi"/>
          <w:color w:val="000000"/>
          <w:szCs w:val="24"/>
        </w:rPr>
      </w:pPr>
      <w:r w:rsidRPr="00362612">
        <w:rPr>
          <w:rFonts w:cstheme="minorHAnsi"/>
          <w:i/>
          <w:color w:val="000000"/>
          <w:szCs w:val="24"/>
        </w:rPr>
        <w:t>ea</w:t>
      </w:r>
      <w:r>
        <w:rPr>
          <w:rFonts w:cstheme="minorHAnsi"/>
          <w:color w:val="000000"/>
          <w:szCs w:val="24"/>
        </w:rPr>
        <w:t xml:space="preserve"> </w:t>
      </w:r>
      <w:r>
        <w:rPr>
          <w:rFonts w:cstheme="minorHAnsi"/>
          <w:i/>
          <w:color w:val="000000"/>
          <w:szCs w:val="24"/>
        </w:rPr>
        <w:t>putābat</w:t>
      </w:r>
      <w:r>
        <w:rPr>
          <w:rFonts w:cstheme="minorHAnsi"/>
          <w:color w:val="000000"/>
          <w:szCs w:val="24"/>
        </w:rPr>
        <w:t xml:space="preserve"> (imperfect) </w:t>
      </w:r>
      <w:r>
        <w:rPr>
          <w:rFonts w:cstheme="minorHAnsi"/>
          <w:i/>
          <w:color w:val="000000"/>
          <w:szCs w:val="24"/>
        </w:rPr>
        <w:t>sē venīre</w:t>
      </w:r>
      <w:r>
        <w:rPr>
          <w:rFonts w:cstheme="minorHAnsi"/>
          <w:color w:val="000000"/>
          <w:szCs w:val="24"/>
        </w:rPr>
        <w:t>:</w:t>
      </w:r>
      <w:r>
        <w:rPr>
          <w:rFonts w:cstheme="minorHAnsi"/>
          <w:color w:val="000000"/>
          <w:szCs w:val="24"/>
        </w:rPr>
        <w:tab/>
        <w:t xml:space="preserve">she </w:t>
      </w:r>
      <w:r>
        <w:rPr>
          <w:rFonts w:cstheme="minorHAnsi"/>
          <w:i/>
          <w:color w:val="000000"/>
          <w:szCs w:val="24"/>
        </w:rPr>
        <w:t>was thinking</w:t>
      </w:r>
      <w:r>
        <w:rPr>
          <w:rFonts w:cstheme="minorHAnsi"/>
          <w:color w:val="000000"/>
          <w:szCs w:val="24"/>
        </w:rPr>
        <w:t xml:space="preserve"> that she </w:t>
      </w:r>
      <w:r>
        <w:rPr>
          <w:rFonts w:cstheme="minorHAnsi"/>
          <w:i/>
          <w:color w:val="000000"/>
          <w:szCs w:val="24"/>
        </w:rPr>
        <w:t>was coming</w:t>
      </w:r>
    </w:p>
    <w:p w14:paraId="664323AD" w14:textId="77777777" w:rsidR="008758E5" w:rsidRDefault="008758E5">
      <w:pPr>
        <w:pStyle w:val="NoSpacing"/>
        <w:keepLines/>
        <w:numPr>
          <w:ilvl w:val="0"/>
          <w:numId w:val="51"/>
        </w:numPr>
        <w:rPr>
          <w:rFonts w:cstheme="minorHAnsi"/>
          <w:color w:val="000000"/>
          <w:szCs w:val="24"/>
        </w:rPr>
      </w:pPr>
      <w:r>
        <w:rPr>
          <w:rFonts w:cstheme="minorHAnsi"/>
          <w:i/>
          <w:color w:val="000000"/>
          <w:szCs w:val="24"/>
        </w:rPr>
        <w:t>ea putāvit</w:t>
      </w:r>
      <w:r>
        <w:rPr>
          <w:rFonts w:cstheme="minorHAnsi"/>
          <w:color w:val="000000"/>
          <w:szCs w:val="24"/>
        </w:rPr>
        <w:t xml:space="preserve"> (perfect) </w:t>
      </w:r>
      <w:r>
        <w:rPr>
          <w:rFonts w:cstheme="minorHAnsi"/>
          <w:i/>
          <w:color w:val="000000"/>
          <w:szCs w:val="24"/>
        </w:rPr>
        <w:t>sē venīre</w:t>
      </w:r>
      <w:r>
        <w:rPr>
          <w:rFonts w:cstheme="minorHAnsi"/>
          <w:color w:val="000000"/>
          <w:szCs w:val="24"/>
        </w:rPr>
        <w:t>:</w:t>
      </w:r>
      <w:r>
        <w:rPr>
          <w:rFonts w:cstheme="minorHAnsi"/>
          <w:color w:val="000000"/>
          <w:szCs w:val="24"/>
        </w:rPr>
        <w:tab/>
      </w:r>
      <w:r>
        <w:rPr>
          <w:rFonts w:cstheme="minorHAnsi"/>
          <w:color w:val="000000"/>
          <w:szCs w:val="24"/>
        </w:rPr>
        <w:tab/>
        <w:t xml:space="preserve">she </w:t>
      </w:r>
      <w:r>
        <w:rPr>
          <w:rFonts w:cstheme="minorHAnsi"/>
          <w:i/>
          <w:color w:val="000000"/>
          <w:szCs w:val="24"/>
        </w:rPr>
        <w:t>thought</w:t>
      </w:r>
      <w:r>
        <w:rPr>
          <w:rFonts w:cstheme="minorHAnsi"/>
          <w:color w:val="000000"/>
          <w:szCs w:val="24"/>
        </w:rPr>
        <w:t xml:space="preserve"> that she was coming</w:t>
      </w:r>
    </w:p>
    <w:p w14:paraId="38BC9FDB" w14:textId="77777777" w:rsidR="008758E5" w:rsidRDefault="008758E5" w:rsidP="00CD2394">
      <w:pPr>
        <w:pStyle w:val="NoSpacing"/>
        <w:keepLines/>
      </w:pPr>
      <w:r>
        <w:rPr>
          <w:rFonts w:cstheme="minorHAnsi"/>
          <w:color w:val="000000"/>
          <w:szCs w:val="24"/>
        </w:rPr>
        <w:lastRenderedPageBreak/>
        <w:t xml:space="preserve">No matter the tense of the primary action (she thinks, she was thinking, or she thought), the tense of the infinitive shows an action happening at that time. Even though </w:t>
      </w:r>
      <w:r>
        <w:rPr>
          <w:rFonts w:cstheme="minorHAnsi"/>
          <w:i/>
          <w:color w:val="000000"/>
          <w:szCs w:val="24"/>
        </w:rPr>
        <w:t>venire</w:t>
      </w:r>
      <w:r>
        <w:t xml:space="preserve"> stays present tense, its translated tense depends on the main verb.</w:t>
      </w:r>
    </w:p>
    <w:p w14:paraId="374D5FA3" w14:textId="77777777" w:rsidR="008758E5" w:rsidRPr="00362612" w:rsidRDefault="008758E5" w:rsidP="00CD2394">
      <w:pPr>
        <w:pStyle w:val="NoSpacing"/>
        <w:keepLines/>
      </w:pPr>
    </w:p>
    <w:p w14:paraId="2E5ACA35" w14:textId="355759B5" w:rsidR="008758E5" w:rsidRDefault="008758E5" w:rsidP="00CD2394">
      <w:pPr>
        <w:pStyle w:val="Heading2"/>
      </w:pPr>
      <w:bookmarkStart w:id="66" w:name="_Toc158985004"/>
      <w:r>
        <w:t>Chapter 1</w:t>
      </w:r>
      <w:r w:rsidR="00B25893">
        <w:t>2</w:t>
      </w:r>
      <w:r>
        <w:t xml:space="preserve"> Exercises</w:t>
      </w:r>
      <w:bookmarkEnd w:id="66"/>
    </w:p>
    <w:p w14:paraId="6C0C0C7F" w14:textId="77777777" w:rsidR="008758E5" w:rsidRDefault="008758E5" w:rsidP="00CD2394">
      <w:pPr>
        <w:pStyle w:val="NoSpacing"/>
        <w:keepLines/>
        <w:rPr>
          <w:rFonts w:cstheme="minorHAnsi"/>
          <w:color w:val="000000"/>
          <w:szCs w:val="24"/>
        </w:rPr>
      </w:pPr>
      <w:r>
        <w:rPr>
          <w:rFonts w:cstheme="minorHAnsi"/>
          <w:color w:val="000000"/>
          <w:szCs w:val="24"/>
        </w:rPr>
        <w:t>A) Vocabulary and ending practice. After studying chapter 11 vocabulary and reviewing chapter 10, complete the Latin verbs to match the English phrase</w:t>
      </w:r>
    </w:p>
    <w:p w14:paraId="25485BA6" w14:textId="77777777" w:rsidR="008758E5" w:rsidRDefault="008758E5" w:rsidP="00CD2394">
      <w:pPr>
        <w:pStyle w:val="NoSpacing"/>
        <w:keepLines/>
        <w:rPr>
          <w:rFonts w:cstheme="minorHAnsi"/>
          <w:color w:val="000000"/>
          <w:szCs w:val="24"/>
        </w:rPr>
      </w:pPr>
    </w:p>
    <w:p w14:paraId="63F0BE5A" w14:textId="77777777" w:rsidR="008758E5" w:rsidRPr="00254F3C" w:rsidRDefault="008758E5" w:rsidP="00CD2394">
      <w:pPr>
        <w:pStyle w:val="NoSpacing"/>
        <w:keepLines/>
        <w:rPr>
          <w:rFonts w:cstheme="minorHAnsi"/>
          <w:color w:val="000000"/>
          <w:szCs w:val="24"/>
        </w:rPr>
      </w:pPr>
      <w:r>
        <w:rPr>
          <w:rFonts w:cstheme="minorHAnsi"/>
          <w:color w:val="000000"/>
          <w:szCs w:val="24"/>
        </w:rPr>
        <w:t xml:space="preserve">1. </w:t>
      </w:r>
      <w:r w:rsidRPr="00254F3C">
        <w:rPr>
          <w:rFonts w:cstheme="minorHAnsi"/>
          <w:color w:val="000000"/>
          <w:szCs w:val="24"/>
        </w:rPr>
        <w:t>they believe:</w:t>
      </w:r>
      <w:r w:rsidRPr="00254F3C">
        <w:rPr>
          <w:rFonts w:cstheme="minorHAnsi"/>
          <w:color w:val="000000"/>
          <w:szCs w:val="24"/>
        </w:rPr>
        <w:tab/>
      </w:r>
      <w:r>
        <w:rPr>
          <w:rFonts w:cstheme="minorHAnsi"/>
          <w:color w:val="000000"/>
          <w:szCs w:val="24"/>
        </w:rPr>
        <w:tab/>
      </w:r>
      <w:r w:rsidRPr="00254F3C">
        <w:rPr>
          <w:rFonts w:cstheme="minorHAnsi"/>
          <w:color w:val="000000"/>
          <w:szCs w:val="24"/>
        </w:rPr>
        <w:t>cred_______</w:t>
      </w:r>
      <w:r>
        <w:rPr>
          <w:rFonts w:cstheme="minorHAnsi"/>
          <w:color w:val="000000"/>
          <w:szCs w:val="24"/>
        </w:rPr>
        <w:tab/>
      </w:r>
      <w:r>
        <w:rPr>
          <w:rFonts w:cstheme="minorHAnsi"/>
          <w:color w:val="000000"/>
          <w:szCs w:val="24"/>
        </w:rPr>
        <w:tab/>
        <w:t>2. it was said:</w:t>
      </w:r>
      <w:r>
        <w:rPr>
          <w:rFonts w:cstheme="minorHAnsi"/>
          <w:color w:val="000000"/>
          <w:szCs w:val="24"/>
        </w:rPr>
        <w:tab/>
      </w:r>
      <w:r>
        <w:rPr>
          <w:rFonts w:cstheme="minorHAnsi"/>
          <w:color w:val="000000"/>
          <w:szCs w:val="24"/>
        </w:rPr>
        <w:tab/>
        <w:t>dic</w:t>
      </w:r>
      <w:r w:rsidRPr="00254F3C">
        <w:rPr>
          <w:rFonts w:cstheme="minorHAnsi"/>
          <w:color w:val="000000"/>
          <w:szCs w:val="24"/>
        </w:rPr>
        <w:t>_______</w:t>
      </w:r>
    </w:p>
    <w:p w14:paraId="25C374BD" w14:textId="77777777" w:rsidR="008758E5" w:rsidRDefault="008758E5" w:rsidP="00CD2394">
      <w:pPr>
        <w:pStyle w:val="NoSpacing"/>
        <w:keepLines/>
        <w:rPr>
          <w:rFonts w:cstheme="minorHAnsi"/>
          <w:color w:val="000000"/>
          <w:szCs w:val="24"/>
        </w:rPr>
      </w:pPr>
    </w:p>
    <w:p w14:paraId="56623BAB" w14:textId="77777777" w:rsidR="008758E5" w:rsidRDefault="008758E5" w:rsidP="00CD2394">
      <w:pPr>
        <w:pStyle w:val="NoSpacing"/>
        <w:keepLines/>
        <w:rPr>
          <w:rFonts w:cstheme="minorHAnsi"/>
          <w:color w:val="000000"/>
          <w:szCs w:val="24"/>
        </w:rPr>
      </w:pPr>
      <w:r>
        <w:rPr>
          <w:rFonts w:cstheme="minorHAnsi"/>
          <w:color w:val="000000"/>
          <w:szCs w:val="24"/>
        </w:rPr>
        <w:t xml:space="preserve">3. </w:t>
      </w:r>
      <w:r w:rsidRPr="00254F3C">
        <w:rPr>
          <w:rFonts w:cstheme="minorHAnsi"/>
          <w:color w:val="000000"/>
          <w:szCs w:val="24"/>
        </w:rPr>
        <w:t>we were thinking:</w:t>
      </w:r>
      <w:r w:rsidRPr="00254F3C">
        <w:rPr>
          <w:rFonts w:cstheme="minorHAnsi"/>
          <w:color w:val="000000"/>
          <w:szCs w:val="24"/>
        </w:rPr>
        <w:tab/>
        <w:t>put_______</w:t>
      </w:r>
      <w:r>
        <w:rPr>
          <w:rFonts w:cstheme="minorHAnsi"/>
          <w:color w:val="000000"/>
          <w:szCs w:val="24"/>
        </w:rPr>
        <w:tab/>
      </w:r>
      <w:r>
        <w:rPr>
          <w:rFonts w:cstheme="minorHAnsi"/>
          <w:color w:val="000000"/>
          <w:szCs w:val="24"/>
        </w:rPr>
        <w:tab/>
        <w:t>4. he believed:</w:t>
      </w:r>
      <w:r>
        <w:rPr>
          <w:rFonts w:cstheme="minorHAnsi"/>
          <w:color w:val="000000"/>
          <w:szCs w:val="24"/>
        </w:rPr>
        <w:tab/>
      </w:r>
      <w:r>
        <w:rPr>
          <w:rFonts w:cstheme="minorHAnsi"/>
          <w:color w:val="000000"/>
          <w:szCs w:val="24"/>
        </w:rPr>
        <w:tab/>
        <w:t>credid</w:t>
      </w:r>
      <w:r w:rsidRPr="00254F3C">
        <w:rPr>
          <w:rFonts w:cstheme="minorHAnsi"/>
          <w:color w:val="000000"/>
          <w:szCs w:val="24"/>
        </w:rPr>
        <w:t>_______</w:t>
      </w:r>
    </w:p>
    <w:p w14:paraId="1197F421" w14:textId="77777777" w:rsidR="008758E5" w:rsidRPr="00254F3C" w:rsidRDefault="008758E5" w:rsidP="00CD2394">
      <w:pPr>
        <w:pStyle w:val="NoSpacing"/>
        <w:keepLines/>
        <w:rPr>
          <w:rFonts w:cstheme="minorHAnsi"/>
          <w:color w:val="000000"/>
          <w:szCs w:val="24"/>
        </w:rPr>
      </w:pPr>
    </w:p>
    <w:p w14:paraId="0D7D43C6" w14:textId="77777777" w:rsidR="008758E5" w:rsidRDefault="008758E5" w:rsidP="00CD2394">
      <w:pPr>
        <w:pStyle w:val="NoSpacing"/>
        <w:keepLines/>
        <w:rPr>
          <w:rFonts w:cstheme="minorHAnsi"/>
          <w:color w:val="000000"/>
          <w:szCs w:val="24"/>
        </w:rPr>
      </w:pPr>
      <w:r>
        <w:rPr>
          <w:rFonts w:cstheme="minorHAnsi"/>
          <w:color w:val="000000"/>
          <w:szCs w:val="24"/>
        </w:rPr>
        <w:t xml:space="preserve">5. </w:t>
      </w:r>
      <w:r w:rsidRPr="00254F3C">
        <w:rPr>
          <w:rFonts w:cstheme="minorHAnsi"/>
          <w:color w:val="000000"/>
          <w:szCs w:val="24"/>
        </w:rPr>
        <w:t>y’all denied:</w:t>
      </w:r>
      <w:r w:rsidRPr="00254F3C">
        <w:rPr>
          <w:rFonts w:cstheme="minorHAnsi"/>
          <w:color w:val="000000"/>
          <w:szCs w:val="24"/>
        </w:rPr>
        <w:tab/>
      </w:r>
      <w:r>
        <w:rPr>
          <w:rFonts w:cstheme="minorHAnsi"/>
          <w:color w:val="000000"/>
          <w:szCs w:val="24"/>
        </w:rPr>
        <w:tab/>
      </w:r>
      <w:r w:rsidRPr="00254F3C">
        <w:rPr>
          <w:rFonts w:cstheme="minorHAnsi"/>
          <w:color w:val="000000"/>
          <w:szCs w:val="24"/>
        </w:rPr>
        <w:t>neg_______</w:t>
      </w:r>
      <w:r>
        <w:rPr>
          <w:rFonts w:cstheme="minorHAnsi"/>
          <w:color w:val="000000"/>
          <w:szCs w:val="24"/>
        </w:rPr>
        <w:tab/>
      </w:r>
      <w:r>
        <w:rPr>
          <w:rFonts w:cstheme="minorHAnsi"/>
          <w:color w:val="000000"/>
          <w:szCs w:val="24"/>
        </w:rPr>
        <w:tab/>
        <w:t>6. it has been though:</w:t>
      </w:r>
      <w:r>
        <w:rPr>
          <w:rFonts w:cstheme="minorHAnsi"/>
          <w:color w:val="000000"/>
          <w:szCs w:val="24"/>
        </w:rPr>
        <w:tab/>
        <w:t>putāt</w:t>
      </w:r>
      <w:r w:rsidRPr="00254F3C">
        <w:rPr>
          <w:rFonts w:cstheme="minorHAnsi"/>
          <w:color w:val="000000"/>
          <w:szCs w:val="24"/>
        </w:rPr>
        <w:t>_______</w:t>
      </w:r>
    </w:p>
    <w:p w14:paraId="199DB5BC" w14:textId="77777777" w:rsidR="008758E5" w:rsidRDefault="008758E5" w:rsidP="00CD2394">
      <w:pPr>
        <w:pStyle w:val="NoSpacing"/>
        <w:keepLines/>
        <w:rPr>
          <w:rFonts w:cstheme="minorHAnsi"/>
          <w:color w:val="000000"/>
          <w:szCs w:val="24"/>
        </w:rPr>
      </w:pPr>
    </w:p>
    <w:p w14:paraId="5251A69E" w14:textId="77777777" w:rsidR="008758E5" w:rsidRDefault="008758E5" w:rsidP="00CD2394">
      <w:pPr>
        <w:pStyle w:val="NoSpacing"/>
        <w:keepLines/>
        <w:rPr>
          <w:rFonts w:cstheme="minorHAnsi"/>
          <w:color w:val="000000"/>
          <w:szCs w:val="24"/>
        </w:rPr>
      </w:pPr>
      <w:r>
        <w:rPr>
          <w:rFonts w:cstheme="minorHAnsi"/>
          <w:color w:val="000000"/>
          <w:szCs w:val="24"/>
        </w:rPr>
        <w:t xml:space="preserve">7. </w:t>
      </w:r>
      <w:r w:rsidRPr="00254F3C">
        <w:rPr>
          <w:rFonts w:cstheme="minorHAnsi"/>
          <w:color w:val="000000"/>
          <w:szCs w:val="24"/>
        </w:rPr>
        <w:t>it is believed:</w:t>
      </w:r>
      <w:r w:rsidRPr="00254F3C">
        <w:rPr>
          <w:rFonts w:cstheme="minorHAnsi"/>
          <w:color w:val="000000"/>
          <w:szCs w:val="24"/>
        </w:rPr>
        <w:tab/>
      </w:r>
      <w:r>
        <w:rPr>
          <w:rFonts w:cstheme="minorHAnsi"/>
          <w:color w:val="000000"/>
          <w:szCs w:val="24"/>
        </w:rPr>
        <w:tab/>
      </w:r>
      <w:r w:rsidRPr="00254F3C">
        <w:rPr>
          <w:rFonts w:cstheme="minorHAnsi"/>
          <w:color w:val="000000"/>
          <w:szCs w:val="24"/>
        </w:rPr>
        <w:t>cred______</w:t>
      </w:r>
      <w:r>
        <w:rPr>
          <w:rFonts w:cstheme="minorHAnsi"/>
          <w:color w:val="000000"/>
          <w:szCs w:val="24"/>
        </w:rPr>
        <w:tab/>
      </w:r>
      <w:r>
        <w:rPr>
          <w:rFonts w:cstheme="minorHAnsi"/>
          <w:color w:val="000000"/>
          <w:szCs w:val="24"/>
        </w:rPr>
        <w:tab/>
        <w:t>8. we run:</w:t>
      </w:r>
      <w:r>
        <w:rPr>
          <w:rFonts w:cstheme="minorHAnsi"/>
          <w:color w:val="000000"/>
          <w:szCs w:val="24"/>
        </w:rPr>
        <w:tab/>
      </w:r>
      <w:r>
        <w:rPr>
          <w:rFonts w:cstheme="minorHAnsi"/>
          <w:color w:val="000000"/>
          <w:szCs w:val="24"/>
        </w:rPr>
        <w:tab/>
        <w:t>cur</w:t>
      </w:r>
      <w:r w:rsidRPr="00254F3C">
        <w:rPr>
          <w:rFonts w:cstheme="minorHAnsi"/>
          <w:color w:val="000000"/>
          <w:szCs w:val="24"/>
        </w:rPr>
        <w:t>_______</w:t>
      </w:r>
    </w:p>
    <w:p w14:paraId="2171D384" w14:textId="77777777" w:rsidR="008758E5" w:rsidRPr="00254F3C" w:rsidRDefault="008758E5" w:rsidP="00CD2394">
      <w:pPr>
        <w:pStyle w:val="NoSpacing"/>
        <w:keepLines/>
        <w:rPr>
          <w:rFonts w:cstheme="minorHAnsi"/>
          <w:color w:val="000000"/>
          <w:szCs w:val="24"/>
        </w:rPr>
      </w:pPr>
    </w:p>
    <w:p w14:paraId="26CC39CF" w14:textId="77777777" w:rsidR="008758E5" w:rsidRPr="00254F3C" w:rsidRDefault="008758E5" w:rsidP="00CD2394">
      <w:pPr>
        <w:pStyle w:val="NoSpacing"/>
        <w:keepLines/>
        <w:rPr>
          <w:rFonts w:cstheme="minorHAnsi"/>
          <w:color w:val="000000"/>
          <w:szCs w:val="24"/>
        </w:rPr>
      </w:pPr>
      <w:r>
        <w:rPr>
          <w:rFonts w:cstheme="minorHAnsi"/>
          <w:color w:val="000000"/>
          <w:szCs w:val="24"/>
        </w:rPr>
        <w:t xml:space="preserve">9. </w:t>
      </w:r>
      <w:r w:rsidRPr="00254F3C">
        <w:rPr>
          <w:rFonts w:cstheme="minorHAnsi"/>
          <w:color w:val="000000"/>
          <w:szCs w:val="24"/>
        </w:rPr>
        <w:t>you were sought:</w:t>
      </w:r>
      <w:r w:rsidRPr="00254F3C">
        <w:rPr>
          <w:rFonts w:cstheme="minorHAnsi"/>
          <w:color w:val="000000"/>
          <w:szCs w:val="24"/>
        </w:rPr>
        <w:tab/>
        <w:t>pet______</w:t>
      </w:r>
      <w:r>
        <w:rPr>
          <w:rFonts w:cstheme="minorHAnsi"/>
          <w:color w:val="000000"/>
          <w:szCs w:val="24"/>
        </w:rPr>
        <w:tab/>
      </w:r>
      <w:r>
        <w:rPr>
          <w:rFonts w:cstheme="minorHAnsi"/>
          <w:color w:val="000000"/>
          <w:szCs w:val="24"/>
        </w:rPr>
        <w:tab/>
        <w:t>10. I am learning:</w:t>
      </w:r>
      <w:r>
        <w:rPr>
          <w:rFonts w:cstheme="minorHAnsi"/>
          <w:color w:val="000000"/>
          <w:szCs w:val="24"/>
        </w:rPr>
        <w:tab/>
        <w:t>cogno</w:t>
      </w:r>
      <w:r w:rsidRPr="00254F3C">
        <w:rPr>
          <w:rFonts w:cstheme="minorHAnsi"/>
          <w:color w:val="000000"/>
          <w:szCs w:val="24"/>
        </w:rPr>
        <w:t>_______</w:t>
      </w:r>
    </w:p>
    <w:p w14:paraId="03D27F49" w14:textId="77777777" w:rsidR="008758E5" w:rsidRPr="00254F3C" w:rsidRDefault="008758E5" w:rsidP="00CD2394">
      <w:pPr>
        <w:pStyle w:val="NoSpacing"/>
        <w:keepLines/>
        <w:rPr>
          <w:rFonts w:cstheme="minorHAnsi"/>
          <w:color w:val="000000"/>
          <w:szCs w:val="24"/>
        </w:rPr>
      </w:pPr>
    </w:p>
    <w:p w14:paraId="3D69D921" w14:textId="77777777" w:rsidR="008758E5" w:rsidRDefault="008758E5" w:rsidP="00CD2394">
      <w:pPr>
        <w:pStyle w:val="NoSpacing"/>
        <w:keepLines/>
        <w:rPr>
          <w:rFonts w:cstheme="minorHAnsi"/>
          <w:color w:val="000000"/>
          <w:szCs w:val="24"/>
        </w:rPr>
      </w:pPr>
      <w:r>
        <w:rPr>
          <w:rFonts w:cstheme="minorHAnsi"/>
          <w:color w:val="000000"/>
          <w:szCs w:val="24"/>
        </w:rPr>
        <w:t>B) Fill in the blanks to complete the clause. Some (but not all) include an indirect statement</w:t>
      </w:r>
    </w:p>
    <w:p w14:paraId="20BB9704" w14:textId="77777777" w:rsidR="008758E5" w:rsidRDefault="008758E5" w:rsidP="00CD2394">
      <w:pPr>
        <w:pStyle w:val="NoSpacing"/>
        <w:keepLines/>
        <w:rPr>
          <w:rFonts w:cstheme="minorHAnsi"/>
          <w:color w:val="000000"/>
          <w:szCs w:val="24"/>
        </w:rPr>
      </w:pPr>
    </w:p>
    <w:p w14:paraId="579D27A1" w14:textId="77777777" w:rsidR="008758E5" w:rsidRDefault="008758E5">
      <w:pPr>
        <w:pStyle w:val="NoSpacing"/>
        <w:keepLines/>
        <w:numPr>
          <w:ilvl w:val="0"/>
          <w:numId w:val="50"/>
        </w:numPr>
        <w:rPr>
          <w:rFonts w:cstheme="minorHAnsi"/>
          <w:color w:val="000000"/>
          <w:szCs w:val="24"/>
        </w:rPr>
      </w:pPr>
      <w:r w:rsidRPr="000C4BE0">
        <w:rPr>
          <w:rFonts w:cstheme="minorHAnsi"/>
          <w:color w:val="000000"/>
          <w:szCs w:val="24"/>
        </w:rPr>
        <w:t>we kn</w:t>
      </w:r>
      <w:r>
        <w:rPr>
          <w:rFonts w:cstheme="minorHAnsi"/>
          <w:color w:val="000000"/>
          <w:szCs w:val="24"/>
        </w:rPr>
        <w:t>ow that she is seeking the road</w:t>
      </w:r>
      <w:r w:rsidRPr="000C4BE0">
        <w:rPr>
          <w:rFonts w:cstheme="minorHAnsi"/>
          <w:color w:val="000000"/>
          <w:szCs w:val="24"/>
        </w:rPr>
        <w:t xml:space="preserve"> </w:t>
      </w:r>
      <w:r>
        <w:rPr>
          <w:rFonts w:cstheme="minorHAnsi"/>
          <w:color w:val="000000"/>
          <w:szCs w:val="24"/>
        </w:rPr>
        <w:tab/>
      </w:r>
      <w:r>
        <w:rPr>
          <w:rFonts w:cstheme="minorHAnsi"/>
          <w:color w:val="000000"/>
          <w:szCs w:val="24"/>
        </w:rPr>
        <w:tab/>
        <w:t>sentimus e_____ viam petere</w:t>
      </w:r>
    </w:p>
    <w:p w14:paraId="430627A6" w14:textId="77777777" w:rsidR="008758E5" w:rsidRDefault="008758E5">
      <w:pPr>
        <w:pStyle w:val="NoSpacing"/>
        <w:keepLines/>
        <w:numPr>
          <w:ilvl w:val="0"/>
          <w:numId w:val="50"/>
        </w:numPr>
        <w:rPr>
          <w:rFonts w:cstheme="minorHAnsi"/>
          <w:color w:val="000000"/>
          <w:szCs w:val="24"/>
        </w:rPr>
      </w:pPr>
      <w:r>
        <w:rPr>
          <w:rFonts w:cstheme="minorHAnsi"/>
          <w:color w:val="000000"/>
          <w:szCs w:val="24"/>
        </w:rPr>
        <w:t>they say that we are coming</w:t>
      </w:r>
      <w:r>
        <w:rPr>
          <w:rFonts w:cstheme="minorHAnsi"/>
          <w:color w:val="000000"/>
          <w:szCs w:val="24"/>
        </w:rPr>
        <w:tab/>
      </w:r>
      <w:r>
        <w:rPr>
          <w:rFonts w:cstheme="minorHAnsi"/>
          <w:color w:val="000000"/>
          <w:szCs w:val="24"/>
        </w:rPr>
        <w:tab/>
      </w:r>
      <w:r>
        <w:rPr>
          <w:rFonts w:cstheme="minorHAnsi"/>
          <w:color w:val="000000"/>
          <w:szCs w:val="24"/>
        </w:rPr>
        <w:tab/>
        <w:t>nōs ven_____ dicunt</w:t>
      </w:r>
    </w:p>
    <w:p w14:paraId="5E2BF52D" w14:textId="77777777" w:rsidR="008758E5" w:rsidRDefault="008758E5">
      <w:pPr>
        <w:pStyle w:val="NoSpacing"/>
        <w:keepLines/>
        <w:numPr>
          <w:ilvl w:val="0"/>
          <w:numId w:val="50"/>
        </w:numPr>
        <w:rPr>
          <w:rFonts w:cstheme="minorHAnsi"/>
          <w:color w:val="000000"/>
          <w:szCs w:val="24"/>
        </w:rPr>
      </w:pPr>
      <w:r>
        <w:rPr>
          <w:rFonts w:cstheme="minorHAnsi"/>
          <w:color w:val="000000"/>
          <w:szCs w:val="24"/>
        </w:rPr>
        <w:t>I think that you are bringing a method</w:t>
      </w:r>
      <w:r>
        <w:rPr>
          <w:rFonts w:cstheme="minorHAnsi"/>
          <w:color w:val="000000"/>
          <w:szCs w:val="24"/>
        </w:rPr>
        <w:tab/>
      </w:r>
      <w:r>
        <w:rPr>
          <w:rFonts w:cstheme="minorHAnsi"/>
          <w:color w:val="000000"/>
          <w:szCs w:val="24"/>
        </w:rPr>
        <w:tab/>
        <w:t>putō t____ rationem fer_____</w:t>
      </w:r>
    </w:p>
    <w:p w14:paraId="5769B270" w14:textId="77777777" w:rsidR="008758E5" w:rsidRDefault="008758E5">
      <w:pPr>
        <w:pStyle w:val="NoSpacing"/>
        <w:keepLines/>
        <w:numPr>
          <w:ilvl w:val="0"/>
          <w:numId w:val="50"/>
        </w:numPr>
        <w:rPr>
          <w:rFonts w:cstheme="minorHAnsi"/>
          <w:color w:val="000000"/>
          <w:szCs w:val="24"/>
        </w:rPr>
      </w:pPr>
      <w:r w:rsidRPr="000C4BE0">
        <w:rPr>
          <w:rFonts w:cstheme="minorHAnsi"/>
          <w:color w:val="000000"/>
          <w:szCs w:val="24"/>
        </w:rPr>
        <w:t xml:space="preserve">they are learning her voice </w:t>
      </w:r>
      <w:r>
        <w:rPr>
          <w:rFonts w:cstheme="minorHAnsi"/>
          <w:color w:val="000000"/>
          <w:szCs w:val="24"/>
        </w:rPr>
        <w:tab/>
      </w:r>
      <w:r>
        <w:rPr>
          <w:rFonts w:cstheme="minorHAnsi"/>
          <w:color w:val="000000"/>
          <w:szCs w:val="24"/>
        </w:rPr>
        <w:tab/>
      </w:r>
      <w:r>
        <w:rPr>
          <w:rFonts w:cstheme="minorHAnsi"/>
          <w:color w:val="000000"/>
          <w:szCs w:val="24"/>
        </w:rPr>
        <w:tab/>
        <w:t>nosc_____  e_____vocem</w:t>
      </w:r>
    </w:p>
    <w:p w14:paraId="0CEF4C88" w14:textId="77777777" w:rsidR="008758E5" w:rsidRDefault="008758E5">
      <w:pPr>
        <w:pStyle w:val="NoSpacing"/>
        <w:keepLines/>
        <w:numPr>
          <w:ilvl w:val="0"/>
          <w:numId w:val="50"/>
        </w:numPr>
        <w:rPr>
          <w:rFonts w:cstheme="minorHAnsi"/>
          <w:color w:val="000000"/>
          <w:szCs w:val="24"/>
        </w:rPr>
      </w:pPr>
      <w:r w:rsidRPr="00834018">
        <w:rPr>
          <w:rFonts w:cstheme="minorHAnsi"/>
          <w:color w:val="000000"/>
          <w:szCs w:val="24"/>
        </w:rPr>
        <w:t>s</w:t>
      </w:r>
      <w:r>
        <w:rPr>
          <w:rFonts w:cstheme="minorHAnsi"/>
          <w:color w:val="000000"/>
          <w:szCs w:val="24"/>
        </w:rPr>
        <w:t>he often makes poems with words</w:t>
      </w:r>
      <w:r>
        <w:rPr>
          <w:rFonts w:cstheme="minorHAnsi"/>
          <w:color w:val="000000"/>
          <w:szCs w:val="24"/>
        </w:rPr>
        <w:tab/>
      </w:r>
      <w:r>
        <w:rPr>
          <w:rFonts w:cstheme="minorHAnsi"/>
          <w:color w:val="000000"/>
          <w:szCs w:val="24"/>
        </w:rPr>
        <w:tab/>
      </w:r>
      <w:r w:rsidRPr="00834018">
        <w:rPr>
          <w:rFonts w:cstheme="minorHAnsi"/>
          <w:color w:val="000000"/>
          <w:szCs w:val="24"/>
        </w:rPr>
        <w:t>saepe verb___ ______ facit</w:t>
      </w:r>
    </w:p>
    <w:p w14:paraId="5357A8B7" w14:textId="77777777" w:rsidR="008758E5" w:rsidRDefault="008758E5">
      <w:pPr>
        <w:pStyle w:val="NoSpacing"/>
        <w:keepLines/>
        <w:numPr>
          <w:ilvl w:val="0"/>
          <w:numId w:val="50"/>
        </w:numPr>
        <w:rPr>
          <w:rFonts w:cstheme="minorHAnsi"/>
          <w:color w:val="000000"/>
          <w:szCs w:val="24"/>
        </w:rPr>
      </w:pPr>
      <w:r>
        <w:rPr>
          <w:rFonts w:cstheme="minorHAnsi"/>
          <w:color w:val="000000"/>
          <w:szCs w:val="24"/>
        </w:rPr>
        <w:t>we deny that the boys are running</w:t>
      </w:r>
      <w:r>
        <w:rPr>
          <w:rFonts w:cstheme="minorHAnsi"/>
          <w:color w:val="000000"/>
          <w:szCs w:val="24"/>
        </w:rPr>
        <w:tab/>
      </w:r>
      <w:r>
        <w:rPr>
          <w:rFonts w:cstheme="minorHAnsi"/>
          <w:color w:val="000000"/>
          <w:szCs w:val="24"/>
        </w:rPr>
        <w:tab/>
        <w:t>puer_____  cur_____ negāmus</w:t>
      </w:r>
    </w:p>
    <w:p w14:paraId="64F04DDE" w14:textId="77777777" w:rsidR="008758E5" w:rsidRDefault="008758E5">
      <w:pPr>
        <w:pStyle w:val="NoSpacing"/>
        <w:keepLines/>
        <w:numPr>
          <w:ilvl w:val="0"/>
          <w:numId w:val="50"/>
        </w:numPr>
        <w:rPr>
          <w:rFonts w:cstheme="minorHAnsi"/>
          <w:color w:val="000000"/>
          <w:szCs w:val="24"/>
        </w:rPr>
      </w:pPr>
      <w:r w:rsidRPr="00834018">
        <w:rPr>
          <w:rFonts w:cstheme="minorHAnsi"/>
          <w:color w:val="000000"/>
          <w:szCs w:val="24"/>
        </w:rPr>
        <w:t>the shadow lies on the city</w:t>
      </w:r>
      <w:r>
        <w:rPr>
          <w:rFonts w:cstheme="minorHAnsi"/>
          <w:color w:val="000000"/>
          <w:szCs w:val="24"/>
        </w:rPr>
        <w:tab/>
      </w:r>
      <w:r>
        <w:rPr>
          <w:rFonts w:cstheme="minorHAnsi"/>
          <w:color w:val="000000"/>
          <w:szCs w:val="24"/>
        </w:rPr>
        <w:tab/>
      </w:r>
      <w:r>
        <w:rPr>
          <w:rFonts w:cstheme="minorHAnsi"/>
          <w:color w:val="000000"/>
          <w:szCs w:val="24"/>
        </w:rPr>
        <w:tab/>
      </w:r>
      <w:r w:rsidRPr="00834018">
        <w:rPr>
          <w:rFonts w:cstheme="minorHAnsi"/>
          <w:color w:val="000000"/>
          <w:szCs w:val="24"/>
        </w:rPr>
        <w:t>umbr</w:t>
      </w:r>
      <w:r>
        <w:rPr>
          <w:rFonts w:cstheme="minorHAnsi"/>
          <w:color w:val="000000"/>
          <w:szCs w:val="24"/>
        </w:rPr>
        <w:t xml:space="preserve">_____ </w:t>
      </w:r>
      <w:r w:rsidRPr="00834018">
        <w:rPr>
          <w:rFonts w:cstheme="minorHAnsi"/>
          <w:color w:val="000000"/>
          <w:szCs w:val="24"/>
        </w:rPr>
        <w:t>in urb</w:t>
      </w:r>
      <w:r>
        <w:rPr>
          <w:rFonts w:cstheme="minorHAnsi"/>
          <w:color w:val="000000"/>
          <w:szCs w:val="24"/>
        </w:rPr>
        <w:t xml:space="preserve">_____ </w:t>
      </w:r>
      <w:r w:rsidRPr="00834018">
        <w:rPr>
          <w:rFonts w:cstheme="minorHAnsi"/>
          <w:color w:val="000000"/>
          <w:szCs w:val="24"/>
        </w:rPr>
        <w:t>iac</w:t>
      </w:r>
      <w:r>
        <w:rPr>
          <w:rFonts w:cstheme="minorHAnsi"/>
          <w:color w:val="000000"/>
          <w:szCs w:val="24"/>
        </w:rPr>
        <w:t>_____</w:t>
      </w:r>
    </w:p>
    <w:p w14:paraId="71E8323C" w14:textId="77777777" w:rsidR="008758E5" w:rsidRDefault="008758E5">
      <w:pPr>
        <w:pStyle w:val="NoSpacing"/>
        <w:keepLines/>
        <w:numPr>
          <w:ilvl w:val="0"/>
          <w:numId w:val="50"/>
        </w:numPr>
        <w:rPr>
          <w:rFonts w:cstheme="minorHAnsi"/>
          <w:color w:val="000000"/>
          <w:szCs w:val="24"/>
        </w:rPr>
      </w:pPr>
      <w:r w:rsidRPr="00834018">
        <w:rPr>
          <w:rFonts w:cstheme="minorHAnsi"/>
          <w:color w:val="000000"/>
          <w:szCs w:val="24"/>
        </w:rPr>
        <w:t>he was being led by the enemies</w:t>
      </w:r>
      <w:r>
        <w:rPr>
          <w:rFonts w:cstheme="minorHAnsi"/>
          <w:color w:val="000000"/>
          <w:szCs w:val="24"/>
        </w:rPr>
        <w:tab/>
      </w:r>
      <w:r>
        <w:rPr>
          <w:rFonts w:cstheme="minorHAnsi"/>
          <w:color w:val="000000"/>
          <w:szCs w:val="24"/>
        </w:rPr>
        <w:tab/>
      </w:r>
      <w:r w:rsidRPr="00834018">
        <w:rPr>
          <w:rFonts w:cstheme="minorHAnsi"/>
          <w:color w:val="000000"/>
          <w:szCs w:val="24"/>
        </w:rPr>
        <w:t>ducē</w:t>
      </w:r>
      <w:r>
        <w:rPr>
          <w:rFonts w:cstheme="minorHAnsi"/>
          <w:color w:val="000000"/>
          <w:szCs w:val="24"/>
        </w:rPr>
        <w:t xml:space="preserve">_____  _____ </w:t>
      </w:r>
      <w:r w:rsidRPr="00834018">
        <w:rPr>
          <w:rFonts w:cstheme="minorHAnsi"/>
          <w:color w:val="000000"/>
          <w:szCs w:val="24"/>
        </w:rPr>
        <w:t xml:space="preserve">hostibus </w:t>
      </w:r>
    </w:p>
    <w:p w14:paraId="73DC19E9" w14:textId="77777777" w:rsidR="008758E5" w:rsidRDefault="008758E5">
      <w:pPr>
        <w:pStyle w:val="NoSpacing"/>
        <w:keepLines/>
        <w:numPr>
          <w:ilvl w:val="0"/>
          <w:numId w:val="50"/>
        </w:numPr>
        <w:rPr>
          <w:rFonts w:cstheme="minorHAnsi"/>
          <w:color w:val="000000"/>
          <w:szCs w:val="24"/>
        </w:rPr>
      </w:pPr>
      <w:r w:rsidRPr="00254F3C">
        <w:rPr>
          <w:rFonts w:cstheme="minorHAnsi"/>
          <w:color w:val="000000"/>
          <w:szCs w:val="24"/>
        </w:rPr>
        <w:t>do the</w:t>
      </w:r>
      <w:r>
        <w:rPr>
          <w:rFonts w:cstheme="minorHAnsi"/>
          <w:color w:val="000000"/>
          <w:szCs w:val="24"/>
        </w:rPr>
        <w:t>y believe that the water moves?</w:t>
      </w:r>
      <w:r>
        <w:rPr>
          <w:rFonts w:cstheme="minorHAnsi"/>
          <w:color w:val="000000"/>
          <w:szCs w:val="24"/>
        </w:rPr>
        <w:tab/>
      </w:r>
      <w:r>
        <w:rPr>
          <w:rFonts w:cstheme="minorHAnsi"/>
          <w:color w:val="000000"/>
          <w:szCs w:val="24"/>
        </w:rPr>
        <w:tab/>
      </w:r>
      <w:r w:rsidRPr="00254F3C">
        <w:rPr>
          <w:rFonts w:cstheme="minorHAnsi"/>
          <w:color w:val="000000"/>
          <w:szCs w:val="24"/>
        </w:rPr>
        <w:t>illī aquam mov_____ cred______?</w:t>
      </w:r>
    </w:p>
    <w:p w14:paraId="5DDAF20F" w14:textId="1EC9A03F" w:rsidR="008758E5" w:rsidRPr="00834018" w:rsidRDefault="008758E5">
      <w:pPr>
        <w:pStyle w:val="NoSpacing"/>
        <w:keepLines/>
        <w:numPr>
          <w:ilvl w:val="0"/>
          <w:numId w:val="50"/>
        </w:numPr>
        <w:rPr>
          <w:rFonts w:cstheme="minorHAnsi"/>
          <w:color w:val="000000"/>
          <w:szCs w:val="24"/>
        </w:rPr>
      </w:pPr>
      <w:r>
        <w:rPr>
          <w:rFonts w:cstheme="minorHAnsi"/>
          <w:color w:val="000000"/>
          <w:szCs w:val="24"/>
        </w:rPr>
        <w:t xml:space="preserve">the citizens know they are </w:t>
      </w:r>
      <w:r w:rsidR="00E67B39">
        <w:rPr>
          <w:rFonts w:cstheme="minorHAnsi"/>
          <w:color w:val="000000"/>
          <w:szCs w:val="24"/>
        </w:rPr>
        <w:t>escaping</w:t>
      </w:r>
      <w:r>
        <w:rPr>
          <w:rFonts w:cstheme="minorHAnsi"/>
          <w:color w:val="000000"/>
          <w:szCs w:val="24"/>
        </w:rPr>
        <w:tab/>
      </w:r>
      <w:r>
        <w:rPr>
          <w:rFonts w:cstheme="minorHAnsi"/>
          <w:color w:val="000000"/>
          <w:szCs w:val="24"/>
        </w:rPr>
        <w:tab/>
        <w:t>civēs s</w:t>
      </w:r>
      <w:r w:rsidRPr="00254F3C">
        <w:rPr>
          <w:rFonts w:cstheme="minorHAnsi"/>
          <w:color w:val="000000"/>
          <w:szCs w:val="24"/>
        </w:rPr>
        <w:t>_____</w:t>
      </w:r>
      <w:r>
        <w:rPr>
          <w:rFonts w:cstheme="minorHAnsi"/>
          <w:color w:val="000000"/>
          <w:szCs w:val="24"/>
        </w:rPr>
        <w:t xml:space="preserve"> </w:t>
      </w:r>
      <w:r w:rsidR="00E67B39">
        <w:rPr>
          <w:rFonts w:cstheme="minorHAnsi"/>
          <w:color w:val="000000"/>
          <w:szCs w:val="24"/>
        </w:rPr>
        <w:t>fug</w:t>
      </w:r>
      <w:r w:rsidRPr="00254F3C">
        <w:rPr>
          <w:rFonts w:cstheme="minorHAnsi"/>
          <w:color w:val="000000"/>
          <w:szCs w:val="24"/>
        </w:rPr>
        <w:t>_____</w:t>
      </w:r>
      <w:r>
        <w:rPr>
          <w:rFonts w:cstheme="minorHAnsi"/>
          <w:color w:val="000000"/>
          <w:szCs w:val="24"/>
        </w:rPr>
        <w:t xml:space="preserve"> sciunt</w:t>
      </w:r>
    </w:p>
    <w:p w14:paraId="33851160" w14:textId="77777777" w:rsidR="008758E5" w:rsidRPr="00254F3C" w:rsidRDefault="008758E5" w:rsidP="00CD2394">
      <w:pPr>
        <w:pStyle w:val="NoSpacing"/>
        <w:keepLines/>
        <w:rPr>
          <w:rFonts w:cstheme="minorHAnsi"/>
          <w:color w:val="000000"/>
          <w:szCs w:val="24"/>
        </w:rPr>
      </w:pPr>
    </w:p>
    <w:p w14:paraId="12F8673F" w14:textId="77777777" w:rsidR="008758E5" w:rsidRPr="00927D8E" w:rsidRDefault="008758E5" w:rsidP="00CD2394">
      <w:pPr>
        <w:pStyle w:val="NoSpacing"/>
        <w:keepLines/>
        <w:rPr>
          <w:rFonts w:cstheme="minorHAnsi"/>
          <w:color w:val="000000"/>
          <w:szCs w:val="24"/>
        </w:rPr>
      </w:pPr>
    </w:p>
    <w:p w14:paraId="5E9D876B" w14:textId="2C0E78B9" w:rsidR="008758E5" w:rsidRPr="00927D8E" w:rsidRDefault="008758E5" w:rsidP="00CD2394">
      <w:pPr>
        <w:pStyle w:val="Heading2"/>
        <w:rPr>
          <w:rFonts w:cstheme="minorHAnsi"/>
          <w:color w:val="000000"/>
        </w:rPr>
      </w:pPr>
      <w:bookmarkStart w:id="67" w:name="_Toc158985005"/>
      <w:r>
        <w:rPr>
          <w:rStyle w:val="Heading3Char"/>
        </w:rPr>
        <w:t>Chapter 1</w:t>
      </w:r>
      <w:r w:rsidR="00B25893">
        <w:rPr>
          <w:rStyle w:val="Heading3Char"/>
        </w:rPr>
        <w:t>2</w:t>
      </w:r>
      <w:r>
        <w:rPr>
          <w:rStyle w:val="Heading3Char"/>
        </w:rPr>
        <w:t xml:space="preserve"> Translations</w:t>
      </w:r>
      <w:bookmarkEnd w:id="67"/>
    </w:p>
    <w:p w14:paraId="5C61022A" w14:textId="77777777" w:rsidR="008758E5" w:rsidRPr="00927D8E" w:rsidRDefault="008758E5" w:rsidP="00CD2394">
      <w:pPr>
        <w:pStyle w:val="NoSpacing"/>
        <w:keepLines/>
        <w:rPr>
          <w:rFonts w:cstheme="minorHAnsi"/>
          <w:color w:val="000000"/>
          <w:szCs w:val="24"/>
        </w:rPr>
      </w:pPr>
    </w:p>
    <w:p w14:paraId="109CED7C" w14:textId="5C0073F0" w:rsidR="008758E5" w:rsidRPr="00927D8E" w:rsidRDefault="008758E5">
      <w:pPr>
        <w:pStyle w:val="NoSpacing"/>
        <w:keepLines/>
        <w:numPr>
          <w:ilvl w:val="0"/>
          <w:numId w:val="79"/>
        </w:numPr>
        <w:rPr>
          <w:rFonts w:cstheme="minorHAnsi"/>
          <w:color w:val="000000"/>
          <w:szCs w:val="24"/>
        </w:rPr>
      </w:pPr>
      <w:r w:rsidRPr="00927D8E">
        <w:rPr>
          <w:rFonts w:cstheme="minorHAnsi"/>
          <w:color w:val="000000"/>
          <w:szCs w:val="24"/>
        </w:rPr>
        <w:t xml:space="preserve">sanguis illōrum </w:t>
      </w:r>
      <w:r>
        <w:rPr>
          <w:rFonts w:cstheme="minorHAnsi"/>
          <w:color w:val="000000"/>
          <w:szCs w:val="24"/>
        </w:rPr>
        <w:t>civium</w:t>
      </w:r>
      <w:r w:rsidRPr="00927D8E">
        <w:rPr>
          <w:rFonts w:cstheme="minorHAnsi"/>
          <w:color w:val="000000"/>
          <w:szCs w:val="24"/>
        </w:rPr>
        <w:t xml:space="preserve"> </w:t>
      </w:r>
      <w:r>
        <w:rPr>
          <w:rFonts w:cstheme="minorHAnsi"/>
          <w:color w:val="000000"/>
          <w:szCs w:val="24"/>
        </w:rPr>
        <w:t xml:space="preserve">saevīs </w:t>
      </w:r>
      <w:r w:rsidRPr="00927D8E">
        <w:rPr>
          <w:rFonts w:cstheme="minorHAnsi"/>
          <w:color w:val="000000"/>
          <w:szCs w:val="24"/>
        </w:rPr>
        <w:t>oc</w:t>
      </w:r>
      <w:r>
        <w:rPr>
          <w:rFonts w:cstheme="minorHAnsi"/>
          <w:color w:val="000000"/>
          <w:szCs w:val="24"/>
        </w:rPr>
        <w:t>ulīs per urbem vidēbatur</w:t>
      </w:r>
    </w:p>
    <w:p w14:paraId="6F4F7AEC" w14:textId="77777777" w:rsidR="008758E5" w:rsidRPr="00927D8E" w:rsidRDefault="008758E5" w:rsidP="009A3AE0">
      <w:pPr>
        <w:pStyle w:val="NoSpacing"/>
        <w:keepLines/>
        <w:rPr>
          <w:rFonts w:cstheme="minorHAnsi"/>
          <w:color w:val="000000"/>
          <w:szCs w:val="24"/>
        </w:rPr>
      </w:pPr>
    </w:p>
    <w:p w14:paraId="572B9782" w14:textId="3ADE5F29" w:rsidR="008758E5" w:rsidRPr="00927D8E" w:rsidRDefault="008758E5">
      <w:pPr>
        <w:pStyle w:val="NoSpacing"/>
        <w:keepLines/>
        <w:numPr>
          <w:ilvl w:val="0"/>
          <w:numId w:val="79"/>
        </w:numPr>
        <w:rPr>
          <w:rFonts w:cstheme="minorHAnsi"/>
          <w:color w:val="000000"/>
          <w:szCs w:val="24"/>
        </w:rPr>
      </w:pPr>
      <w:r w:rsidRPr="00927D8E">
        <w:rPr>
          <w:rFonts w:cstheme="minorHAnsi"/>
          <w:color w:val="000000"/>
          <w:szCs w:val="24"/>
        </w:rPr>
        <w:t>m</w:t>
      </w:r>
      <w:r>
        <w:rPr>
          <w:rFonts w:cstheme="minorHAnsi"/>
          <w:color w:val="000000"/>
          <w:szCs w:val="24"/>
        </w:rPr>
        <w:t>ā</w:t>
      </w:r>
      <w:r w:rsidRPr="00927D8E">
        <w:rPr>
          <w:rFonts w:cstheme="minorHAnsi"/>
          <w:color w:val="000000"/>
          <w:szCs w:val="24"/>
        </w:rPr>
        <w:t>ter videt</w:t>
      </w:r>
      <w:r>
        <w:rPr>
          <w:rFonts w:cstheme="minorHAnsi"/>
          <w:color w:val="000000"/>
          <w:szCs w:val="24"/>
        </w:rPr>
        <w:t xml:space="preserve"> līberōs</w:t>
      </w:r>
      <w:r w:rsidRPr="00927D8E">
        <w:rPr>
          <w:rFonts w:cstheme="minorHAnsi"/>
          <w:color w:val="000000"/>
          <w:szCs w:val="24"/>
        </w:rPr>
        <w:t xml:space="preserve"> puerōs puellāsque </w:t>
      </w:r>
      <w:r w:rsidR="00E67B39">
        <w:rPr>
          <w:rFonts w:cstheme="minorHAnsi"/>
          <w:color w:val="000000"/>
          <w:szCs w:val="24"/>
        </w:rPr>
        <w:t>in</w:t>
      </w:r>
      <w:r w:rsidRPr="00927D8E">
        <w:rPr>
          <w:rFonts w:cstheme="minorHAnsi"/>
          <w:color w:val="000000"/>
          <w:szCs w:val="24"/>
        </w:rPr>
        <w:t xml:space="preserve"> silvā</w:t>
      </w:r>
      <w:r w:rsidR="00E67B39">
        <w:rPr>
          <w:rFonts w:cstheme="minorHAnsi"/>
          <w:color w:val="000000"/>
          <w:szCs w:val="24"/>
        </w:rPr>
        <w:t>m</w:t>
      </w:r>
      <w:r w:rsidRPr="00927D8E">
        <w:rPr>
          <w:rFonts w:cstheme="minorHAnsi"/>
          <w:color w:val="000000"/>
          <w:szCs w:val="24"/>
        </w:rPr>
        <w:t xml:space="preserve"> </w:t>
      </w:r>
      <w:r w:rsidR="00E67B39">
        <w:rPr>
          <w:rFonts w:cstheme="minorHAnsi"/>
          <w:szCs w:val="24"/>
        </w:rPr>
        <w:t>fugere</w:t>
      </w:r>
    </w:p>
    <w:p w14:paraId="3E604618" w14:textId="77777777" w:rsidR="008758E5" w:rsidRPr="00927D8E" w:rsidRDefault="008758E5" w:rsidP="009A3AE0">
      <w:pPr>
        <w:pStyle w:val="NoSpacing"/>
        <w:keepLines/>
        <w:rPr>
          <w:rFonts w:cstheme="minorHAnsi"/>
          <w:color w:val="000000"/>
          <w:szCs w:val="24"/>
        </w:rPr>
      </w:pPr>
    </w:p>
    <w:p w14:paraId="0E6DE7D4" w14:textId="359B3956" w:rsidR="008758E5" w:rsidRPr="00927D8E" w:rsidRDefault="008758E5">
      <w:pPr>
        <w:pStyle w:val="NoSpacing"/>
        <w:keepLines/>
        <w:numPr>
          <w:ilvl w:val="0"/>
          <w:numId w:val="79"/>
        </w:numPr>
        <w:rPr>
          <w:rFonts w:cstheme="minorHAnsi"/>
          <w:color w:val="000000"/>
          <w:szCs w:val="24"/>
        </w:rPr>
      </w:pPr>
      <w:r>
        <w:rPr>
          <w:rFonts w:cstheme="minorHAnsi"/>
          <w:color w:val="000000"/>
          <w:szCs w:val="24"/>
        </w:rPr>
        <w:t>deinde miser iam dīxit hostēs arma rapere</w:t>
      </w:r>
    </w:p>
    <w:p w14:paraId="29637314" w14:textId="77777777" w:rsidR="008758E5" w:rsidRPr="00927D8E" w:rsidRDefault="008758E5" w:rsidP="009A3AE0">
      <w:pPr>
        <w:pStyle w:val="NoSpacing"/>
        <w:keepLines/>
        <w:rPr>
          <w:rFonts w:cstheme="minorHAnsi"/>
          <w:color w:val="000000"/>
          <w:szCs w:val="24"/>
        </w:rPr>
      </w:pPr>
    </w:p>
    <w:p w14:paraId="67428F8B" w14:textId="1EF3565C" w:rsidR="008758E5" w:rsidRPr="00927D8E" w:rsidRDefault="008758E5">
      <w:pPr>
        <w:pStyle w:val="NoSpacing"/>
        <w:keepLines/>
        <w:numPr>
          <w:ilvl w:val="0"/>
          <w:numId w:val="79"/>
        </w:numPr>
        <w:rPr>
          <w:rFonts w:cstheme="minorHAnsi"/>
          <w:color w:val="000000"/>
          <w:szCs w:val="24"/>
        </w:rPr>
      </w:pPr>
      <w:r w:rsidRPr="00927D8E">
        <w:rPr>
          <w:rFonts w:cstheme="minorHAnsi"/>
          <w:color w:val="000000"/>
          <w:szCs w:val="24"/>
        </w:rPr>
        <w:t xml:space="preserve">iuvāre nōs </w:t>
      </w:r>
      <w:r>
        <w:rPr>
          <w:rFonts w:cstheme="minorHAnsi"/>
          <w:color w:val="000000"/>
          <w:szCs w:val="24"/>
        </w:rPr>
        <w:t xml:space="preserve">fama sine virtūte </w:t>
      </w:r>
      <w:r w:rsidRPr="00927D8E">
        <w:rPr>
          <w:rFonts w:cstheme="minorHAnsi"/>
          <w:color w:val="000000"/>
          <w:szCs w:val="24"/>
        </w:rPr>
        <w:t>potestne?</w:t>
      </w:r>
    </w:p>
    <w:p w14:paraId="7F89BA0F" w14:textId="77777777" w:rsidR="008758E5" w:rsidRPr="00927D8E" w:rsidRDefault="008758E5" w:rsidP="009A3AE0">
      <w:pPr>
        <w:pStyle w:val="NoSpacing"/>
        <w:keepLines/>
        <w:rPr>
          <w:rFonts w:cstheme="minorHAnsi"/>
          <w:color w:val="000000"/>
          <w:szCs w:val="24"/>
        </w:rPr>
      </w:pPr>
    </w:p>
    <w:p w14:paraId="61B3C73C" w14:textId="7844D126" w:rsidR="008758E5" w:rsidRPr="00927D8E" w:rsidRDefault="008758E5">
      <w:pPr>
        <w:pStyle w:val="NoSpacing"/>
        <w:keepLines/>
        <w:numPr>
          <w:ilvl w:val="0"/>
          <w:numId w:val="79"/>
        </w:numPr>
        <w:rPr>
          <w:rFonts w:cstheme="minorHAnsi"/>
          <w:color w:val="000000"/>
          <w:szCs w:val="24"/>
        </w:rPr>
      </w:pPr>
      <w:r>
        <w:rPr>
          <w:rFonts w:cstheme="minorHAnsi"/>
          <w:color w:val="000000"/>
          <w:szCs w:val="24"/>
        </w:rPr>
        <w:t>ego mē servō;</w:t>
      </w:r>
      <w:r w:rsidRPr="00927D8E">
        <w:rPr>
          <w:rFonts w:cstheme="minorHAnsi"/>
          <w:color w:val="000000"/>
          <w:szCs w:val="24"/>
        </w:rPr>
        <w:t xml:space="preserve"> </w:t>
      </w:r>
      <w:r>
        <w:rPr>
          <w:rFonts w:cstheme="minorHAnsi"/>
          <w:color w:val="000000"/>
          <w:szCs w:val="24"/>
        </w:rPr>
        <w:t>tu tē servās; dominus sē servat</w:t>
      </w:r>
    </w:p>
    <w:p w14:paraId="48EF3751" w14:textId="77777777" w:rsidR="008758E5" w:rsidRPr="00927D8E" w:rsidRDefault="008758E5" w:rsidP="009A3AE0">
      <w:pPr>
        <w:pStyle w:val="NoSpacing"/>
        <w:keepLines/>
        <w:rPr>
          <w:rFonts w:cstheme="minorHAnsi"/>
          <w:color w:val="000000"/>
          <w:szCs w:val="24"/>
        </w:rPr>
      </w:pPr>
    </w:p>
    <w:p w14:paraId="1C29F532" w14:textId="031894D2" w:rsidR="008758E5" w:rsidRPr="00927D8E" w:rsidRDefault="008758E5">
      <w:pPr>
        <w:pStyle w:val="NoSpacing"/>
        <w:keepLines/>
        <w:numPr>
          <w:ilvl w:val="0"/>
          <w:numId w:val="79"/>
        </w:numPr>
        <w:rPr>
          <w:rFonts w:cstheme="minorHAnsi"/>
          <w:color w:val="000000"/>
          <w:szCs w:val="24"/>
        </w:rPr>
      </w:pPr>
      <w:r>
        <w:rPr>
          <w:rFonts w:cstheme="minorHAnsi"/>
          <w:color w:val="000000"/>
          <w:szCs w:val="24"/>
        </w:rPr>
        <w:t xml:space="preserve">duō regēs sē pacem tenēre posse putāvērunt nec amicōrum ratiōnibus </w:t>
      </w:r>
      <w:r w:rsidRPr="0005084D">
        <w:rPr>
          <w:rFonts w:cstheme="minorHAnsi"/>
          <w:color w:val="000000"/>
          <w:szCs w:val="24"/>
        </w:rPr>
        <w:t>credidērunt</w:t>
      </w:r>
      <w:r>
        <w:rPr>
          <w:rFonts w:cstheme="minorHAnsi"/>
          <w:color w:val="000000"/>
          <w:szCs w:val="24"/>
        </w:rPr>
        <w:t xml:space="preserve"> </w:t>
      </w:r>
    </w:p>
    <w:p w14:paraId="10B03FAE" w14:textId="77777777" w:rsidR="008758E5" w:rsidRPr="00927D8E" w:rsidRDefault="008758E5" w:rsidP="009A3AE0">
      <w:pPr>
        <w:pStyle w:val="NoSpacing"/>
        <w:keepLines/>
        <w:rPr>
          <w:rFonts w:cstheme="minorHAnsi"/>
          <w:color w:val="000000"/>
          <w:szCs w:val="24"/>
        </w:rPr>
      </w:pPr>
    </w:p>
    <w:p w14:paraId="5487B8BF" w14:textId="6111F30F" w:rsidR="008758E5" w:rsidRPr="00927D8E" w:rsidRDefault="008758E5">
      <w:pPr>
        <w:pStyle w:val="NoSpacing"/>
        <w:keepLines/>
        <w:numPr>
          <w:ilvl w:val="0"/>
          <w:numId w:val="79"/>
        </w:numPr>
        <w:rPr>
          <w:rFonts w:cstheme="minorHAnsi"/>
          <w:color w:val="000000"/>
          <w:szCs w:val="24"/>
        </w:rPr>
      </w:pPr>
      <w:r>
        <w:rPr>
          <w:rFonts w:cstheme="minorHAnsi"/>
          <w:color w:val="000000"/>
          <w:szCs w:val="24"/>
        </w:rPr>
        <w:t>iuvenis sē in agrīs iacere dicēbat</w:t>
      </w:r>
      <w:r w:rsidRPr="00927D8E">
        <w:rPr>
          <w:rFonts w:cstheme="minorHAnsi"/>
          <w:color w:val="000000"/>
          <w:szCs w:val="24"/>
        </w:rPr>
        <w:t xml:space="preserve"> s</w:t>
      </w:r>
      <w:r>
        <w:rPr>
          <w:rFonts w:cstheme="minorHAnsi"/>
          <w:color w:val="000000"/>
          <w:szCs w:val="24"/>
        </w:rPr>
        <w:t>ed multī eum in litōre vidēbant</w:t>
      </w:r>
    </w:p>
    <w:p w14:paraId="75C75C9D" w14:textId="77777777" w:rsidR="008758E5" w:rsidRPr="00927D8E" w:rsidRDefault="008758E5" w:rsidP="009A3AE0">
      <w:pPr>
        <w:pStyle w:val="NoSpacing"/>
        <w:keepLines/>
        <w:rPr>
          <w:rFonts w:cstheme="minorHAnsi"/>
          <w:color w:val="000000"/>
          <w:szCs w:val="24"/>
        </w:rPr>
      </w:pPr>
    </w:p>
    <w:p w14:paraId="7C38DC15" w14:textId="08A67E31" w:rsidR="008758E5" w:rsidRPr="00927D8E" w:rsidRDefault="008758E5">
      <w:pPr>
        <w:pStyle w:val="NoSpacing"/>
        <w:keepLines/>
        <w:numPr>
          <w:ilvl w:val="0"/>
          <w:numId w:val="79"/>
        </w:numPr>
        <w:rPr>
          <w:rFonts w:cstheme="minorHAnsi"/>
          <w:color w:val="000000"/>
          <w:szCs w:val="24"/>
        </w:rPr>
      </w:pPr>
      <w:r w:rsidRPr="00927D8E">
        <w:rPr>
          <w:rFonts w:cstheme="minorHAnsi"/>
          <w:color w:val="000000"/>
          <w:szCs w:val="24"/>
        </w:rPr>
        <w:t>iuvāte m</w:t>
      </w:r>
      <w:r>
        <w:rPr>
          <w:rFonts w:cstheme="minorHAnsi"/>
          <w:color w:val="000000"/>
          <w:szCs w:val="24"/>
        </w:rPr>
        <w:t>ē, nam vocēs aut carminum verba nōn audiō</w:t>
      </w:r>
    </w:p>
    <w:p w14:paraId="2C6004F2" w14:textId="77777777" w:rsidR="008758E5" w:rsidRPr="00927D8E" w:rsidRDefault="008758E5" w:rsidP="009A3AE0">
      <w:pPr>
        <w:pStyle w:val="NoSpacing"/>
        <w:keepLines/>
        <w:rPr>
          <w:rFonts w:cstheme="minorHAnsi"/>
          <w:color w:val="000000"/>
          <w:szCs w:val="24"/>
        </w:rPr>
      </w:pPr>
    </w:p>
    <w:p w14:paraId="0EDA64F3" w14:textId="7643CBF4" w:rsidR="009A3AE0" w:rsidRDefault="008758E5">
      <w:pPr>
        <w:pStyle w:val="NoSpacing"/>
        <w:keepLines/>
        <w:numPr>
          <w:ilvl w:val="0"/>
          <w:numId w:val="79"/>
        </w:numPr>
        <w:rPr>
          <w:rFonts w:cstheme="minorHAnsi"/>
          <w:color w:val="000000"/>
          <w:szCs w:val="24"/>
        </w:rPr>
      </w:pPr>
      <w:r w:rsidRPr="00927D8E">
        <w:rPr>
          <w:rFonts w:cstheme="minorHAnsi"/>
          <w:color w:val="000000"/>
          <w:szCs w:val="24"/>
        </w:rPr>
        <w:t>cognoscimus</w:t>
      </w:r>
      <w:r>
        <w:rPr>
          <w:rFonts w:cstheme="minorHAnsi"/>
          <w:color w:val="000000"/>
          <w:szCs w:val="24"/>
        </w:rPr>
        <w:t xml:space="preserve"> nōs vincere istud regnum posse;</w:t>
      </w:r>
      <w:r w:rsidRPr="00927D8E">
        <w:rPr>
          <w:rFonts w:cstheme="minorHAnsi"/>
          <w:color w:val="000000"/>
          <w:szCs w:val="24"/>
        </w:rPr>
        <w:t xml:space="preserve"> sub montibus in terram</w:t>
      </w:r>
      <w:r>
        <w:rPr>
          <w:rFonts w:cstheme="minorHAnsi"/>
          <w:color w:val="000000"/>
          <w:szCs w:val="24"/>
        </w:rPr>
        <w:t xml:space="preserve"> ambulāte et illam urbem petite</w:t>
      </w:r>
    </w:p>
    <w:p w14:paraId="49A41360" w14:textId="77777777" w:rsidR="009A3AE0" w:rsidRDefault="009A3AE0" w:rsidP="009A3AE0">
      <w:pPr>
        <w:pStyle w:val="NoSpacing"/>
        <w:keepLines/>
        <w:rPr>
          <w:rFonts w:cstheme="minorHAnsi"/>
          <w:color w:val="000000"/>
          <w:szCs w:val="24"/>
        </w:rPr>
      </w:pPr>
    </w:p>
    <w:p w14:paraId="278B83ED" w14:textId="6B5F7F50" w:rsidR="008758E5" w:rsidRDefault="008758E5">
      <w:pPr>
        <w:pStyle w:val="NoSpacing"/>
        <w:keepLines/>
        <w:numPr>
          <w:ilvl w:val="0"/>
          <w:numId w:val="79"/>
        </w:numPr>
        <w:rPr>
          <w:rFonts w:cstheme="minorHAnsi"/>
          <w:color w:val="000000"/>
          <w:szCs w:val="24"/>
        </w:rPr>
      </w:pPr>
      <w:r w:rsidRPr="00927D8E">
        <w:rPr>
          <w:rFonts w:cstheme="minorHAnsi"/>
          <w:color w:val="000000"/>
          <w:szCs w:val="24"/>
        </w:rPr>
        <w:t>negavērunt</w:t>
      </w:r>
      <w:r>
        <w:rPr>
          <w:rFonts w:cstheme="minorHAnsi"/>
          <w:color w:val="000000"/>
          <w:szCs w:val="24"/>
        </w:rPr>
        <w:t xml:space="preserve"> sē viām tenēre, et pacis causā eām </w:t>
      </w:r>
      <w:commentRangeStart w:id="68"/>
      <w:r>
        <w:rPr>
          <w:rFonts w:cstheme="minorHAnsi"/>
          <w:color w:val="000000"/>
          <w:szCs w:val="24"/>
        </w:rPr>
        <w:t>cēpimus</w:t>
      </w:r>
      <w:commentRangeEnd w:id="68"/>
      <w:r w:rsidR="008113D8">
        <w:rPr>
          <w:rStyle w:val="CommentReference"/>
          <w:rFonts w:cstheme="minorHAnsi"/>
          <w:color w:val="000000"/>
          <w:sz w:val="22"/>
          <w:szCs w:val="24"/>
        </w:rPr>
        <w:commentReference w:id="68"/>
      </w:r>
    </w:p>
    <w:p w14:paraId="2EB904AA" w14:textId="77777777" w:rsidR="009A3AE0" w:rsidRDefault="009A3AE0" w:rsidP="009A3AE0">
      <w:pPr>
        <w:pStyle w:val="NoSpacing"/>
        <w:keepLines/>
        <w:rPr>
          <w:rFonts w:cstheme="minorHAnsi"/>
          <w:color w:val="000000"/>
          <w:szCs w:val="24"/>
        </w:rPr>
      </w:pPr>
    </w:p>
    <w:p w14:paraId="2E50ED25" w14:textId="77777777" w:rsidR="008758E5" w:rsidRPr="00927D8E" w:rsidRDefault="008758E5" w:rsidP="00CD2394">
      <w:pPr>
        <w:pStyle w:val="NoSpacing"/>
        <w:keepLines/>
        <w:rPr>
          <w:rFonts w:cstheme="minorHAnsi"/>
          <w:color w:val="000000"/>
          <w:szCs w:val="24"/>
        </w:rPr>
      </w:pPr>
    </w:p>
    <w:p w14:paraId="71A67A4E" w14:textId="47B2B529" w:rsidR="008758E5" w:rsidRPr="00415EB7" w:rsidRDefault="008758E5" w:rsidP="00CD2394">
      <w:pPr>
        <w:pStyle w:val="Heading2"/>
      </w:pPr>
      <w:bookmarkStart w:id="69" w:name="_Toc158985006"/>
      <w:r w:rsidRPr="00415EB7">
        <w:t>Chapter 1</w:t>
      </w:r>
      <w:r w:rsidR="00B25893">
        <w:t>2</w:t>
      </w:r>
      <w:r w:rsidRPr="00415EB7">
        <w:t xml:space="preserve"> Vocabulary</w:t>
      </w:r>
      <w:bookmarkEnd w:id="69"/>
    </w:p>
    <w:tbl>
      <w:tblPr>
        <w:tblW w:w="9076" w:type="dxa"/>
        <w:tblInd w:w="-10" w:type="dxa"/>
        <w:tblLayout w:type="fixed"/>
        <w:tblCellMar>
          <w:left w:w="0" w:type="dxa"/>
          <w:right w:w="0" w:type="dxa"/>
        </w:tblCellMar>
        <w:tblLook w:val="0000" w:firstRow="0" w:lastRow="0" w:firstColumn="0" w:lastColumn="0" w:noHBand="0" w:noVBand="0"/>
      </w:tblPr>
      <w:tblGrid>
        <w:gridCol w:w="4538"/>
        <w:gridCol w:w="4538"/>
      </w:tblGrid>
      <w:tr w:rsidR="0050191B" w:rsidRPr="00927D8E" w14:paraId="748386EC" w14:textId="77777777" w:rsidTr="008F51C6">
        <w:trPr>
          <w:trHeight w:val="57"/>
        </w:trPr>
        <w:tc>
          <w:tcPr>
            <w:tcW w:w="907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A859A3" w14:textId="70B1458D" w:rsidR="0050191B" w:rsidRPr="0050191B" w:rsidRDefault="0050191B" w:rsidP="00CD2394">
            <w:pPr>
              <w:pStyle w:val="NoSpacing"/>
              <w:keepLines/>
              <w:rPr>
                <w:rFonts w:cstheme="minorHAnsi"/>
                <w:b/>
                <w:szCs w:val="24"/>
              </w:rPr>
            </w:pPr>
            <w:r w:rsidRPr="0050191B">
              <w:rPr>
                <w:rFonts w:cstheme="minorHAnsi"/>
                <w:b/>
                <w:color w:val="000000"/>
                <w:szCs w:val="24"/>
              </w:rPr>
              <w:t>Nouns</w:t>
            </w:r>
          </w:p>
        </w:tc>
      </w:tr>
      <w:tr w:rsidR="008758E5" w:rsidRPr="00927D8E" w14:paraId="1423DEC5" w14:textId="77777777" w:rsidTr="008758E5">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DBFB3A" w14:textId="72A7298A" w:rsidR="008758E5" w:rsidRPr="00927D8E" w:rsidRDefault="008758E5" w:rsidP="00CD2394">
            <w:pPr>
              <w:pStyle w:val="NoSpacing"/>
              <w:keepLines/>
              <w:rPr>
                <w:rFonts w:cstheme="minorHAnsi"/>
                <w:color w:val="000000"/>
                <w:szCs w:val="24"/>
              </w:rPr>
            </w:pPr>
            <w:r w:rsidRPr="00927D8E">
              <w:rPr>
                <w:rFonts w:cstheme="minorHAnsi"/>
                <w:color w:val="000000"/>
                <w:szCs w:val="24"/>
              </w:rPr>
              <w:t>vōx</w:t>
            </w:r>
            <w:r w:rsidR="009D7C42">
              <w:rPr>
                <w:rFonts w:cstheme="minorHAnsi"/>
                <w:color w:val="000000"/>
                <w:szCs w:val="24"/>
              </w:rPr>
              <w:t>,</w:t>
            </w:r>
            <w:r w:rsidRPr="00927D8E">
              <w:rPr>
                <w:rFonts w:cstheme="minorHAnsi"/>
                <w:color w:val="000000"/>
                <w:szCs w:val="24"/>
              </w:rPr>
              <w:t xml:space="preserve"> vōcis f.</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641C4B3"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voice, utterance</w:t>
            </w:r>
          </w:p>
        </w:tc>
      </w:tr>
      <w:tr w:rsidR="008758E5" w:rsidRPr="00927D8E" w14:paraId="252F4A43" w14:textId="77777777" w:rsidTr="008758E5">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25F9F1" w14:textId="11F19A9B" w:rsidR="008758E5" w:rsidRPr="00927D8E" w:rsidRDefault="008758E5" w:rsidP="00CD2394">
            <w:pPr>
              <w:pStyle w:val="NoSpacing"/>
              <w:keepLines/>
              <w:rPr>
                <w:rFonts w:cstheme="minorHAnsi"/>
                <w:color w:val="000000"/>
                <w:szCs w:val="24"/>
              </w:rPr>
            </w:pPr>
            <w:r w:rsidRPr="00927D8E">
              <w:rPr>
                <w:rFonts w:cstheme="minorHAnsi"/>
                <w:color w:val="000000"/>
                <w:szCs w:val="24"/>
              </w:rPr>
              <w:t>ratiō</w:t>
            </w:r>
            <w:r w:rsidR="009D7C42">
              <w:rPr>
                <w:rFonts w:cstheme="minorHAnsi"/>
                <w:color w:val="000000"/>
                <w:szCs w:val="24"/>
              </w:rPr>
              <w:t>,</w:t>
            </w:r>
            <w:r w:rsidRPr="00927D8E">
              <w:rPr>
                <w:rFonts w:cstheme="minorHAnsi"/>
                <w:color w:val="000000"/>
                <w:szCs w:val="24"/>
              </w:rPr>
              <w:t xml:space="preserve"> ratiōnis f. </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F26C3E"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 xml:space="preserve">method, plan, reason    </w:t>
            </w:r>
          </w:p>
        </w:tc>
      </w:tr>
      <w:tr w:rsidR="008758E5" w:rsidRPr="00927D8E" w14:paraId="0F19599B" w14:textId="77777777" w:rsidTr="008758E5">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40A79C" w14:textId="7CC4EF5E" w:rsidR="008758E5" w:rsidRPr="00927D8E" w:rsidRDefault="008758E5" w:rsidP="00CD2394">
            <w:pPr>
              <w:pStyle w:val="NoSpacing"/>
              <w:keepLines/>
              <w:rPr>
                <w:rFonts w:cstheme="minorHAnsi"/>
                <w:color w:val="000000"/>
                <w:szCs w:val="24"/>
              </w:rPr>
            </w:pPr>
            <w:r w:rsidRPr="00927D8E">
              <w:rPr>
                <w:rFonts w:cstheme="minorHAnsi"/>
                <w:color w:val="000000"/>
                <w:szCs w:val="24"/>
              </w:rPr>
              <w:t>umbra</w:t>
            </w:r>
            <w:r w:rsidR="009D7C42">
              <w:rPr>
                <w:rFonts w:cstheme="minorHAnsi"/>
                <w:color w:val="000000"/>
                <w:szCs w:val="24"/>
              </w:rPr>
              <w:t>,</w:t>
            </w:r>
            <w:r w:rsidRPr="00927D8E">
              <w:rPr>
                <w:rFonts w:cstheme="minorHAnsi"/>
                <w:color w:val="000000"/>
                <w:szCs w:val="24"/>
              </w:rPr>
              <w:t xml:space="preserve"> umbrae f. </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56AD926"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shade, shadow</w:t>
            </w:r>
          </w:p>
        </w:tc>
      </w:tr>
      <w:tr w:rsidR="008758E5" w:rsidRPr="00927D8E" w14:paraId="232693C4" w14:textId="77777777" w:rsidTr="008758E5">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8F37C5" w14:textId="2A1FD8CB" w:rsidR="008758E5" w:rsidRPr="00927D8E" w:rsidRDefault="008758E5" w:rsidP="00CD2394">
            <w:pPr>
              <w:pStyle w:val="NoSpacing"/>
              <w:keepLines/>
              <w:rPr>
                <w:rFonts w:cstheme="minorHAnsi"/>
                <w:color w:val="000000"/>
                <w:szCs w:val="24"/>
              </w:rPr>
            </w:pPr>
            <w:r w:rsidRPr="00927D8E">
              <w:rPr>
                <w:rFonts w:cstheme="minorHAnsi"/>
                <w:color w:val="000000"/>
                <w:szCs w:val="24"/>
              </w:rPr>
              <w:t>ars</w:t>
            </w:r>
            <w:r w:rsidR="009D7C42">
              <w:rPr>
                <w:rFonts w:cstheme="minorHAnsi"/>
                <w:color w:val="000000"/>
                <w:szCs w:val="24"/>
              </w:rPr>
              <w:t>,</w:t>
            </w:r>
            <w:r w:rsidRPr="00927D8E">
              <w:rPr>
                <w:rFonts w:cstheme="minorHAnsi"/>
                <w:color w:val="000000"/>
                <w:szCs w:val="24"/>
              </w:rPr>
              <w:t xml:space="preserve"> artis f. </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5B5DB4"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 xml:space="preserve"> skill       </w:t>
            </w:r>
          </w:p>
        </w:tc>
      </w:tr>
      <w:tr w:rsidR="008758E5" w:rsidRPr="00927D8E" w14:paraId="43EDF9D7" w14:textId="77777777" w:rsidTr="008758E5">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FF83B9" w14:textId="22CCB01A" w:rsidR="008758E5" w:rsidRPr="00927D8E" w:rsidRDefault="008758E5" w:rsidP="00CD2394">
            <w:pPr>
              <w:pStyle w:val="NoSpacing"/>
              <w:keepLines/>
              <w:rPr>
                <w:rFonts w:cstheme="minorHAnsi"/>
                <w:color w:val="000000"/>
                <w:szCs w:val="24"/>
              </w:rPr>
            </w:pPr>
            <w:r w:rsidRPr="00927D8E">
              <w:rPr>
                <w:rFonts w:cstheme="minorHAnsi"/>
                <w:color w:val="000000"/>
                <w:szCs w:val="24"/>
              </w:rPr>
              <w:t>fāma</w:t>
            </w:r>
            <w:r w:rsidR="009D7C42">
              <w:rPr>
                <w:rFonts w:cstheme="minorHAnsi"/>
                <w:color w:val="000000"/>
                <w:szCs w:val="24"/>
              </w:rPr>
              <w:t>,</w:t>
            </w:r>
            <w:r w:rsidRPr="00927D8E">
              <w:rPr>
                <w:rFonts w:cstheme="minorHAnsi"/>
                <w:color w:val="000000"/>
                <w:szCs w:val="24"/>
              </w:rPr>
              <w:t xml:space="preserve"> famae f. </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A6D088D"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rumor, fame</w:t>
            </w:r>
          </w:p>
        </w:tc>
      </w:tr>
      <w:tr w:rsidR="0050191B" w:rsidRPr="00927D8E" w14:paraId="6C4F78AB" w14:textId="77777777" w:rsidTr="008F51C6">
        <w:trPr>
          <w:trHeight w:val="57"/>
        </w:trPr>
        <w:tc>
          <w:tcPr>
            <w:tcW w:w="9076"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6F3A6B7" w14:textId="3ADEC10F" w:rsidR="0050191B" w:rsidRPr="00927D8E" w:rsidRDefault="0050191B" w:rsidP="009D7C42">
            <w:pPr>
              <w:pStyle w:val="NoSpacing"/>
              <w:keepLines/>
              <w:rPr>
                <w:rFonts w:cstheme="minorHAnsi"/>
                <w:szCs w:val="24"/>
              </w:rPr>
            </w:pPr>
            <w:r w:rsidRPr="0050191B">
              <w:rPr>
                <w:rFonts w:cstheme="minorHAnsi"/>
                <w:b/>
                <w:color w:val="000000"/>
                <w:szCs w:val="24"/>
              </w:rPr>
              <w:t>Verbs</w:t>
            </w:r>
          </w:p>
        </w:tc>
      </w:tr>
      <w:tr w:rsidR="009D7C42" w:rsidRPr="00927D8E" w14:paraId="76347640" w14:textId="77777777" w:rsidTr="009D7C42">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D52F2F" w14:textId="77777777" w:rsidR="009D7C42" w:rsidRPr="00927D8E" w:rsidRDefault="009D7C42" w:rsidP="009D7C42">
            <w:pPr>
              <w:pStyle w:val="NoSpacing"/>
              <w:keepLines/>
              <w:rPr>
                <w:rFonts w:cstheme="minorHAnsi"/>
                <w:color w:val="000000"/>
                <w:szCs w:val="24"/>
              </w:rPr>
            </w:pPr>
            <w:r>
              <w:rPr>
                <w:rFonts w:cstheme="minorHAnsi"/>
                <w:color w:val="000000"/>
                <w:szCs w:val="24"/>
              </w:rPr>
              <w:t>dīcō, dīcere, dīxī, dictus</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7FE9AD" w14:textId="77777777" w:rsidR="009D7C42" w:rsidRPr="00927D8E" w:rsidRDefault="009D7C42" w:rsidP="009D7C42">
            <w:pPr>
              <w:pStyle w:val="NoSpacing"/>
              <w:keepLines/>
              <w:rPr>
                <w:rFonts w:cstheme="minorHAnsi"/>
                <w:color w:val="000000"/>
                <w:szCs w:val="24"/>
              </w:rPr>
            </w:pPr>
            <w:r>
              <w:rPr>
                <w:rFonts w:cstheme="minorHAnsi"/>
                <w:color w:val="000000"/>
                <w:szCs w:val="24"/>
              </w:rPr>
              <w:t>to say, speak</w:t>
            </w:r>
          </w:p>
        </w:tc>
      </w:tr>
      <w:tr w:rsidR="009D7C42" w:rsidRPr="00927D8E" w14:paraId="6C6FE27F" w14:textId="77777777" w:rsidTr="009D7C42">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5A95E60" w14:textId="77777777" w:rsidR="009D7C42" w:rsidRPr="00927D8E" w:rsidRDefault="009D7C42" w:rsidP="009D7C42">
            <w:pPr>
              <w:pStyle w:val="NoSpacing"/>
              <w:keepLines/>
              <w:rPr>
                <w:rFonts w:cstheme="minorHAnsi"/>
                <w:color w:val="000000"/>
                <w:szCs w:val="24"/>
              </w:rPr>
            </w:pPr>
            <w:r>
              <w:rPr>
                <w:rFonts w:cstheme="minorHAnsi"/>
                <w:color w:val="000000"/>
                <w:szCs w:val="24"/>
              </w:rPr>
              <w:t>crēdō, crēdere, crēdidī, crēditus</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965CB8" w14:textId="3DBCF90D" w:rsidR="009D7C42" w:rsidRPr="00927D8E" w:rsidRDefault="009D7C42" w:rsidP="009D7C42">
            <w:pPr>
              <w:pStyle w:val="NoSpacing"/>
              <w:keepLines/>
              <w:rPr>
                <w:rFonts w:cstheme="minorHAnsi"/>
                <w:color w:val="000000"/>
                <w:szCs w:val="24"/>
              </w:rPr>
            </w:pPr>
            <w:r w:rsidRPr="00927D8E">
              <w:rPr>
                <w:rFonts w:cstheme="minorHAnsi"/>
                <w:color w:val="000000"/>
                <w:szCs w:val="24"/>
              </w:rPr>
              <w:t>to believe</w:t>
            </w:r>
            <w:r w:rsidR="0005084D">
              <w:rPr>
                <w:rFonts w:cstheme="minorHAnsi"/>
                <w:color w:val="000000"/>
                <w:szCs w:val="24"/>
              </w:rPr>
              <w:t>, trust</w:t>
            </w:r>
            <w:r w:rsidRPr="00927D8E">
              <w:rPr>
                <w:rFonts w:cstheme="minorHAnsi"/>
                <w:color w:val="000000"/>
                <w:szCs w:val="24"/>
              </w:rPr>
              <w:t xml:space="preserve"> (something); to trust</w:t>
            </w:r>
            <w:ins w:id="70" w:author="Dustin Ryan Heinen" w:date="2024-09-15T16:15:00Z" w16du:dateUtc="2024-09-15T20:15:00Z">
              <w:r w:rsidR="0005084D">
                <w:rPr>
                  <w:rFonts w:cstheme="minorHAnsi"/>
                  <w:color w:val="000000"/>
                  <w:szCs w:val="24"/>
                </w:rPr>
                <w:t xml:space="preserve"> </w:t>
              </w:r>
            </w:ins>
            <w:r w:rsidRPr="00927D8E">
              <w:rPr>
                <w:rFonts w:cstheme="minorHAnsi"/>
                <w:color w:val="000000"/>
                <w:szCs w:val="24"/>
              </w:rPr>
              <w:t>+dative (a person)</w:t>
            </w:r>
          </w:p>
        </w:tc>
      </w:tr>
      <w:tr w:rsidR="009D7C42" w:rsidRPr="00927D8E" w14:paraId="51F21973" w14:textId="77777777" w:rsidTr="009D7C42">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51124F" w14:textId="77777777" w:rsidR="009D7C42" w:rsidRPr="00927D8E" w:rsidRDefault="009D7C42" w:rsidP="009D7C42">
            <w:pPr>
              <w:pStyle w:val="NoSpacing"/>
              <w:keepLines/>
              <w:rPr>
                <w:rFonts w:cstheme="minorHAnsi"/>
                <w:color w:val="000000"/>
                <w:szCs w:val="24"/>
              </w:rPr>
            </w:pPr>
            <w:r>
              <w:rPr>
                <w:rFonts w:cstheme="minorHAnsi"/>
                <w:color w:val="000000"/>
                <w:szCs w:val="24"/>
              </w:rPr>
              <w:t>putō, putāre, putāvī, putātus</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381108" w14:textId="77777777" w:rsidR="009D7C42" w:rsidRPr="00927D8E" w:rsidRDefault="009D7C42" w:rsidP="009D7C42">
            <w:pPr>
              <w:pStyle w:val="NoSpacing"/>
              <w:keepLines/>
              <w:rPr>
                <w:rFonts w:cstheme="minorHAnsi"/>
                <w:color w:val="000000"/>
                <w:szCs w:val="24"/>
              </w:rPr>
            </w:pPr>
            <w:r w:rsidRPr="00927D8E">
              <w:rPr>
                <w:rFonts w:cstheme="minorHAnsi"/>
                <w:color w:val="000000"/>
                <w:szCs w:val="24"/>
              </w:rPr>
              <w:t>to think, suppose</w:t>
            </w:r>
          </w:p>
        </w:tc>
      </w:tr>
      <w:tr w:rsidR="009D7C42" w:rsidRPr="00927D8E" w14:paraId="2BF78CF1" w14:textId="77777777" w:rsidTr="009D7C42">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C73DCC" w14:textId="77777777" w:rsidR="009D7C42" w:rsidRPr="00927D8E" w:rsidRDefault="009D7C42" w:rsidP="009D7C42">
            <w:pPr>
              <w:pStyle w:val="NoSpacing"/>
              <w:keepLines/>
              <w:rPr>
                <w:rFonts w:cstheme="minorHAnsi"/>
                <w:color w:val="000000"/>
                <w:szCs w:val="24"/>
              </w:rPr>
            </w:pPr>
            <w:r w:rsidRPr="00927D8E">
              <w:rPr>
                <w:rFonts w:cstheme="minorHAnsi"/>
                <w:color w:val="000000"/>
                <w:szCs w:val="24"/>
              </w:rPr>
              <w:t>negō</w:t>
            </w:r>
            <w:r>
              <w:rPr>
                <w:rFonts w:cstheme="minorHAnsi"/>
                <w:color w:val="000000"/>
                <w:szCs w:val="24"/>
              </w:rPr>
              <w:t>,</w:t>
            </w:r>
            <w:r w:rsidRPr="00927D8E">
              <w:rPr>
                <w:rFonts w:cstheme="minorHAnsi"/>
                <w:color w:val="000000"/>
                <w:szCs w:val="24"/>
              </w:rPr>
              <w:t xml:space="preserve"> negāre</w:t>
            </w:r>
            <w:r>
              <w:rPr>
                <w:rFonts w:cstheme="minorHAnsi"/>
                <w:color w:val="000000"/>
                <w:szCs w:val="24"/>
              </w:rPr>
              <w:t>,</w:t>
            </w:r>
            <w:r w:rsidRPr="00927D8E">
              <w:rPr>
                <w:rFonts w:cstheme="minorHAnsi"/>
                <w:color w:val="000000"/>
                <w:szCs w:val="24"/>
              </w:rPr>
              <w:t xml:space="preserve"> negāvī</w:t>
            </w:r>
            <w:r>
              <w:rPr>
                <w:rFonts w:cstheme="minorHAnsi"/>
                <w:color w:val="000000"/>
                <w:szCs w:val="24"/>
              </w:rPr>
              <w:t>,</w:t>
            </w:r>
            <w:r w:rsidRPr="00927D8E">
              <w:rPr>
                <w:rFonts w:cstheme="minorHAnsi"/>
                <w:color w:val="000000"/>
                <w:szCs w:val="24"/>
              </w:rPr>
              <w:t xml:space="preserve"> negātus</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9A9FF7" w14:textId="77777777" w:rsidR="009D7C42" w:rsidRPr="00927D8E" w:rsidRDefault="009D7C42" w:rsidP="009D7C42">
            <w:pPr>
              <w:pStyle w:val="NoSpacing"/>
              <w:keepLines/>
              <w:rPr>
                <w:rFonts w:cstheme="minorHAnsi"/>
                <w:color w:val="000000"/>
                <w:szCs w:val="24"/>
              </w:rPr>
            </w:pPr>
            <w:r w:rsidRPr="00927D8E">
              <w:rPr>
                <w:rFonts w:cstheme="minorHAnsi"/>
                <w:color w:val="000000"/>
                <w:szCs w:val="24"/>
              </w:rPr>
              <w:t>to deny, refuse</w:t>
            </w:r>
          </w:p>
        </w:tc>
      </w:tr>
      <w:tr w:rsidR="009D7C42" w:rsidRPr="00927D8E" w14:paraId="77B15953" w14:textId="77777777" w:rsidTr="009D7C42">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E6B498" w14:textId="77777777" w:rsidR="009D7C42" w:rsidRPr="00927D8E" w:rsidRDefault="009D7C42" w:rsidP="009D7C42">
            <w:pPr>
              <w:pStyle w:val="NoSpacing"/>
              <w:keepLines/>
              <w:rPr>
                <w:rFonts w:cstheme="minorHAnsi"/>
                <w:color w:val="000000"/>
                <w:szCs w:val="24"/>
              </w:rPr>
            </w:pPr>
            <w:r w:rsidRPr="00927D8E">
              <w:rPr>
                <w:rFonts w:cstheme="minorHAnsi"/>
                <w:color w:val="000000"/>
                <w:szCs w:val="24"/>
              </w:rPr>
              <w:t>cōgn</w:t>
            </w:r>
            <w:r>
              <w:rPr>
                <w:rFonts w:cstheme="minorHAnsi"/>
                <w:color w:val="000000"/>
                <w:szCs w:val="24"/>
              </w:rPr>
              <w:t>ōscō, cognōscere, cognōvī, cognitus*</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AB0A26" w14:textId="77777777" w:rsidR="009D7C42" w:rsidRPr="00927D8E" w:rsidRDefault="009D7C42" w:rsidP="009D7C42">
            <w:pPr>
              <w:pStyle w:val="NoSpacing"/>
              <w:keepLines/>
              <w:rPr>
                <w:rFonts w:cstheme="minorHAnsi"/>
                <w:color w:val="000000"/>
                <w:szCs w:val="24"/>
              </w:rPr>
            </w:pPr>
            <w:r w:rsidRPr="00927D8E">
              <w:rPr>
                <w:rFonts w:cstheme="minorHAnsi"/>
                <w:color w:val="000000"/>
                <w:szCs w:val="24"/>
              </w:rPr>
              <w:t>to learn, understand</w:t>
            </w:r>
          </w:p>
        </w:tc>
      </w:tr>
      <w:tr w:rsidR="009D7C42" w:rsidRPr="00927D8E" w14:paraId="52A561B0" w14:textId="77777777" w:rsidTr="009D7C42">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9BCB95D" w14:textId="77777777" w:rsidR="009D7C42" w:rsidRPr="00927D8E" w:rsidRDefault="009D7C42" w:rsidP="009D7C42">
            <w:pPr>
              <w:pStyle w:val="NoSpacing"/>
              <w:keepLines/>
              <w:rPr>
                <w:rFonts w:cstheme="minorHAnsi"/>
                <w:color w:val="000000"/>
                <w:szCs w:val="24"/>
              </w:rPr>
            </w:pPr>
            <w:r>
              <w:rPr>
                <w:rFonts w:cstheme="minorHAnsi"/>
                <w:color w:val="000000"/>
                <w:szCs w:val="24"/>
              </w:rPr>
              <w:t>nōscō, nōscere, nōvī, nōtus*</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8201A80" w14:textId="77777777" w:rsidR="009D7C42" w:rsidRPr="00927D8E" w:rsidRDefault="009D7C42" w:rsidP="009D7C42">
            <w:pPr>
              <w:pStyle w:val="NoSpacing"/>
              <w:keepLines/>
              <w:rPr>
                <w:rFonts w:cstheme="minorHAnsi"/>
                <w:color w:val="000000"/>
                <w:szCs w:val="24"/>
              </w:rPr>
            </w:pPr>
            <w:r>
              <w:rPr>
                <w:rFonts w:cstheme="minorHAnsi"/>
                <w:color w:val="000000"/>
                <w:szCs w:val="24"/>
              </w:rPr>
              <w:t xml:space="preserve">to </w:t>
            </w:r>
            <w:r w:rsidRPr="00927D8E">
              <w:rPr>
                <w:rFonts w:cstheme="minorHAnsi"/>
                <w:color w:val="000000"/>
                <w:szCs w:val="24"/>
              </w:rPr>
              <w:t>learn, know</w:t>
            </w:r>
          </w:p>
        </w:tc>
      </w:tr>
      <w:tr w:rsidR="009D7C42" w:rsidRPr="00927D8E" w14:paraId="679E8496" w14:textId="77777777" w:rsidTr="009D7C42">
        <w:trPr>
          <w:trHeight w:val="57"/>
        </w:trPr>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A177D4" w14:textId="77777777" w:rsidR="009D7C42" w:rsidRPr="00927D8E" w:rsidRDefault="009D7C42" w:rsidP="009D7C42">
            <w:pPr>
              <w:pStyle w:val="NoSpacing"/>
              <w:keepLines/>
              <w:rPr>
                <w:rFonts w:cstheme="minorHAnsi"/>
                <w:color w:val="000000"/>
                <w:szCs w:val="24"/>
              </w:rPr>
            </w:pPr>
            <w:r>
              <w:rPr>
                <w:rFonts w:cstheme="minorHAnsi"/>
                <w:color w:val="000000"/>
                <w:szCs w:val="24"/>
              </w:rPr>
              <w:t>currō, currere, cucurrī, cursus</w:t>
            </w:r>
          </w:p>
        </w:tc>
        <w:tc>
          <w:tcPr>
            <w:tcW w:w="453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67EC028" w14:textId="77777777" w:rsidR="009D7C42" w:rsidRPr="00927D8E" w:rsidRDefault="009D7C42" w:rsidP="009D7C42">
            <w:pPr>
              <w:pStyle w:val="NoSpacing"/>
              <w:keepLines/>
              <w:rPr>
                <w:rFonts w:cstheme="minorHAnsi"/>
                <w:color w:val="000000"/>
                <w:szCs w:val="24"/>
              </w:rPr>
            </w:pPr>
            <w:r>
              <w:rPr>
                <w:rFonts w:cstheme="minorHAnsi"/>
                <w:color w:val="000000"/>
                <w:szCs w:val="24"/>
              </w:rPr>
              <w:t>to run</w:t>
            </w:r>
          </w:p>
        </w:tc>
      </w:tr>
    </w:tbl>
    <w:p w14:paraId="1B96873F" w14:textId="77777777" w:rsidR="008758E5" w:rsidRDefault="008758E5" w:rsidP="00CD2394">
      <w:pPr>
        <w:pStyle w:val="NoSpacing"/>
        <w:keepLines/>
        <w:rPr>
          <w:rStyle w:val="Chaptertitle"/>
          <w:rFonts w:cstheme="minorHAnsi"/>
        </w:rPr>
      </w:pPr>
      <w:r>
        <w:rPr>
          <w:rFonts w:cstheme="minorHAnsi"/>
        </w:rPr>
        <w:t xml:space="preserve">*Note: </w:t>
      </w:r>
      <w:r>
        <w:rPr>
          <w:rFonts w:cstheme="minorHAnsi"/>
          <w:i/>
        </w:rPr>
        <w:t xml:space="preserve">cognosco </w:t>
      </w:r>
      <w:r w:rsidRPr="00DD505D">
        <w:rPr>
          <w:rFonts w:cstheme="minorHAnsi"/>
        </w:rPr>
        <w:t>and</w:t>
      </w:r>
      <w:r>
        <w:rPr>
          <w:rFonts w:cstheme="minorHAnsi"/>
          <w:i/>
        </w:rPr>
        <w:t xml:space="preserve"> nosco </w:t>
      </w:r>
      <w:r>
        <w:rPr>
          <w:rFonts w:cstheme="minorHAnsi"/>
        </w:rPr>
        <w:t xml:space="preserve">belong to a family of verbs (called </w:t>
      </w:r>
      <w:r w:rsidRPr="00DD505D">
        <w:rPr>
          <w:rStyle w:val="Strong"/>
        </w:rPr>
        <w:t>inchoative</w:t>
      </w:r>
      <w:r>
        <w:rPr>
          <w:rFonts w:cstheme="minorHAnsi"/>
          <w:i/>
        </w:rPr>
        <w:t xml:space="preserve"> verbs</w:t>
      </w:r>
      <w:r>
        <w:rPr>
          <w:rFonts w:cstheme="minorHAnsi"/>
        </w:rPr>
        <w:t>). These verbs, all recognizable from the –</w:t>
      </w:r>
      <w:r>
        <w:rPr>
          <w:rFonts w:cstheme="minorHAnsi"/>
          <w:i/>
        </w:rPr>
        <w:t xml:space="preserve">sco </w:t>
      </w:r>
      <w:r>
        <w:rPr>
          <w:rFonts w:cstheme="minorHAnsi"/>
        </w:rPr>
        <w:t xml:space="preserve">ending of their first principal part, all denote an process that is just starting. Therefore, </w:t>
      </w:r>
      <w:r>
        <w:rPr>
          <w:rFonts w:cstheme="minorHAnsi"/>
          <w:i/>
        </w:rPr>
        <w:t>nosco</w:t>
      </w:r>
      <w:r>
        <w:t xml:space="preserve"> in the present means “to learn,” and in the perfect (completed action) means “to know.” </w:t>
      </w:r>
      <w:r>
        <w:rPr>
          <w:rStyle w:val="Chaptertitle"/>
          <w:rFonts w:cstheme="minorHAnsi"/>
        </w:rPr>
        <w:br/>
      </w:r>
    </w:p>
    <w:p w14:paraId="329F85FF" w14:textId="1088CBB4" w:rsidR="008758E5" w:rsidRPr="008758E5" w:rsidRDefault="008758E5" w:rsidP="00CD2394">
      <w:pPr>
        <w:pStyle w:val="Heading1"/>
        <w:rPr>
          <w:rStyle w:val="Chaptertitle"/>
        </w:rPr>
      </w:pPr>
      <w:bookmarkStart w:id="71" w:name="_Toc158985007"/>
      <w:r w:rsidRPr="008758E5">
        <w:rPr>
          <w:rStyle w:val="Chaptertitle"/>
        </w:rPr>
        <w:lastRenderedPageBreak/>
        <w:t>Dependent Clauses</w:t>
      </w:r>
      <w:bookmarkEnd w:id="71"/>
    </w:p>
    <w:p w14:paraId="2CE4636D" w14:textId="77777777" w:rsidR="008758E5" w:rsidRPr="00927D8E" w:rsidRDefault="008758E5" w:rsidP="00CD2394">
      <w:pPr>
        <w:pStyle w:val="Heading3"/>
      </w:pPr>
      <w:bookmarkStart w:id="72" w:name="_Toc158985008"/>
      <w:r w:rsidRPr="00927D8E">
        <w:t>Principles of Grammar</w:t>
      </w:r>
      <w:bookmarkEnd w:id="72"/>
    </w:p>
    <w:p w14:paraId="50C72204" w14:textId="680D875C" w:rsidR="008758E5" w:rsidRDefault="008758E5" w:rsidP="00CD2394">
      <w:pPr>
        <w:pStyle w:val="NoSpacing"/>
        <w:keepLines/>
        <w:rPr>
          <w:rFonts w:cstheme="minorHAnsi"/>
          <w:color w:val="000000"/>
        </w:rPr>
      </w:pPr>
      <w:r>
        <w:rPr>
          <w:rFonts w:cstheme="minorHAnsi"/>
          <w:color w:val="000000"/>
        </w:rPr>
        <w:t>S</w:t>
      </w:r>
      <w:r w:rsidRPr="00927D8E">
        <w:rPr>
          <w:rFonts w:cstheme="minorHAnsi"/>
          <w:color w:val="000000"/>
        </w:rPr>
        <w:t>tudents</w:t>
      </w:r>
      <w:r>
        <w:rPr>
          <w:rFonts w:cstheme="minorHAnsi"/>
          <w:color w:val="000000"/>
        </w:rPr>
        <w:t xml:space="preserve"> of Latin often have difficulty with </w:t>
      </w:r>
      <w:r w:rsidRPr="00927D8E">
        <w:rPr>
          <w:rFonts w:cstheme="minorHAnsi"/>
          <w:color w:val="000000"/>
        </w:rPr>
        <w:t xml:space="preserve">the number of clauses that are in </w:t>
      </w:r>
      <w:r>
        <w:rPr>
          <w:rFonts w:cstheme="minorHAnsi"/>
          <w:color w:val="000000"/>
        </w:rPr>
        <w:t>a</w:t>
      </w:r>
      <w:r w:rsidRPr="00927D8E">
        <w:rPr>
          <w:rFonts w:cstheme="minorHAnsi"/>
          <w:color w:val="000000"/>
        </w:rPr>
        <w:t xml:space="preserve"> typical sentence. Whereas English speakers and writers tend to use many independent clauses with (and sometimes without) coord</w:t>
      </w:r>
      <w:r w:rsidR="00B059B4">
        <w:rPr>
          <w:rFonts w:cstheme="minorHAnsi"/>
          <w:color w:val="000000"/>
        </w:rPr>
        <w:t>inating conjunctions, the Classical Latin authors</w:t>
      </w:r>
      <w:r w:rsidRPr="00927D8E">
        <w:rPr>
          <w:rFonts w:cstheme="minorHAnsi"/>
          <w:color w:val="000000"/>
        </w:rPr>
        <w:t xml:space="preserve"> make more use of dependent clauses and subordinating conjunctions. A dependent clause still has a subject (what the clause is about) and predicate (the verb and what the subject is/does), but it does not express a complete thought, so it cannot stand on its own.</w:t>
      </w:r>
    </w:p>
    <w:p w14:paraId="0270CFFE" w14:textId="77777777" w:rsidR="008758E5" w:rsidRDefault="008758E5" w:rsidP="00CD2394">
      <w:pPr>
        <w:pStyle w:val="NoSpacing"/>
        <w:keepLines/>
        <w:rPr>
          <w:rFonts w:cstheme="minorHAnsi"/>
          <w:color w:val="000000"/>
        </w:rPr>
      </w:pPr>
    </w:p>
    <w:p w14:paraId="3CE80343" w14:textId="77777777" w:rsidR="008758E5" w:rsidRDefault="008758E5" w:rsidP="00CD2394">
      <w:pPr>
        <w:pStyle w:val="NoSpacing"/>
        <w:keepLines/>
        <w:rPr>
          <w:rFonts w:cstheme="minorHAnsi"/>
          <w:color w:val="000000"/>
        </w:rPr>
      </w:pPr>
      <w:r>
        <w:rPr>
          <w:rFonts w:cstheme="minorHAnsi"/>
          <w:color w:val="000000"/>
        </w:rPr>
        <w:t>There are many types of dependent clauses, but observe just a few:</w:t>
      </w:r>
    </w:p>
    <w:p w14:paraId="2BD1FFD4" w14:textId="77777777" w:rsidR="008758E5" w:rsidRDefault="008758E5">
      <w:pPr>
        <w:pStyle w:val="NoSpacing"/>
        <w:keepLines/>
        <w:numPr>
          <w:ilvl w:val="0"/>
          <w:numId w:val="65"/>
        </w:numPr>
        <w:rPr>
          <w:rFonts w:cstheme="minorHAnsi"/>
          <w:color w:val="000000"/>
        </w:rPr>
      </w:pPr>
      <w:r>
        <w:rPr>
          <w:rFonts w:cstheme="minorHAnsi"/>
          <w:color w:val="000000"/>
        </w:rPr>
        <w:t xml:space="preserve">I heard </w:t>
      </w:r>
      <w:r>
        <w:rPr>
          <w:rFonts w:cstheme="minorHAnsi"/>
          <w:i/>
          <w:color w:val="000000"/>
        </w:rPr>
        <w:t>what you said</w:t>
      </w:r>
      <w:r>
        <w:rPr>
          <w:rFonts w:cstheme="minorHAnsi"/>
          <w:color w:val="000000"/>
        </w:rPr>
        <w:t>. (noun clause)</w:t>
      </w:r>
    </w:p>
    <w:p w14:paraId="3250345E" w14:textId="77777777" w:rsidR="008758E5" w:rsidRDefault="008758E5">
      <w:pPr>
        <w:pStyle w:val="NoSpacing"/>
        <w:keepLines/>
        <w:numPr>
          <w:ilvl w:val="1"/>
          <w:numId w:val="65"/>
        </w:numPr>
        <w:rPr>
          <w:rFonts w:cstheme="minorHAnsi"/>
          <w:color w:val="000000"/>
        </w:rPr>
      </w:pPr>
      <w:r>
        <w:rPr>
          <w:rFonts w:cstheme="minorHAnsi"/>
          <w:color w:val="000000"/>
        </w:rPr>
        <w:t>subject (you)</w:t>
      </w:r>
    </w:p>
    <w:p w14:paraId="49F5D782" w14:textId="77777777" w:rsidR="008758E5" w:rsidRDefault="008758E5">
      <w:pPr>
        <w:pStyle w:val="NoSpacing"/>
        <w:keepLines/>
        <w:numPr>
          <w:ilvl w:val="1"/>
          <w:numId w:val="65"/>
        </w:numPr>
        <w:rPr>
          <w:rFonts w:cstheme="minorHAnsi"/>
          <w:color w:val="000000"/>
        </w:rPr>
      </w:pPr>
      <w:r>
        <w:rPr>
          <w:rFonts w:cstheme="minorHAnsi"/>
          <w:color w:val="000000"/>
        </w:rPr>
        <w:t>predicate (said)</w:t>
      </w:r>
    </w:p>
    <w:p w14:paraId="77597C80" w14:textId="77777777" w:rsidR="008758E5" w:rsidRDefault="008758E5">
      <w:pPr>
        <w:pStyle w:val="NoSpacing"/>
        <w:keepLines/>
        <w:numPr>
          <w:ilvl w:val="1"/>
          <w:numId w:val="65"/>
        </w:numPr>
        <w:rPr>
          <w:rFonts w:cstheme="minorHAnsi"/>
          <w:color w:val="000000"/>
        </w:rPr>
      </w:pPr>
      <w:r>
        <w:rPr>
          <w:rFonts w:cstheme="minorHAnsi"/>
          <w:color w:val="000000"/>
        </w:rPr>
        <w:t>functions to replace a noun—the noise that the speaker heard</w:t>
      </w:r>
    </w:p>
    <w:p w14:paraId="3F0A3861" w14:textId="77777777" w:rsidR="008758E5" w:rsidRDefault="008758E5">
      <w:pPr>
        <w:pStyle w:val="NoSpacing"/>
        <w:keepLines/>
        <w:numPr>
          <w:ilvl w:val="0"/>
          <w:numId w:val="65"/>
        </w:numPr>
        <w:rPr>
          <w:rFonts w:cstheme="minorHAnsi"/>
          <w:color w:val="000000"/>
        </w:rPr>
      </w:pPr>
      <w:r>
        <w:rPr>
          <w:rFonts w:cstheme="minorHAnsi"/>
          <w:color w:val="000000"/>
        </w:rPr>
        <w:t xml:space="preserve">I’ll see you </w:t>
      </w:r>
      <w:r>
        <w:rPr>
          <w:rFonts w:cstheme="minorHAnsi"/>
          <w:i/>
          <w:color w:val="000000"/>
        </w:rPr>
        <w:t>when you get here</w:t>
      </w:r>
      <w:r>
        <w:rPr>
          <w:rFonts w:cstheme="minorHAnsi"/>
          <w:color w:val="000000"/>
        </w:rPr>
        <w:t>. (adverb clause)</w:t>
      </w:r>
    </w:p>
    <w:p w14:paraId="0621C113" w14:textId="77777777" w:rsidR="008758E5" w:rsidRDefault="008758E5">
      <w:pPr>
        <w:pStyle w:val="NoSpacing"/>
        <w:keepLines/>
        <w:numPr>
          <w:ilvl w:val="1"/>
          <w:numId w:val="65"/>
        </w:numPr>
        <w:rPr>
          <w:rFonts w:cstheme="minorHAnsi"/>
          <w:color w:val="000000"/>
        </w:rPr>
      </w:pPr>
      <w:r>
        <w:rPr>
          <w:rFonts w:cstheme="minorHAnsi"/>
          <w:color w:val="000000"/>
        </w:rPr>
        <w:t>subject (you)</w:t>
      </w:r>
    </w:p>
    <w:p w14:paraId="57F8B597" w14:textId="77777777" w:rsidR="008758E5" w:rsidRDefault="008758E5">
      <w:pPr>
        <w:pStyle w:val="NoSpacing"/>
        <w:keepLines/>
        <w:numPr>
          <w:ilvl w:val="1"/>
          <w:numId w:val="65"/>
        </w:numPr>
        <w:rPr>
          <w:rFonts w:cstheme="minorHAnsi"/>
          <w:color w:val="000000"/>
        </w:rPr>
      </w:pPr>
      <w:r>
        <w:rPr>
          <w:rFonts w:cstheme="minorHAnsi"/>
          <w:color w:val="000000"/>
        </w:rPr>
        <w:t>predicate (get here)</w:t>
      </w:r>
    </w:p>
    <w:p w14:paraId="7B5B4AD4" w14:textId="4129B032" w:rsidR="008758E5" w:rsidRDefault="00B059B4">
      <w:pPr>
        <w:pStyle w:val="NoSpacing"/>
        <w:keepLines/>
        <w:numPr>
          <w:ilvl w:val="1"/>
          <w:numId w:val="65"/>
        </w:numPr>
        <w:rPr>
          <w:rFonts w:cstheme="minorHAnsi"/>
          <w:color w:val="000000"/>
        </w:rPr>
      </w:pPr>
      <w:r>
        <w:rPr>
          <w:rFonts w:cstheme="minorHAnsi"/>
          <w:color w:val="000000"/>
        </w:rPr>
        <w:t>replaces an</w:t>
      </w:r>
      <w:r w:rsidR="008758E5">
        <w:rPr>
          <w:rFonts w:cstheme="minorHAnsi"/>
          <w:color w:val="000000"/>
        </w:rPr>
        <w:t xml:space="preserve"> adverb—when the action happens</w:t>
      </w:r>
    </w:p>
    <w:p w14:paraId="78529335" w14:textId="77777777" w:rsidR="008758E5" w:rsidRPr="00811036" w:rsidRDefault="008758E5" w:rsidP="00CD2394">
      <w:pPr>
        <w:pStyle w:val="NoSpacing"/>
        <w:keepLines/>
        <w:rPr>
          <w:rFonts w:cstheme="minorHAnsi"/>
          <w:color w:val="000000"/>
        </w:rPr>
      </w:pPr>
    </w:p>
    <w:p w14:paraId="12E6638C" w14:textId="77777777" w:rsidR="008758E5" w:rsidRDefault="008758E5" w:rsidP="00CD2394">
      <w:pPr>
        <w:pStyle w:val="NoSpacing"/>
        <w:keepLines/>
        <w:rPr>
          <w:rFonts w:cstheme="minorHAnsi"/>
          <w:color w:val="000000"/>
        </w:rPr>
      </w:pPr>
      <w:r>
        <w:rPr>
          <w:rFonts w:cstheme="minorHAnsi"/>
          <w:color w:val="000000"/>
        </w:rPr>
        <w:t xml:space="preserve">Because the two languages </w:t>
      </w:r>
      <w:r w:rsidRPr="00927D8E">
        <w:rPr>
          <w:rFonts w:cstheme="minorHAnsi"/>
          <w:color w:val="000000"/>
        </w:rPr>
        <w:t>often differ in this respect, it can be challenging to reconcile Latin with an English translation. In order to achieve this, you must identify sentence segments (prepositional phrases, independent clauses, and especially dependent clauses). If you treat each segment like an integral part of the sentence, it becomes easier to understand the sentence as a whole. As you are reading, note that there is a rule found in most</w:t>
      </w:r>
      <w:r>
        <w:rPr>
          <w:rFonts w:cstheme="minorHAnsi"/>
          <w:color w:val="000000"/>
        </w:rPr>
        <w:t xml:space="preserve"> Latin, with little exception: </w:t>
      </w:r>
      <w:r w:rsidRPr="00EA2276">
        <w:rPr>
          <w:rFonts w:cstheme="minorHAnsi"/>
          <w:b/>
          <w:i/>
          <w:color w:val="000000"/>
        </w:rPr>
        <w:t>dependent clauses can interrupt independent clauses, but they cannot be interrupted by independent clauses</w:t>
      </w:r>
      <w:r w:rsidRPr="00927D8E">
        <w:rPr>
          <w:rFonts w:cstheme="minorHAnsi"/>
          <w:color w:val="000000"/>
        </w:rPr>
        <w:t>. Furthermore, dependent clauses can interrupt other dependent clauses, but each must finish before the previous clause resumes. The rule exists in English too, we just tend to take it for granted.</w:t>
      </w:r>
    </w:p>
    <w:p w14:paraId="2B85BF1D" w14:textId="77777777" w:rsidR="008758E5" w:rsidRPr="00927D8E" w:rsidRDefault="008758E5" w:rsidP="00CD2394">
      <w:pPr>
        <w:pStyle w:val="NoSpacing"/>
        <w:keepLines/>
        <w:rPr>
          <w:rFonts w:cstheme="minorHAnsi"/>
          <w:color w:val="000000"/>
        </w:rPr>
      </w:pPr>
    </w:p>
    <w:p w14:paraId="4501796D" w14:textId="77777777" w:rsidR="008758E5" w:rsidRDefault="008758E5" w:rsidP="00CD2394">
      <w:pPr>
        <w:pStyle w:val="NoSpacing"/>
        <w:keepLines/>
        <w:rPr>
          <w:rFonts w:cstheme="minorHAnsi"/>
          <w:color w:val="000000"/>
        </w:rPr>
      </w:pPr>
      <w:r w:rsidRPr="00927D8E">
        <w:rPr>
          <w:rFonts w:cstheme="minorHAnsi"/>
          <w:color w:val="000000"/>
        </w:rPr>
        <w:t>Take for example the following sentence:</w:t>
      </w:r>
    </w:p>
    <w:p w14:paraId="649C25C9" w14:textId="77777777" w:rsidR="008758E5" w:rsidRPr="00927D8E" w:rsidRDefault="008758E5" w:rsidP="00CD2394">
      <w:pPr>
        <w:pStyle w:val="NoSpacing"/>
        <w:keepLines/>
        <w:rPr>
          <w:rFonts w:cstheme="minorHAnsi"/>
          <w:color w:val="000000"/>
        </w:rPr>
      </w:pPr>
    </w:p>
    <w:p w14:paraId="55626C08" w14:textId="77777777" w:rsidR="008758E5" w:rsidRDefault="008758E5" w:rsidP="00CD2394">
      <w:pPr>
        <w:pStyle w:val="NoSpacing"/>
        <w:keepLines/>
        <w:rPr>
          <w:rFonts w:cstheme="minorHAnsi"/>
          <w:color w:val="000000"/>
        </w:rPr>
      </w:pPr>
      <w:r w:rsidRPr="00927D8E">
        <w:rPr>
          <w:rFonts w:cstheme="minorHAnsi"/>
          <w:color w:val="000000"/>
          <w:sz w:val="36"/>
          <w:szCs w:val="36"/>
        </w:rPr>
        <w:t>Caesar</w:t>
      </w:r>
      <w:r w:rsidRPr="00927D8E">
        <w:rPr>
          <w:rFonts w:cstheme="minorHAnsi"/>
          <w:color w:val="000000"/>
        </w:rPr>
        <w:t xml:space="preserve">, </w:t>
      </w:r>
      <w:r w:rsidRPr="00927D8E">
        <w:rPr>
          <w:rFonts w:cstheme="minorHAnsi"/>
          <w:color w:val="000000"/>
          <w:sz w:val="28"/>
          <w:szCs w:val="28"/>
        </w:rPr>
        <w:t xml:space="preserve">when the troops </w:t>
      </w:r>
      <w:r w:rsidRPr="00927D8E">
        <w:rPr>
          <w:rFonts w:cstheme="minorHAnsi"/>
          <w:color w:val="000000"/>
        </w:rPr>
        <w:t xml:space="preserve">who conquered Gaul </w:t>
      </w:r>
      <w:r w:rsidRPr="00927D8E">
        <w:rPr>
          <w:rFonts w:cstheme="minorHAnsi"/>
          <w:color w:val="000000"/>
          <w:sz w:val="28"/>
          <w:szCs w:val="28"/>
        </w:rPr>
        <w:t>arrived</w:t>
      </w:r>
      <w:r w:rsidRPr="00927D8E">
        <w:rPr>
          <w:rFonts w:cstheme="minorHAnsi"/>
          <w:color w:val="000000"/>
        </w:rPr>
        <w:t xml:space="preserve">, </w:t>
      </w:r>
      <w:r w:rsidRPr="00927D8E">
        <w:rPr>
          <w:rFonts w:cstheme="minorHAnsi"/>
          <w:color w:val="000000"/>
          <w:sz w:val="36"/>
          <w:szCs w:val="36"/>
        </w:rPr>
        <w:t>was delighted</w:t>
      </w:r>
      <w:r w:rsidRPr="00927D8E">
        <w:rPr>
          <w:rFonts w:cstheme="minorHAnsi"/>
          <w:color w:val="000000"/>
        </w:rPr>
        <w:t>.</w:t>
      </w:r>
    </w:p>
    <w:p w14:paraId="3BD74AD8" w14:textId="77777777" w:rsidR="008758E5" w:rsidRPr="00927D8E" w:rsidRDefault="008758E5" w:rsidP="00CD2394">
      <w:pPr>
        <w:pStyle w:val="NoSpacing"/>
        <w:keepLines/>
        <w:rPr>
          <w:rFonts w:cstheme="minorHAnsi"/>
          <w:color w:val="000000"/>
        </w:rPr>
      </w:pPr>
    </w:p>
    <w:p w14:paraId="26BDF966" w14:textId="13D99171" w:rsidR="00B059B4" w:rsidRDefault="008758E5" w:rsidP="00CD2394">
      <w:pPr>
        <w:pStyle w:val="NoSpacing"/>
        <w:keepLines/>
        <w:rPr>
          <w:rFonts w:cstheme="minorHAnsi"/>
          <w:color w:val="000000"/>
        </w:rPr>
      </w:pPr>
      <w:r w:rsidRPr="00927D8E">
        <w:rPr>
          <w:rFonts w:cstheme="minorHAnsi"/>
          <w:color w:val="000000"/>
        </w:rPr>
        <w:t xml:space="preserve">The independent clause, </w:t>
      </w:r>
      <w:r w:rsidRPr="00927D8E">
        <w:rPr>
          <w:rFonts w:cstheme="minorHAnsi"/>
          <w:i/>
          <w:iCs/>
          <w:color w:val="000000"/>
        </w:rPr>
        <w:t>Caesar was delighted</w:t>
      </w:r>
      <w:r>
        <w:rPr>
          <w:rFonts w:cstheme="minorHAnsi"/>
          <w:iCs/>
          <w:color w:val="000000"/>
        </w:rPr>
        <w:t>,</w:t>
      </w:r>
      <w:r w:rsidRPr="00927D8E">
        <w:rPr>
          <w:rFonts w:cstheme="minorHAnsi"/>
          <w:color w:val="000000"/>
        </w:rPr>
        <w:t xml:space="preserve"> is interrupted by a dependent clause, </w:t>
      </w:r>
      <w:r w:rsidRPr="00927D8E">
        <w:rPr>
          <w:rFonts w:cstheme="minorHAnsi"/>
          <w:i/>
          <w:iCs/>
          <w:color w:val="000000"/>
        </w:rPr>
        <w:t>when the troops arrived</w:t>
      </w:r>
      <w:r w:rsidRPr="00927D8E">
        <w:rPr>
          <w:rFonts w:cstheme="minorHAnsi"/>
          <w:color w:val="000000"/>
        </w:rPr>
        <w:t xml:space="preserve">. That dependent clause is interrupted by another dependent clause, </w:t>
      </w:r>
      <w:r w:rsidRPr="00927D8E">
        <w:rPr>
          <w:rFonts w:cstheme="minorHAnsi"/>
          <w:i/>
          <w:iCs/>
          <w:color w:val="000000"/>
        </w:rPr>
        <w:t>who conquered Gaul</w:t>
      </w:r>
      <w:r w:rsidRPr="00927D8E">
        <w:rPr>
          <w:rFonts w:cstheme="minorHAnsi"/>
          <w:color w:val="000000"/>
        </w:rPr>
        <w:t>. By paying close attention to this simple structure, it becomes much easier to read lengthy Latin sentences.</w:t>
      </w:r>
      <w:r w:rsidR="00B059B4">
        <w:rPr>
          <w:rFonts w:cstheme="minorHAnsi"/>
          <w:color w:val="000000"/>
        </w:rPr>
        <w:t xml:space="preserve"> Likewise, the sentence would mean something completely different if it said “Caesar conquered the delighted troops.” It is important to keep segment separate to keep the translations accurate.</w:t>
      </w:r>
    </w:p>
    <w:p w14:paraId="53C642C7" w14:textId="77777777" w:rsidR="008758E5" w:rsidRPr="00927D8E" w:rsidRDefault="008758E5" w:rsidP="00CD2394">
      <w:pPr>
        <w:pStyle w:val="NoSpacing"/>
        <w:keepLines/>
        <w:rPr>
          <w:rFonts w:cstheme="minorHAnsi"/>
          <w:color w:val="000000"/>
        </w:rPr>
      </w:pPr>
    </w:p>
    <w:p w14:paraId="77FCA501" w14:textId="77777777" w:rsidR="008758E5" w:rsidRPr="00927D8E" w:rsidRDefault="008758E5" w:rsidP="00CD2394">
      <w:pPr>
        <w:pStyle w:val="NoSpacing"/>
        <w:keepLines/>
        <w:rPr>
          <w:rFonts w:cstheme="minorHAnsi"/>
          <w:color w:val="000000"/>
        </w:rPr>
      </w:pPr>
      <w:r w:rsidRPr="00927D8E">
        <w:rPr>
          <w:rFonts w:cstheme="minorHAnsi"/>
          <w:color w:val="000000"/>
        </w:rPr>
        <w:t xml:space="preserve">There are several types of dependent clauses, and many belong in the subjunctive mood (to be learned later). The two we will learn about in this chapter are </w:t>
      </w:r>
      <w:r w:rsidRPr="00927D8E">
        <w:rPr>
          <w:rFonts w:cstheme="minorHAnsi"/>
          <w:i/>
          <w:iCs/>
          <w:color w:val="000000"/>
        </w:rPr>
        <w:t>temporal clauses</w:t>
      </w:r>
      <w:r w:rsidRPr="00927D8E">
        <w:rPr>
          <w:rFonts w:cstheme="minorHAnsi"/>
          <w:color w:val="000000"/>
        </w:rPr>
        <w:t xml:space="preserve"> and </w:t>
      </w:r>
      <w:r w:rsidRPr="00927D8E">
        <w:rPr>
          <w:rFonts w:cstheme="minorHAnsi"/>
          <w:i/>
          <w:iCs/>
          <w:color w:val="000000"/>
        </w:rPr>
        <w:t>relative clauses</w:t>
      </w:r>
      <w:r w:rsidRPr="00927D8E">
        <w:rPr>
          <w:rFonts w:cstheme="minorHAnsi"/>
          <w:color w:val="000000"/>
        </w:rPr>
        <w:t>.</w:t>
      </w:r>
    </w:p>
    <w:p w14:paraId="325319F7" w14:textId="77777777" w:rsidR="008758E5" w:rsidRPr="00927D8E" w:rsidRDefault="008758E5">
      <w:pPr>
        <w:pStyle w:val="NoSpacing"/>
        <w:keepLines/>
        <w:numPr>
          <w:ilvl w:val="0"/>
          <w:numId w:val="53"/>
        </w:numPr>
        <w:rPr>
          <w:rFonts w:cstheme="minorHAnsi"/>
          <w:color w:val="000000"/>
        </w:rPr>
      </w:pPr>
      <w:r w:rsidRPr="00927D8E">
        <w:rPr>
          <w:rFonts w:cstheme="minorHAnsi"/>
          <w:color w:val="000000"/>
        </w:rPr>
        <w:t xml:space="preserve">Temporal clauses describe a relationship in time with the independent clause: </w:t>
      </w:r>
      <w:r w:rsidRPr="00927D8E">
        <w:rPr>
          <w:rFonts w:cstheme="minorHAnsi"/>
          <w:i/>
          <w:iCs/>
          <w:color w:val="000000"/>
        </w:rPr>
        <w:t>When he arrives, we will celebrate</w:t>
      </w:r>
      <w:r w:rsidRPr="00927D8E">
        <w:rPr>
          <w:rFonts w:cstheme="minorHAnsi"/>
          <w:color w:val="000000"/>
        </w:rPr>
        <w:t xml:space="preserve">. Or </w:t>
      </w:r>
      <w:r w:rsidRPr="00927D8E">
        <w:rPr>
          <w:rFonts w:cstheme="minorHAnsi"/>
          <w:i/>
          <w:iCs/>
          <w:color w:val="000000"/>
        </w:rPr>
        <w:t>Before he arrives, we will celebrate</w:t>
      </w:r>
      <w:r w:rsidRPr="00927D8E">
        <w:rPr>
          <w:rFonts w:cstheme="minorHAnsi"/>
          <w:color w:val="000000"/>
        </w:rPr>
        <w:t>.</w:t>
      </w:r>
    </w:p>
    <w:p w14:paraId="3917E349" w14:textId="77777777" w:rsidR="008758E5" w:rsidRPr="00927D8E" w:rsidRDefault="008758E5">
      <w:pPr>
        <w:pStyle w:val="NoSpacing"/>
        <w:keepLines/>
        <w:numPr>
          <w:ilvl w:val="0"/>
          <w:numId w:val="53"/>
        </w:numPr>
        <w:rPr>
          <w:rFonts w:cstheme="minorHAnsi"/>
          <w:color w:val="000000"/>
        </w:rPr>
      </w:pPr>
      <w:r w:rsidRPr="00927D8E">
        <w:rPr>
          <w:rFonts w:cstheme="minorHAnsi"/>
          <w:color w:val="000000"/>
        </w:rPr>
        <w:t xml:space="preserve">Relative clauses generally describe what person or thing the main clause is about: </w:t>
      </w:r>
      <w:r w:rsidRPr="00927D8E">
        <w:rPr>
          <w:rFonts w:cstheme="minorHAnsi"/>
          <w:i/>
          <w:iCs/>
          <w:color w:val="000000"/>
        </w:rPr>
        <w:t>The leader who arrived first</w:t>
      </w:r>
      <w:r w:rsidRPr="00927D8E">
        <w:rPr>
          <w:rFonts w:cstheme="minorHAnsi"/>
          <w:color w:val="000000"/>
        </w:rPr>
        <w:t xml:space="preserve">. Or </w:t>
      </w:r>
      <w:r w:rsidRPr="00927D8E">
        <w:rPr>
          <w:rFonts w:cstheme="minorHAnsi"/>
          <w:i/>
          <w:iCs/>
          <w:color w:val="000000"/>
        </w:rPr>
        <w:t>We found the men who escaped</w:t>
      </w:r>
      <w:r w:rsidRPr="00927D8E">
        <w:rPr>
          <w:rFonts w:cstheme="minorHAnsi"/>
          <w:color w:val="000000"/>
        </w:rPr>
        <w:t>.</w:t>
      </w:r>
    </w:p>
    <w:p w14:paraId="64773717" w14:textId="77777777" w:rsidR="008758E5" w:rsidRPr="00927D8E" w:rsidRDefault="008758E5" w:rsidP="00CD2394">
      <w:pPr>
        <w:pStyle w:val="NoSpacing"/>
        <w:keepLines/>
        <w:rPr>
          <w:rFonts w:cstheme="minorHAnsi"/>
          <w:color w:val="000000"/>
        </w:rPr>
      </w:pPr>
    </w:p>
    <w:p w14:paraId="4C8969D0" w14:textId="77777777" w:rsidR="008758E5" w:rsidRPr="00927D8E" w:rsidRDefault="008758E5" w:rsidP="00CD2394">
      <w:pPr>
        <w:pStyle w:val="Heading3"/>
      </w:pPr>
      <w:bookmarkStart w:id="73" w:name="_Toc158985009"/>
      <w:r w:rsidRPr="00927D8E">
        <w:lastRenderedPageBreak/>
        <w:t>Principles of Latin</w:t>
      </w:r>
      <w:bookmarkEnd w:id="73"/>
    </w:p>
    <w:p w14:paraId="4EAD1F16" w14:textId="77777777" w:rsidR="008758E5" w:rsidRDefault="008758E5" w:rsidP="00CD2394">
      <w:pPr>
        <w:pStyle w:val="NoSpacing"/>
        <w:keepLines/>
        <w:rPr>
          <w:rFonts w:cstheme="minorHAnsi"/>
          <w:color w:val="000000"/>
        </w:rPr>
      </w:pPr>
      <w:r w:rsidRPr="006238F8">
        <w:rPr>
          <w:rStyle w:val="Heading5Char"/>
        </w:rPr>
        <w:t>Temporal clauses</w:t>
      </w:r>
      <w:r w:rsidRPr="00927D8E">
        <w:rPr>
          <w:rFonts w:cstheme="minorHAnsi"/>
          <w:color w:val="000000"/>
        </w:rPr>
        <w:t xml:space="preserve"> begin with a subordinating conjunction or adverb (for our purposes, we’ll just identify all of these as subordinating conjunctions).</w:t>
      </w:r>
    </w:p>
    <w:p w14:paraId="628E769E" w14:textId="77777777" w:rsidR="008758E5" w:rsidRPr="00927D8E" w:rsidRDefault="008758E5" w:rsidP="00CD2394">
      <w:pPr>
        <w:pStyle w:val="NoSpacing"/>
        <w:keepLines/>
        <w:rPr>
          <w:rFonts w:cstheme="minorHAnsi"/>
          <w:color w:val="000000"/>
        </w:rPr>
      </w:pPr>
    </w:p>
    <w:p w14:paraId="0E696D42" w14:textId="77777777" w:rsidR="008758E5" w:rsidRDefault="008758E5" w:rsidP="00CD2394">
      <w:pPr>
        <w:pStyle w:val="NoSpacing"/>
        <w:keepLines/>
        <w:rPr>
          <w:rFonts w:cstheme="minorHAnsi"/>
          <w:color w:val="000000"/>
        </w:rPr>
      </w:pPr>
      <w:r w:rsidRPr="00927D8E">
        <w:rPr>
          <w:rFonts w:cstheme="minorHAnsi"/>
          <w:color w:val="000000"/>
        </w:rPr>
        <w:t xml:space="preserve">The most common are </w:t>
      </w:r>
      <w:r w:rsidRPr="00927D8E">
        <w:rPr>
          <w:rFonts w:cstheme="minorHAnsi"/>
          <w:i/>
          <w:iCs/>
          <w:color w:val="000000"/>
        </w:rPr>
        <w:t>cum</w:t>
      </w:r>
      <w:r>
        <w:rPr>
          <w:rFonts w:cstheme="minorHAnsi"/>
          <w:iCs/>
          <w:color w:val="000000"/>
        </w:rPr>
        <w:t xml:space="preserve"> (when)</w:t>
      </w:r>
      <w:r w:rsidRPr="00927D8E">
        <w:rPr>
          <w:rFonts w:cstheme="minorHAnsi"/>
          <w:color w:val="000000"/>
        </w:rPr>
        <w:t xml:space="preserve">, </w:t>
      </w:r>
      <w:r w:rsidRPr="00927D8E">
        <w:rPr>
          <w:rFonts w:cstheme="minorHAnsi"/>
          <w:i/>
          <w:iCs/>
          <w:color w:val="000000"/>
        </w:rPr>
        <w:t>antequam</w:t>
      </w:r>
      <w:r w:rsidRPr="00927D8E">
        <w:rPr>
          <w:rFonts w:cstheme="minorHAnsi"/>
          <w:color w:val="000000"/>
        </w:rPr>
        <w:t xml:space="preserve"> (before), </w:t>
      </w:r>
      <w:r w:rsidRPr="00927D8E">
        <w:rPr>
          <w:rFonts w:cstheme="minorHAnsi"/>
          <w:i/>
          <w:iCs/>
          <w:color w:val="000000"/>
        </w:rPr>
        <w:t>postquam</w:t>
      </w:r>
      <w:r w:rsidRPr="00927D8E">
        <w:rPr>
          <w:rFonts w:cstheme="minorHAnsi"/>
          <w:color w:val="000000"/>
        </w:rPr>
        <w:t xml:space="preserve"> (after), and </w:t>
      </w:r>
      <w:r w:rsidRPr="00927D8E">
        <w:rPr>
          <w:rFonts w:cstheme="minorHAnsi"/>
          <w:i/>
          <w:iCs/>
          <w:color w:val="000000"/>
        </w:rPr>
        <w:t>dum</w:t>
      </w:r>
      <w:r w:rsidRPr="00927D8E">
        <w:rPr>
          <w:rFonts w:cstheme="minorHAnsi"/>
          <w:color w:val="000000"/>
        </w:rPr>
        <w:t xml:space="preserve"> (while). </w:t>
      </w:r>
      <w:r w:rsidRPr="00927D8E">
        <w:rPr>
          <w:rFonts w:cstheme="minorHAnsi"/>
          <w:i/>
          <w:iCs/>
          <w:color w:val="000000"/>
        </w:rPr>
        <w:t>Cum</w:t>
      </w:r>
      <w:r w:rsidRPr="00927D8E">
        <w:rPr>
          <w:rFonts w:cstheme="minorHAnsi"/>
          <w:color w:val="000000"/>
        </w:rPr>
        <w:t xml:space="preserve"> can also be a preposition that takes the ablative (accompaniment), but context can help determine which part of speech it is. The subordinating conjunction </w:t>
      </w:r>
      <w:r w:rsidRPr="00927D8E">
        <w:rPr>
          <w:rFonts w:cstheme="minorHAnsi"/>
          <w:i/>
          <w:iCs/>
          <w:color w:val="000000"/>
        </w:rPr>
        <w:t>ubi</w:t>
      </w:r>
      <w:r w:rsidRPr="00927D8E">
        <w:rPr>
          <w:rFonts w:cstheme="minorHAnsi"/>
          <w:color w:val="000000"/>
        </w:rPr>
        <w:t xml:space="preserve"> can mean </w:t>
      </w:r>
      <w:r>
        <w:rPr>
          <w:rFonts w:cstheme="minorHAnsi"/>
          <w:color w:val="000000"/>
        </w:rPr>
        <w:t>“</w:t>
      </w:r>
      <w:r w:rsidRPr="00927D8E">
        <w:rPr>
          <w:rFonts w:cstheme="minorHAnsi"/>
          <w:color w:val="000000"/>
        </w:rPr>
        <w:t>when</w:t>
      </w:r>
      <w:r>
        <w:rPr>
          <w:rFonts w:cstheme="minorHAnsi"/>
          <w:color w:val="000000"/>
        </w:rPr>
        <w:t>”</w:t>
      </w:r>
      <w:r w:rsidRPr="00927D8E">
        <w:rPr>
          <w:rFonts w:cstheme="minorHAnsi"/>
          <w:color w:val="000000"/>
        </w:rPr>
        <w:t xml:space="preserve"> </w:t>
      </w:r>
      <w:r>
        <w:rPr>
          <w:rFonts w:cstheme="minorHAnsi"/>
          <w:color w:val="000000"/>
        </w:rPr>
        <w:t>or “where,” depending on context.</w:t>
      </w:r>
    </w:p>
    <w:p w14:paraId="7D9138FE" w14:textId="77777777" w:rsidR="008758E5" w:rsidRPr="00927D8E" w:rsidRDefault="008758E5" w:rsidP="00CD2394">
      <w:pPr>
        <w:pStyle w:val="NoSpacing"/>
        <w:keepLines/>
        <w:rPr>
          <w:rFonts w:cstheme="minorHAnsi"/>
          <w:color w:val="000000"/>
        </w:rPr>
      </w:pPr>
    </w:p>
    <w:p w14:paraId="47445512" w14:textId="77777777" w:rsidR="008758E5" w:rsidRDefault="008758E5" w:rsidP="00CD2394">
      <w:pPr>
        <w:pStyle w:val="NoSpacing"/>
        <w:keepLines/>
        <w:rPr>
          <w:rFonts w:cstheme="minorHAnsi"/>
          <w:color w:val="000000"/>
        </w:rPr>
      </w:pPr>
      <w:r w:rsidRPr="00927D8E">
        <w:rPr>
          <w:rFonts w:cstheme="minorHAnsi"/>
          <w:color w:val="000000"/>
        </w:rPr>
        <w:t>These clauses can be joined to the beginning or end of an independent clause, or they can be inserted in the middle. As always, the temporal clause must end before the independent clause resumes.</w:t>
      </w:r>
    </w:p>
    <w:p w14:paraId="2380637D" w14:textId="77777777" w:rsidR="008758E5" w:rsidRPr="00927D8E" w:rsidRDefault="008758E5" w:rsidP="00CD2394">
      <w:pPr>
        <w:pStyle w:val="NoSpacing"/>
        <w:keepLines/>
        <w:rPr>
          <w:rFonts w:cstheme="minorHAnsi"/>
          <w:color w:val="000000"/>
        </w:rPr>
      </w:pPr>
    </w:p>
    <w:p w14:paraId="0F7584FC" w14:textId="77777777" w:rsidR="008758E5" w:rsidRDefault="008758E5" w:rsidP="00CD2394">
      <w:pPr>
        <w:pStyle w:val="NoSpacing"/>
        <w:keepLines/>
        <w:rPr>
          <w:rFonts w:cstheme="minorHAnsi"/>
          <w:color w:val="000000"/>
        </w:rPr>
      </w:pPr>
      <w:r w:rsidRPr="006238F8">
        <w:rPr>
          <w:rStyle w:val="Heading5Char"/>
        </w:rPr>
        <w:t>Relative clauses</w:t>
      </w:r>
      <w:r w:rsidRPr="00927D8E">
        <w:rPr>
          <w:rFonts w:cstheme="minorHAnsi"/>
          <w:color w:val="000000"/>
        </w:rPr>
        <w:t xml:space="preserve"> typically begin with a relative pronoun—sometimes with a preposition</w:t>
      </w:r>
      <w:r>
        <w:rPr>
          <w:rFonts w:cstheme="minorHAnsi"/>
          <w:color w:val="000000"/>
        </w:rPr>
        <w:t xml:space="preserve"> and relative</w:t>
      </w:r>
      <w:r w:rsidRPr="00927D8E">
        <w:rPr>
          <w:rFonts w:cstheme="minorHAnsi"/>
          <w:color w:val="000000"/>
        </w:rPr>
        <w:t xml:space="preserve"> if necessary—that refers to another word within the mai</w:t>
      </w:r>
      <w:r>
        <w:rPr>
          <w:rFonts w:cstheme="minorHAnsi"/>
          <w:color w:val="000000"/>
        </w:rPr>
        <w:t xml:space="preserve">n clause. Relative pronouns </w:t>
      </w:r>
      <w:r w:rsidRPr="00927D8E">
        <w:rPr>
          <w:rFonts w:cstheme="minorHAnsi"/>
          <w:color w:val="000000"/>
        </w:rPr>
        <w:t xml:space="preserve">are translated as </w:t>
      </w:r>
      <w:r w:rsidRPr="00927D8E">
        <w:rPr>
          <w:rFonts w:cstheme="minorHAnsi"/>
          <w:i/>
          <w:iCs/>
          <w:color w:val="000000"/>
        </w:rPr>
        <w:t>which, that</w:t>
      </w:r>
      <w:r w:rsidRPr="00927D8E">
        <w:rPr>
          <w:rFonts w:cstheme="minorHAnsi"/>
          <w:color w:val="000000"/>
        </w:rPr>
        <w:t xml:space="preserve">, </w:t>
      </w:r>
      <w:r w:rsidRPr="00927D8E">
        <w:rPr>
          <w:rFonts w:cstheme="minorHAnsi"/>
          <w:i/>
          <w:iCs/>
          <w:color w:val="000000"/>
        </w:rPr>
        <w:t xml:space="preserve">who, whose, </w:t>
      </w:r>
      <w:r w:rsidRPr="00927D8E">
        <w:rPr>
          <w:rFonts w:cstheme="minorHAnsi"/>
          <w:color w:val="000000"/>
        </w:rPr>
        <w:t xml:space="preserve">or </w:t>
      </w:r>
      <w:r w:rsidRPr="00927D8E">
        <w:rPr>
          <w:rFonts w:cstheme="minorHAnsi"/>
          <w:i/>
          <w:iCs/>
          <w:color w:val="000000"/>
        </w:rPr>
        <w:t>whom</w:t>
      </w:r>
      <w:r w:rsidRPr="00927D8E">
        <w:rPr>
          <w:rFonts w:cstheme="minorHAnsi"/>
          <w:color w:val="000000"/>
        </w:rPr>
        <w:t xml:space="preserve">, depending on </w:t>
      </w:r>
      <w:r>
        <w:rPr>
          <w:rFonts w:cstheme="minorHAnsi"/>
          <w:color w:val="000000"/>
        </w:rPr>
        <w:t xml:space="preserve">their use </w:t>
      </w:r>
      <w:r w:rsidRPr="00927D8E">
        <w:rPr>
          <w:rFonts w:cstheme="minorHAnsi"/>
          <w:color w:val="000000"/>
        </w:rPr>
        <w:t xml:space="preserve">the case. The difference between which/that and who/whose/whom depends on the </w:t>
      </w:r>
      <w:r w:rsidRPr="00D41C46">
        <w:rPr>
          <w:rStyle w:val="Strong"/>
        </w:rPr>
        <w:t>antecedent</w:t>
      </w:r>
      <w:r w:rsidRPr="00927D8E">
        <w:rPr>
          <w:rFonts w:cstheme="minorHAnsi"/>
          <w:color w:val="000000"/>
        </w:rPr>
        <w:t>. This is the word that the pronoun replaces or renames. Personal pronouns also have antecedents, but relative pronouns typically refer to an antecedent in the independent clause. The relative must have the same gender and number as the antecedent, but its case depends on its function in the relative clause.</w:t>
      </w:r>
    </w:p>
    <w:p w14:paraId="2A7B7178" w14:textId="77777777" w:rsidR="008758E5" w:rsidRDefault="008758E5" w:rsidP="00CD2394">
      <w:pPr>
        <w:pStyle w:val="NoSpacing"/>
        <w:keepLines/>
        <w:rPr>
          <w:rFonts w:cstheme="minorHAnsi"/>
          <w:color w:val="000000"/>
        </w:rPr>
      </w:pPr>
    </w:p>
    <w:p w14:paraId="5CBCCBBA" w14:textId="77777777" w:rsidR="008758E5" w:rsidRPr="00927D8E" w:rsidRDefault="008758E5" w:rsidP="00CD2394">
      <w:pPr>
        <w:pStyle w:val="NoSpacing"/>
        <w:keepLines/>
        <w:rPr>
          <w:rFonts w:cstheme="minorHAnsi"/>
          <w:color w:val="000000"/>
        </w:rPr>
      </w:pPr>
      <w:r>
        <w:rPr>
          <w:rFonts w:cstheme="minorHAnsi"/>
          <w:color w:val="000000"/>
        </w:rPr>
        <w:t>Examples:</w:t>
      </w:r>
    </w:p>
    <w:p w14:paraId="51E0952E" w14:textId="77777777" w:rsidR="008758E5" w:rsidRDefault="008758E5">
      <w:pPr>
        <w:pStyle w:val="NoSpacing"/>
        <w:keepLines/>
        <w:numPr>
          <w:ilvl w:val="0"/>
          <w:numId w:val="66"/>
        </w:numPr>
        <w:rPr>
          <w:rFonts w:cstheme="minorHAnsi"/>
          <w:color w:val="000000"/>
        </w:rPr>
      </w:pPr>
      <w:r w:rsidRPr="00927D8E">
        <w:rPr>
          <w:rFonts w:cstheme="minorHAnsi"/>
          <w:color w:val="000000"/>
        </w:rPr>
        <w:t xml:space="preserve">locī </w:t>
      </w:r>
      <w:r w:rsidRPr="007408BC">
        <w:rPr>
          <w:rStyle w:val="IntenseEmphasis"/>
        </w:rPr>
        <w:t>quōs</w:t>
      </w:r>
      <w:r w:rsidRPr="00927D8E">
        <w:rPr>
          <w:rFonts w:cstheme="minorHAnsi"/>
          <w:color w:val="000000"/>
        </w:rPr>
        <w:t xml:space="preserve"> </w:t>
      </w:r>
      <w:r>
        <w:rPr>
          <w:rFonts w:cstheme="minorHAnsi"/>
          <w:color w:val="000000"/>
        </w:rPr>
        <w:t>vidēmus in montibus iacent</w:t>
      </w:r>
    </w:p>
    <w:p w14:paraId="2FC7F428" w14:textId="77777777" w:rsidR="008758E5" w:rsidRDefault="008758E5">
      <w:pPr>
        <w:pStyle w:val="NoSpacing"/>
        <w:keepLines/>
        <w:numPr>
          <w:ilvl w:val="1"/>
          <w:numId w:val="66"/>
        </w:numPr>
        <w:rPr>
          <w:rFonts w:cstheme="minorHAnsi"/>
          <w:color w:val="000000"/>
        </w:rPr>
      </w:pPr>
      <w:r w:rsidRPr="00927D8E">
        <w:rPr>
          <w:rFonts w:cstheme="minorHAnsi"/>
          <w:color w:val="000000"/>
        </w:rPr>
        <w:t>The places t</w:t>
      </w:r>
      <w:r>
        <w:rPr>
          <w:rFonts w:cstheme="minorHAnsi"/>
          <w:color w:val="000000"/>
        </w:rPr>
        <w:t>hat we see lie in the mountains</w:t>
      </w:r>
    </w:p>
    <w:p w14:paraId="24EE7255" w14:textId="77777777" w:rsidR="008758E5" w:rsidRDefault="008758E5">
      <w:pPr>
        <w:pStyle w:val="NoSpacing"/>
        <w:keepLines/>
        <w:numPr>
          <w:ilvl w:val="1"/>
          <w:numId w:val="66"/>
        </w:numPr>
        <w:rPr>
          <w:rFonts w:cstheme="minorHAnsi"/>
          <w:color w:val="000000"/>
        </w:rPr>
      </w:pPr>
      <w:r>
        <w:rPr>
          <w:rFonts w:cstheme="minorHAnsi"/>
          <w:i/>
          <w:color w:val="000000"/>
        </w:rPr>
        <w:t xml:space="preserve">loci </w:t>
      </w:r>
      <w:r w:rsidRPr="005A768A">
        <w:rPr>
          <w:rFonts w:cstheme="minorHAnsi"/>
          <w:color w:val="000000"/>
        </w:rPr>
        <w:t>(places)</w:t>
      </w:r>
      <w:r>
        <w:rPr>
          <w:rFonts w:cstheme="minorHAnsi"/>
          <w:color w:val="000000"/>
        </w:rPr>
        <w:t>: masculine, plural; nominative subject of independent clause</w:t>
      </w:r>
    </w:p>
    <w:p w14:paraId="6AA4EB83" w14:textId="77777777" w:rsidR="008758E5" w:rsidRPr="00927D8E" w:rsidRDefault="008758E5">
      <w:pPr>
        <w:pStyle w:val="NoSpacing"/>
        <w:keepLines/>
        <w:numPr>
          <w:ilvl w:val="1"/>
          <w:numId w:val="66"/>
        </w:numPr>
        <w:rPr>
          <w:rFonts w:cstheme="minorHAnsi"/>
          <w:color w:val="000000"/>
        </w:rPr>
      </w:pPr>
      <w:r>
        <w:rPr>
          <w:rFonts w:cstheme="minorHAnsi"/>
          <w:i/>
          <w:color w:val="000000"/>
        </w:rPr>
        <w:t>quos</w:t>
      </w:r>
      <w:r>
        <w:rPr>
          <w:rFonts w:cstheme="minorHAnsi"/>
          <w:color w:val="000000"/>
        </w:rPr>
        <w:t xml:space="preserve"> (that): masculine, plural; accusative object of relative clause</w:t>
      </w:r>
    </w:p>
    <w:p w14:paraId="53EBE91D" w14:textId="77777777" w:rsidR="008758E5" w:rsidRDefault="008758E5">
      <w:pPr>
        <w:pStyle w:val="NoSpacing"/>
        <w:keepLines/>
        <w:numPr>
          <w:ilvl w:val="0"/>
          <w:numId w:val="66"/>
        </w:numPr>
        <w:rPr>
          <w:rFonts w:cstheme="minorHAnsi"/>
          <w:color w:val="000000"/>
        </w:rPr>
      </w:pPr>
      <w:r>
        <w:rPr>
          <w:rFonts w:cstheme="minorHAnsi"/>
          <w:color w:val="000000"/>
        </w:rPr>
        <w:t>Via</w:t>
      </w:r>
      <w:r w:rsidRPr="00927D8E">
        <w:rPr>
          <w:rFonts w:cstheme="minorHAnsi"/>
          <w:color w:val="000000"/>
        </w:rPr>
        <w:t xml:space="preserve"> in </w:t>
      </w:r>
      <w:r>
        <w:rPr>
          <w:rStyle w:val="IntenseEmphasis"/>
        </w:rPr>
        <w:t>quā</w:t>
      </w:r>
      <w:r w:rsidRPr="00927D8E">
        <w:rPr>
          <w:rFonts w:cstheme="minorHAnsi"/>
          <w:color w:val="000000"/>
        </w:rPr>
        <w:t xml:space="preserve"> </w:t>
      </w:r>
      <w:r>
        <w:rPr>
          <w:rFonts w:cstheme="minorHAnsi"/>
          <w:color w:val="000000"/>
        </w:rPr>
        <w:t>ambulāmus longa est</w:t>
      </w:r>
    </w:p>
    <w:p w14:paraId="1C5AE64A" w14:textId="77777777" w:rsidR="008758E5" w:rsidRDefault="008758E5">
      <w:pPr>
        <w:pStyle w:val="NoSpacing"/>
        <w:keepLines/>
        <w:numPr>
          <w:ilvl w:val="1"/>
          <w:numId w:val="66"/>
        </w:numPr>
        <w:rPr>
          <w:rFonts w:cstheme="minorHAnsi"/>
          <w:color w:val="000000"/>
        </w:rPr>
      </w:pPr>
      <w:r w:rsidRPr="00927D8E">
        <w:rPr>
          <w:rFonts w:cstheme="minorHAnsi"/>
          <w:color w:val="000000"/>
        </w:rPr>
        <w:t xml:space="preserve">The </w:t>
      </w:r>
      <w:r>
        <w:rPr>
          <w:rFonts w:cstheme="minorHAnsi"/>
          <w:color w:val="000000"/>
        </w:rPr>
        <w:t>road on which we walk is long</w:t>
      </w:r>
    </w:p>
    <w:p w14:paraId="664155CF" w14:textId="77777777" w:rsidR="008758E5" w:rsidRDefault="008758E5">
      <w:pPr>
        <w:pStyle w:val="NoSpacing"/>
        <w:keepLines/>
        <w:numPr>
          <w:ilvl w:val="1"/>
          <w:numId w:val="66"/>
        </w:numPr>
        <w:rPr>
          <w:rFonts w:cstheme="minorHAnsi"/>
          <w:color w:val="000000"/>
        </w:rPr>
      </w:pPr>
      <w:r>
        <w:rPr>
          <w:rFonts w:cstheme="minorHAnsi"/>
          <w:color w:val="000000"/>
        </w:rPr>
        <w:t>via (roads): feminine, singular; nominative subject of independent clause</w:t>
      </w:r>
    </w:p>
    <w:p w14:paraId="7385D77D" w14:textId="77777777" w:rsidR="008758E5" w:rsidRPr="00927D8E" w:rsidRDefault="008758E5">
      <w:pPr>
        <w:pStyle w:val="NoSpacing"/>
        <w:keepLines/>
        <w:numPr>
          <w:ilvl w:val="1"/>
          <w:numId w:val="66"/>
        </w:numPr>
        <w:rPr>
          <w:rFonts w:cstheme="minorHAnsi"/>
          <w:color w:val="000000"/>
        </w:rPr>
      </w:pPr>
      <w:r>
        <w:rPr>
          <w:rFonts w:cstheme="minorHAnsi"/>
          <w:i/>
          <w:color w:val="000000"/>
        </w:rPr>
        <w:t>in qua</w:t>
      </w:r>
      <w:r>
        <w:rPr>
          <w:rFonts w:cstheme="minorHAnsi"/>
          <w:color w:val="000000"/>
        </w:rPr>
        <w:t xml:space="preserve"> (on which): feminine singular; ablative (location) in relative clause</w:t>
      </w:r>
    </w:p>
    <w:p w14:paraId="70A8C8D3" w14:textId="77777777" w:rsidR="008758E5" w:rsidRDefault="008758E5">
      <w:pPr>
        <w:pStyle w:val="NoSpacing"/>
        <w:keepLines/>
        <w:numPr>
          <w:ilvl w:val="0"/>
          <w:numId w:val="66"/>
        </w:numPr>
        <w:rPr>
          <w:rFonts w:cstheme="minorHAnsi"/>
          <w:color w:val="000000"/>
        </w:rPr>
      </w:pPr>
      <w:r w:rsidRPr="00927D8E">
        <w:rPr>
          <w:rFonts w:cstheme="minorHAnsi"/>
          <w:color w:val="000000"/>
        </w:rPr>
        <w:t xml:space="preserve">verba cognoscunt </w:t>
      </w:r>
      <w:r w:rsidRPr="007408BC">
        <w:rPr>
          <w:rStyle w:val="IntenseEmphasis"/>
        </w:rPr>
        <w:t>quae</w:t>
      </w:r>
      <w:r w:rsidRPr="00927D8E">
        <w:rPr>
          <w:rFonts w:cstheme="minorHAnsi"/>
          <w:color w:val="000000"/>
        </w:rPr>
        <w:t xml:space="preserve"> </w:t>
      </w:r>
      <w:r>
        <w:rPr>
          <w:rFonts w:cstheme="minorHAnsi"/>
          <w:color w:val="000000"/>
        </w:rPr>
        <w:t>canimus</w:t>
      </w:r>
    </w:p>
    <w:p w14:paraId="162D2E95" w14:textId="77777777" w:rsidR="008758E5" w:rsidRDefault="008758E5">
      <w:pPr>
        <w:pStyle w:val="NoSpacing"/>
        <w:keepLines/>
        <w:numPr>
          <w:ilvl w:val="1"/>
          <w:numId w:val="66"/>
        </w:numPr>
        <w:rPr>
          <w:rFonts w:cstheme="minorHAnsi"/>
          <w:color w:val="000000"/>
        </w:rPr>
      </w:pPr>
      <w:r w:rsidRPr="00927D8E">
        <w:rPr>
          <w:rFonts w:cstheme="minorHAnsi"/>
          <w:color w:val="000000"/>
        </w:rPr>
        <w:t>The</w:t>
      </w:r>
      <w:r>
        <w:rPr>
          <w:rFonts w:cstheme="minorHAnsi"/>
          <w:color w:val="000000"/>
        </w:rPr>
        <w:t>y</w:t>
      </w:r>
      <w:r w:rsidRPr="00927D8E">
        <w:rPr>
          <w:rFonts w:cstheme="minorHAnsi"/>
          <w:color w:val="000000"/>
        </w:rPr>
        <w:t xml:space="preserve"> r</w:t>
      </w:r>
      <w:r>
        <w:rPr>
          <w:rFonts w:cstheme="minorHAnsi"/>
          <w:color w:val="000000"/>
        </w:rPr>
        <w:t>ecognize the words that we sing</w:t>
      </w:r>
    </w:p>
    <w:p w14:paraId="5E60BB35" w14:textId="77777777" w:rsidR="008758E5" w:rsidRDefault="008758E5">
      <w:pPr>
        <w:pStyle w:val="NoSpacing"/>
        <w:keepLines/>
        <w:numPr>
          <w:ilvl w:val="1"/>
          <w:numId w:val="66"/>
        </w:numPr>
        <w:rPr>
          <w:rFonts w:cstheme="minorHAnsi"/>
          <w:color w:val="000000"/>
        </w:rPr>
      </w:pPr>
      <w:r>
        <w:rPr>
          <w:rFonts w:cstheme="minorHAnsi"/>
          <w:i/>
          <w:color w:val="000000"/>
        </w:rPr>
        <w:t>verba</w:t>
      </w:r>
      <w:r>
        <w:rPr>
          <w:rFonts w:cstheme="minorHAnsi"/>
          <w:color w:val="000000"/>
        </w:rPr>
        <w:t xml:space="preserve"> (words): accusative object of independent clause</w:t>
      </w:r>
    </w:p>
    <w:p w14:paraId="3FFAB91F" w14:textId="77777777" w:rsidR="008758E5" w:rsidRPr="00927D8E" w:rsidRDefault="008758E5">
      <w:pPr>
        <w:pStyle w:val="NoSpacing"/>
        <w:keepLines/>
        <w:numPr>
          <w:ilvl w:val="1"/>
          <w:numId w:val="66"/>
        </w:numPr>
        <w:rPr>
          <w:rFonts w:cstheme="minorHAnsi"/>
          <w:color w:val="000000"/>
        </w:rPr>
      </w:pPr>
      <w:r>
        <w:rPr>
          <w:rFonts w:cstheme="minorHAnsi"/>
          <w:i/>
          <w:color w:val="000000"/>
        </w:rPr>
        <w:t>quae</w:t>
      </w:r>
      <w:r>
        <w:rPr>
          <w:rFonts w:cstheme="minorHAnsi"/>
          <w:color w:val="000000"/>
        </w:rPr>
        <w:t xml:space="preserve"> (that): accusative object of relative clause</w:t>
      </w:r>
    </w:p>
    <w:p w14:paraId="109C9E13" w14:textId="77777777" w:rsidR="008758E5" w:rsidRPr="00927D8E" w:rsidRDefault="008758E5">
      <w:pPr>
        <w:pStyle w:val="NoSpacing"/>
        <w:keepLines/>
        <w:numPr>
          <w:ilvl w:val="0"/>
          <w:numId w:val="66"/>
        </w:numPr>
        <w:rPr>
          <w:rFonts w:cstheme="minorHAnsi"/>
          <w:color w:val="000000"/>
        </w:rPr>
      </w:pPr>
      <w:r w:rsidRPr="00927D8E">
        <w:rPr>
          <w:rFonts w:cstheme="minorHAnsi"/>
          <w:color w:val="000000"/>
        </w:rPr>
        <w:t xml:space="preserve">Puerī puellaeque </w:t>
      </w:r>
      <w:r w:rsidRPr="007408BC">
        <w:rPr>
          <w:rStyle w:val="IntenseEmphasis"/>
        </w:rPr>
        <w:t>qu</w:t>
      </w:r>
      <w:r>
        <w:rPr>
          <w:rStyle w:val="IntenseEmphasis"/>
        </w:rPr>
        <w:t>ī</w:t>
      </w:r>
      <w:r w:rsidRPr="00927D8E">
        <w:rPr>
          <w:rFonts w:cstheme="minorHAnsi"/>
          <w:color w:val="000000"/>
        </w:rPr>
        <w:t xml:space="preserve"> legere possunt </w:t>
      </w:r>
      <w:r>
        <w:rPr>
          <w:rFonts w:cstheme="minorHAnsi"/>
          <w:color w:val="000000"/>
        </w:rPr>
        <w:t>ā</w:t>
      </w:r>
      <w:r w:rsidRPr="00927D8E">
        <w:rPr>
          <w:rFonts w:cstheme="minorHAnsi"/>
          <w:color w:val="000000"/>
        </w:rPr>
        <w:t xml:space="preserve"> h</w:t>
      </w:r>
      <w:r>
        <w:rPr>
          <w:rFonts w:cstheme="minorHAnsi"/>
          <w:color w:val="000000"/>
        </w:rPr>
        <w:t>ōminibus amantur</w:t>
      </w:r>
    </w:p>
    <w:p w14:paraId="63690123" w14:textId="77777777" w:rsidR="008758E5" w:rsidRDefault="008758E5">
      <w:pPr>
        <w:pStyle w:val="NoSpacing"/>
        <w:keepLines/>
        <w:numPr>
          <w:ilvl w:val="1"/>
          <w:numId w:val="66"/>
        </w:numPr>
        <w:rPr>
          <w:rFonts w:cstheme="minorHAnsi"/>
          <w:color w:val="000000"/>
        </w:rPr>
      </w:pPr>
      <w:r w:rsidRPr="00927D8E">
        <w:rPr>
          <w:rFonts w:cstheme="minorHAnsi"/>
          <w:color w:val="000000"/>
        </w:rPr>
        <w:t>Boys and girls who are a</w:t>
      </w:r>
      <w:r>
        <w:rPr>
          <w:rFonts w:cstheme="minorHAnsi"/>
          <w:color w:val="000000"/>
        </w:rPr>
        <w:t>ble to read are loved by people</w:t>
      </w:r>
    </w:p>
    <w:p w14:paraId="4E5D8B6F" w14:textId="77777777" w:rsidR="008758E5" w:rsidRDefault="008758E5">
      <w:pPr>
        <w:pStyle w:val="NoSpacing"/>
        <w:keepLines/>
        <w:numPr>
          <w:ilvl w:val="1"/>
          <w:numId w:val="66"/>
        </w:numPr>
        <w:rPr>
          <w:rFonts w:cstheme="minorHAnsi"/>
          <w:color w:val="000000"/>
        </w:rPr>
      </w:pPr>
      <w:r>
        <w:rPr>
          <w:rFonts w:cstheme="minorHAnsi"/>
          <w:i/>
          <w:color w:val="000000"/>
        </w:rPr>
        <w:t>pueri puellaeque</w:t>
      </w:r>
      <w:r>
        <w:rPr>
          <w:rFonts w:cstheme="minorHAnsi"/>
          <w:color w:val="000000"/>
        </w:rPr>
        <w:t xml:space="preserve"> (boys and girls): nominative subject of independent clause</w:t>
      </w:r>
    </w:p>
    <w:p w14:paraId="75BAF47E" w14:textId="77777777" w:rsidR="008758E5" w:rsidRDefault="008758E5">
      <w:pPr>
        <w:pStyle w:val="NoSpacing"/>
        <w:keepLines/>
        <w:numPr>
          <w:ilvl w:val="1"/>
          <w:numId w:val="66"/>
        </w:numPr>
        <w:rPr>
          <w:rFonts w:cstheme="minorHAnsi"/>
          <w:color w:val="000000"/>
        </w:rPr>
      </w:pPr>
      <w:r>
        <w:rPr>
          <w:rFonts w:cstheme="minorHAnsi"/>
          <w:i/>
          <w:color w:val="000000"/>
        </w:rPr>
        <w:t>qui</w:t>
      </w:r>
      <w:r>
        <w:rPr>
          <w:rFonts w:cstheme="minorHAnsi"/>
          <w:color w:val="000000"/>
        </w:rPr>
        <w:t xml:space="preserve"> (who): nominative subject of relative clause</w:t>
      </w:r>
    </w:p>
    <w:p w14:paraId="20427771" w14:textId="77777777" w:rsidR="008758E5" w:rsidRPr="00927D8E" w:rsidRDefault="008758E5" w:rsidP="00CD2394">
      <w:pPr>
        <w:pStyle w:val="NoSpacing"/>
        <w:keepLines/>
        <w:rPr>
          <w:rFonts w:cstheme="minorHAnsi"/>
          <w:color w:val="000000"/>
        </w:rPr>
      </w:pPr>
    </w:p>
    <w:p w14:paraId="30ECF2A8" w14:textId="77777777" w:rsidR="008758E5" w:rsidRPr="00927D8E" w:rsidRDefault="008758E5" w:rsidP="00CD2394">
      <w:pPr>
        <w:pStyle w:val="NoSpacing"/>
        <w:keepLines/>
        <w:rPr>
          <w:rFonts w:cstheme="minorHAnsi"/>
          <w:color w:val="000000"/>
        </w:rPr>
      </w:pPr>
      <w:r w:rsidRPr="00927D8E">
        <w:rPr>
          <w:rFonts w:cstheme="minorHAnsi"/>
          <w:color w:val="000000"/>
        </w:rPr>
        <w:t>The following chart lists the relative pronoun and its translations. Relative pronouns (like all pronouns) are ubiquitous, so it will be of great benefit to memorize every form and recall its use quickly. Notice that English does not distinguish between singular and plural:</w:t>
      </w:r>
    </w:p>
    <w:p w14:paraId="0D25F140" w14:textId="77777777" w:rsidR="008758E5" w:rsidRPr="00927D8E" w:rsidRDefault="008758E5" w:rsidP="00CD2394">
      <w:pPr>
        <w:pStyle w:val="NoSpacing"/>
        <w:keepLines/>
        <w:rPr>
          <w:rFonts w:cstheme="minorHAns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90"/>
        <w:gridCol w:w="1498"/>
        <w:gridCol w:w="1498"/>
        <w:gridCol w:w="1620"/>
        <w:gridCol w:w="2535"/>
      </w:tblGrid>
      <w:tr w:rsidR="008758E5" w:rsidRPr="00927D8E" w14:paraId="077F7ECD" w14:textId="77777777" w:rsidTr="008758E5">
        <w:trPr>
          <w:trHeight w:val="56"/>
        </w:trPr>
        <w:tc>
          <w:tcPr>
            <w:tcW w:w="1590" w:type="dxa"/>
            <w:shd w:val="clear" w:color="auto" w:fill="D9D9D9" w:themeFill="background1" w:themeFillShade="D9"/>
            <w:tcMar>
              <w:top w:w="120" w:type="dxa"/>
              <w:left w:w="120" w:type="dxa"/>
              <w:bottom w:w="120" w:type="dxa"/>
              <w:right w:w="120" w:type="dxa"/>
            </w:tcMar>
          </w:tcPr>
          <w:p w14:paraId="03A4CC0A" w14:textId="77777777" w:rsidR="008758E5" w:rsidRPr="005A768A" w:rsidRDefault="008758E5" w:rsidP="00CD2394">
            <w:pPr>
              <w:pStyle w:val="NoSpacing"/>
              <w:keepLines/>
              <w:rPr>
                <w:rStyle w:val="IntenseEmphasis"/>
              </w:rPr>
            </w:pPr>
            <w:r w:rsidRPr="005A768A">
              <w:rPr>
                <w:rStyle w:val="IntenseEmphasis"/>
              </w:rPr>
              <w:t>Singular</w:t>
            </w:r>
          </w:p>
        </w:tc>
        <w:tc>
          <w:tcPr>
            <w:tcW w:w="1498" w:type="dxa"/>
            <w:shd w:val="clear" w:color="auto" w:fill="D9D9D9" w:themeFill="background1" w:themeFillShade="D9"/>
            <w:tcMar>
              <w:top w:w="120" w:type="dxa"/>
              <w:left w:w="120" w:type="dxa"/>
              <w:bottom w:w="120" w:type="dxa"/>
              <w:right w:w="120" w:type="dxa"/>
            </w:tcMar>
          </w:tcPr>
          <w:p w14:paraId="6434606A" w14:textId="77777777" w:rsidR="008758E5" w:rsidRPr="005A768A" w:rsidRDefault="008758E5" w:rsidP="00CD2394">
            <w:pPr>
              <w:pStyle w:val="NoSpacing"/>
              <w:keepLines/>
              <w:rPr>
                <w:rFonts w:cstheme="minorHAnsi"/>
                <w:color w:val="000000"/>
              </w:rPr>
            </w:pPr>
            <w:r w:rsidRPr="005A768A">
              <w:rPr>
                <w:rFonts w:cstheme="minorHAnsi"/>
                <w:color w:val="000000"/>
              </w:rPr>
              <w:t>Masculine</w:t>
            </w:r>
          </w:p>
        </w:tc>
        <w:tc>
          <w:tcPr>
            <w:tcW w:w="1498" w:type="dxa"/>
            <w:shd w:val="clear" w:color="auto" w:fill="D9D9D9" w:themeFill="background1" w:themeFillShade="D9"/>
            <w:tcMar>
              <w:top w:w="120" w:type="dxa"/>
              <w:left w:w="120" w:type="dxa"/>
              <w:bottom w:w="120" w:type="dxa"/>
              <w:right w:w="120" w:type="dxa"/>
            </w:tcMar>
          </w:tcPr>
          <w:p w14:paraId="4863B8F8" w14:textId="77777777" w:rsidR="008758E5" w:rsidRPr="005A768A" w:rsidRDefault="008758E5" w:rsidP="00CD2394">
            <w:pPr>
              <w:pStyle w:val="NoSpacing"/>
              <w:keepLines/>
              <w:rPr>
                <w:rFonts w:cstheme="minorHAnsi"/>
                <w:color w:val="000000"/>
              </w:rPr>
            </w:pPr>
            <w:r w:rsidRPr="005A768A">
              <w:rPr>
                <w:rFonts w:cstheme="minorHAnsi"/>
                <w:color w:val="000000"/>
              </w:rPr>
              <w:t>Feminine</w:t>
            </w:r>
          </w:p>
        </w:tc>
        <w:tc>
          <w:tcPr>
            <w:tcW w:w="1620" w:type="dxa"/>
            <w:shd w:val="clear" w:color="auto" w:fill="D9D9D9" w:themeFill="background1" w:themeFillShade="D9"/>
            <w:tcMar>
              <w:top w:w="120" w:type="dxa"/>
              <w:left w:w="120" w:type="dxa"/>
              <w:bottom w:w="120" w:type="dxa"/>
              <w:right w:w="120" w:type="dxa"/>
            </w:tcMar>
          </w:tcPr>
          <w:p w14:paraId="34BBE29A" w14:textId="77777777" w:rsidR="008758E5" w:rsidRPr="005A768A" w:rsidRDefault="008758E5" w:rsidP="00CD2394">
            <w:pPr>
              <w:pStyle w:val="NoSpacing"/>
              <w:keepLines/>
              <w:rPr>
                <w:rFonts w:cstheme="minorHAnsi"/>
                <w:color w:val="000000"/>
              </w:rPr>
            </w:pPr>
            <w:r w:rsidRPr="005A768A">
              <w:rPr>
                <w:rFonts w:cstheme="minorHAnsi"/>
                <w:color w:val="000000"/>
              </w:rPr>
              <w:t>Neuter</w:t>
            </w:r>
          </w:p>
        </w:tc>
        <w:tc>
          <w:tcPr>
            <w:tcW w:w="2535" w:type="dxa"/>
            <w:shd w:val="clear" w:color="auto" w:fill="D9D9D9" w:themeFill="background1" w:themeFillShade="D9"/>
            <w:tcMar>
              <w:top w:w="120" w:type="dxa"/>
              <w:left w:w="120" w:type="dxa"/>
              <w:bottom w:w="120" w:type="dxa"/>
              <w:right w:w="120" w:type="dxa"/>
            </w:tcMar>
          </w:tcPr>
          <w:p w14:paraId="26F105FD" w14:textId="77777777" w:rsidR="008758E5" w:rsidRPr="005A768A" w:rsidRDefault="008758E5" w:rsidP="00CD2394">
            <w:pPr>
              <w:pStyle w:val="NoSpacing"/>
              <w:keepLines/>
              <w:rPr>
                <w:rFonts w:cstheme="minorHAnsi"/>
                <w:color w:val="000000"/>
                <w:szCs w:val="24"/>
              </w:rPr>
            </w:pPr>
            <w:r w:rsidRPr="005A768A">
              <w:rPr>
                <w:rFonts w:cstheme="minorHAnsi"/>
                <w:color w:val="000000"/>
                <w:szCs w:val="24"/>
              </w:rPr>
              <w:t>Translations</w:t>
            </w:r>
          </w:p>
        </w:tc>
      </w:tr>
      <w:tr w:rsidR="008758E5" w:rsidRPr="00927D8E" w14:paraId="676DEB93" w14:textId="77777777" w:rsidTr="008758E5">
        <w:trPr>
          <w:trHeight w:val="56"/>
        </w:trPr>
        <w:tc>
          <w:tcPr>
            <w:tcW w:w="1590" w:type="dxa"/>
            <w:tcMar>
              <w:top w:w="120" w:type="dxa"/>
              <w:left w:w="120" w:type="dxa"/>
              <w:bottom w:w="120" w:type="dxa"/>
              <w:right w:w="120" w:type="dxa"/>
            </w:tcMar>
          </w:tcPr>
          <w:p w14:paraId="41302151" w14:textId="77777777" w:rsidR="008758E5" w:rsidRPr="00927D8E" w:rsidRDefault="008758E5" w:rsidP="00CD2394">
            <w:pPr>
              <w:pStyle w:val="NoSpacing"/>
              <w:keepLines/>
              <w:rPr>
                <w:rFonts w:cstheme="minorHAnsi"/>
                <w:color w:val="000000"/>
              </w:rPr>
            </w:pPr>
            <w:r w:rsidRPr="00927D8E">
              <w:rPr>
                <w:rFonts w:cstheme="minorHAnsi"/>
                <w:color w:val="000000"/>
              </w:rPr>
              <w:t>Nom</w:t>
            </w:r>
            <w:r>
              <w:rPr>
                <w:rFonts w:cstheme="minorHAnsi"/>
                <w:color w:val="000000"/>
              </w:rPr>
              <w:t>inative</w:t>
            </w:r>
          </w:p>
        </w:tc>
        <w:tc>
          <w:tcPr>
            <w:tcW w:w="1498" w:type="dxa"/>
            <w:tcMar>
              <w:top w:w="120" w:type="dxa"/>
              <w:left w:w="120" w:type="dxa"/>
              <w:bottom w:w="120" w:type="dxa"/>
              <w:right w:w="120" w:type="dxa"/>
            </w:tcMar>
          </w:tcPr>
          <w:p w14:paraId="6E7AE5A8" w14:textId="77777777" w:rsidR="008758E5" w:rsidRPr="00927D8E" w:rsidRDefault="008758E5" w:rsidP="00CD2394">
            <w:pPr>
              <w:pStyle w:val="NoSpacing"/>
              <w:keepLines/>
              <w:rPr>
                <w:rFonts w:cstheme="minorHAnsi"/>
                <w:color w:val="000000"/>
              </w:rPr>
            </w:pPr>
            <w:r w:rsidRPr="00927D8E">
              <w:rPr>
                <w:rFonts w:cstheme="minorHAnsi"/>
                <w:color w:val="000000"/>
              </w:rPr>
              <w:t>quī</w:t>
            </w:r>
          </w:p>
        </w:tc>
        <w:tc>
          <w:tcPr>
            <w:tcW w:w="1498" w:type="dxa"/>
            <w:tcMar>
              <w:top w:w="120" w:type="dxa"/>
              <w:left w:w="120" w:type="dxa"/>
              <w:bottom w:w="120" w:type="dxa"/>
              <w:right w:w="120" w:type="dxa"/>
            </w:tcMar>
          </w:tcPr>
          <w:p w14:paraId="7BC957F0" w14:textId="77777777" w:rsidR="008758E5" w:rsidRPr="00927D8E" w:rsidRDefault="008758E5" w:rsidP="00CD2394">
            <w:pPr>
              <w:pStyle w:val="NoSpacing"/>
              <w:keepLines/>
              <w:rPr>
                <w:rFonts w:cstheme="minorHAnsi"/>
                <w:color w:val="000000"/>
              </w:rPr>
            </w:pPr>
            <w:r w:rsidRPr="00927D8E">
              <w:rPr>
                <w:rFonts w:cstheme="minorHAnsi"/>
                <w:color w:val="000000"/>
              </w:rPr>
              <w:t>quae</w:t>
            </w:r>
          </w:p>
        </w:tc>
        <w:tc>
          <w:tcPr>
            <w:tcW w:w="1620" w:type="dxa"/>
            <w:tcMar>
              <w:top w:w="120" w:type="dxa"/>
              <w:left w:w="120" w:type="dxa"/>
              <w:bottom w:w="120" w:type="dxa"/>
              <w:right w:w="120" w:type="dxa"/>
            </w:tcMar>
          </w:tcPr>
          <w:p w14:paraId="763F8067" w14:textId="77777777" w:rsidR="008758E5" w:rsidRPr="00927D8E" w:rsidRDefault="008758E5" w:rsidP="00CD2394">
            <w:pPr>
              <w:pStyle w:val="NoSpacing"/>
              <w:keepLines/>
              <w:rPr>
                <w:rFonts w:cstheme="minorHAnsi"/>
                <w:color w:val="000000"/>
              </w:rPr>
            </w:pPr>
            <w:r w:rsidRPr="00927D8E">
              <w:rPr>
                <w:rFonts w:cstheme="minorHAnsi"/>
                <w:color w:val="000000"/>
              </w:rPr>
              <w:t>quod</w:t>
            </w:r>
          </w:p>
        </w:tc>
        <w:tc>
          <w:tcPr>
            <w:tcW w:w="2535" w:type="dxa"/>
            <w:tcMar>
              <w:top w:w="120" w:type="dxa"/>
              <w:left w:w="120" w:type="dxa"/>
              <w:bottom w:w="120" w:type="dxa"/>
              <w:right w:w="120" w:type="dxa"/>
            </w:tcMar>
          </w:tcPr>
          <w:p w14:paraId="7D2DF71C" w14:textId="77777777" w:rsidR="008758E5" w:rsidRPr="00927D8E" w:rsidRDefault="008758E5" w:rsidP="00CD2394">
            <w:pPr>
              <w:pStyle w:val="NoSpacing"/>
              <w:keepLines/>
              <w:rPr>
                <w:rFonts w:cstheme="minorHAnsi"/>
                <w:color w:val="000000"/>
              </w:rPr>
            </w:pPr>
            <w:r w:rsidRPr="00927D8E">
              <w:rPr>
                <w:rFonts w:cstheme="minorHAnsi"/>
                <w:color w:val="000000"/>
              </w:rPr>
              <w:t>who, which, what, that</w:t>
            </w:r>
          </w:p>
        </w:tc>
      </w:tr>
      <w:tr w:rsidR="008758E5" w:rsidRPr="00927D8E" w14:paraId="2E5A2D38" w14:textId="77777777" w:rsidTr="008758E5">
        <w:trPr>
          <w:trHeight w:val="56"/>
        </w:trPr>
        <w:tc>
          <w:tcPr>
            <w:tcW w:w="1590" w:type="dxa"/>
            <w:tcMar>
              <w:top w:w="120" w:type="dxa"/>
              <w:left w:w="120" w:type="dxa"/>
              <w:bottom w:w="120" w:type="dxa"/>
              <w:right w:w="120" w:type="dxa"/>
            </w:tcMar>
          </w:tcPr>
          <w:p w14:paraId="7EF350B9" w14:textId="77777777" w:rsidR="008758E5" w:rsidRPr="00927D8E" w:rsidRDefault="008758E5" w:rsidP="00CD2394">
            <w:pPr>
              <w:pStyle w:val="NoSpacing"/>
              <w:keepLines/>
              <w:rPr>
                <w:rFonts w:cstheme="minorHAnsi"/>
                <w:color w:val="000000"/>
              </w:rPr>
            </w:pPr>
            <w:r w:rsidRPr="00927D8E">
              <w:rPr>
                <w:rFonts w:cstheme="minorHAnsi"/>
                <w:color w:val="000000"/>
              </w:rPr>
              <w:lastRenderedPageBreak/>
              <w:t>Gen</w:t>
            </w:r>
            <w:r>
              <w:rPr>
                <w:rFonts w:cstheme="minorHAnsi"/>
                <w:color w:val="000000"/>
              </w:rPr>
              <w:t>itive</w:t>
            </w:r>
          </w:p>
        </w:tc>
        <w:tc>
          <w:tcPr>
            <w:tcW w:w="1498" w:type="dxa"/>
            <w:tcMar>
              <w:top w:w="120" w:type="dxa"/>
              <w:left w:w="120" w:type="dxa"/>
              <w:bottom w:w="120" w:type="dxa"/>
              <w:right w:w="120" w:type="dxa"/>
            </w:tcMar>
          </w:tcPr>
          <w:p w14:paraId="576CBFBE" w14:textId="77777777" w:rsidR="008758E5" w:rsidRPr="00927D8E" w:rsidRDefault="008758E5" w:rsidP="00CD2394">
            <w:pPr>
              <w:pStyle w:val="NoSpacing"/>
              <w:keepLines/>
              <w:rPr>
                <w:rFonts w:cstheme="minorHAnsi"/>
                <w:color w:val="000000"/>
              </w:rPr>
            </w:pPr>
            <w:r w:rsidRPr="00927D8E">
              <w:rPr>
                <w:rFonts w:cstheme="minorHAnsi"/>
                <w:color w:val="000000"/>
              </w:rPr>
              <w:t>cuius</w:t>
            </w:r>
          </w:p>
        </w:tc>
        <w:tc>
          <w:tcPr>
            <w:tcW w:w="1498" w:type="dxa"/>
            <w:tcMar>
              <w:top w:w="120" w:type="dxa"/>
              <w:left w:w="120" w:type="dxa"/>
              <w:bottom w:w="120" w:type="dxa"/>
              <w:right w:w="120" w:type="dxa"/>
            </w:tcMar>
          </w:tcPr>
          <w:p w14:paraId="0204C3A7" w14:textId="77777777" w:rsidR="008758E5" w:rsidRPr="00927D8E" w:rsidRDefault="008758E5" w:rsidP="00CD2394">
            <w:pPr>
              <w:pStyle w:val="NoSpacing"/>
              <w:keepLines/>
              <w:rPr>
                <w:rFonts w:cstheme="minorHAnsi"/>
                <w:color w:val="000000"/>
              </w:rPr>
            </w:pPr>
            <w:r w:rsidRPr="00927D8E">
              <w:rPr>
                <w:rFonts w:cstheme="minorHAnsi"/>
                <w:color w:val="000000"/>
              </w:rPr>
              <w:t>cuius</w:t>
            </w:r>
          </w:p>
        </w:tc>
        <w:tc>
          <w:tcPr>
            <w:tcW w:w="1620" w:type="dxa"/>
            <w:tcMar>
              <w:top w:w="120" w:type="dxa"/>
              <w:left w:w="120" w:type="dxa"/>
              <w:bottom w:w="120" w:type="dxa"/>
              <w:right w:w="120" w:type="dxa"/>
            </w:tcMar>
          </w:tcPr>
          <w:p w14:paraId="0BD2992A" w14:textId="77777777" w:rsidR="008758E5" w:rsidRPr="00927D8E" w:rsidRDefault="008758E5" w:rsidP="00CD2394">
            <w:pPr>
              <w:pStyle w:val="NoSpacing"/>
              <w:keepLines/>
              <w:rPr>
                <w:rFonts w:cstheme="minorHAnsi"/>
                <w:color w:val="000000"/>
              </w:rPr>
            </w:pPr>
            <w:r w:rsidRPr="00927D8E">
              <w:rPr>
                <w:rFonts w:cstheme="minorHAnsi"/>
                <w:color w:val="000000"/>
              </w:rPr>
              <w:t>cuius</w:t>
            </w:r>
          </w:p>
        </w:tc>
        <w:tc>
          <w:tcPr>
            <w:tcW w:w="2535" w:type="dxa"/>
            <w:tcMar>
              <w:top w:w="120" w:type="dxa"/>
              <w:left w:w="120" w:type="dxa"/>
              <w:bottom w:w="120" w:type="dxa"/>
              <w:right w:w="120" w:type="dxa"/>
            </w:tcMar>
          </w:tcPr>
          <w:p w14:paraId="294A9C48" w14:textId="77777777" w:rsidR="008758E5" w:rsidRPr="00927D8E" w:rsidRDefault="008758E5" w:rsidP="00CD2394">
            <w:pPr>
              <w:pStyle w:val="NoSpacing"/>
              <w:keepLines/>
              <w:rPr>
                <w:rFonts w:cstheme="minorHAnsi"/>
                <w:color w:val="000000"/>
              </w:rPr>
            </w:pPr>
            <w:r w:rsidRPr="00927D8E">
              <w:rPr>
                <w:rFonts w:cstheme="minorHAnsi"/>
                <w:color w:val="000000"/>
              </w:rPr>
              <w:t>whose, of whom, of which</w:t>
            </w:r>
          </w:p>
        </w:tc>
      </w:tr>
      <w:tr w:rsidR="008758E5" w:rsidRPr="00927D8E" w14:paraId="5989A898" w14:textId="77777777" w:rsidTr="008758E5">
        <w:trPr>
          <w:trHeight w:val="56"/>
        </w:trPr>
        <w:tc>
          <w:tcPr>
            <w:tcW w:w="1590" w:type="dxa"/>
            <w:tcMar>
              <w:top w:w="120" w:type="dxa"/>
              <w:left w:w="120" w:type="dxa"/>
              <w:bottom w:w="120" w:type="dxa"/>
              <w:right w:w="120" w:type="dxa"/>
            </w:tcMar>
          </w:tcPr>
          <w:p w14:paraId="54859B57" w14:textId="77777777" w:rsidR="008758E5" w:rsidRPr="00927D8E" w:rsidRDefault="008758E5" w:rsidP="00CD2394">
            <w:pPr>
              <w:pStyle w:val="NoSpacing"/>
              <w:keepLines/>
              <w:rPr>
                <w:rFonts w:cstheme="minorHAnsi"/>
                <w:color w:val="000000"/>
              </w:rPr>
            </w:pPr>
            <w:r w:rsidRPr="00927D8E">
              <w:rPr>
                <w:rFonts w:cstheme="minorHAnsi"/>
                <w:color w:val="000000"/>
              </w:rPr>
              <w:t>Dat</w:t>
            </w:r>
            <w:r>
              <w:rPr>
                <w:rFonts w:cstheme="minorHAnsi"/>
                <w:color w:val="000000"/>
              </w:rPr>
              <w:t>ive</w:t>
            </w:r>
          </w:p>
        </w:tc>
        <w:tc>
          <w:tcPr>
            <w:tcW w:w="1498" w:type="dxa"/>
            <w:tcMar>
              <w:top w:w="120" w:type="dxa"/>
              <w:left w:w="120" w:type="dxa"/>
              <w:bottom w:w="120" w:type="dxa"/>
              <w:right w:w="120" w:type="dxa"/>
            </w:tcMar>
          </w:tcPr>
          <w:p w14:paraId="24A54092" w14:textId="77777777" w:rsidR="008758E5" w:rsidRPr="00927D8E" w:rsidRDefault="008758E5" w:rsidP="00CD2394">
            <w:pPr>
              <w:pStyle w:val="NoSpacing"/>
              <w:keepLines/>
              <w:rPr>
                <w:rFonts w:cstheme="minorHAnsi"/>
                <w:color w:val="000000"/>
              </w:rPr>
            </w:pPr>
            <w:r w:rsidRPr="00927D8E">
              <w:rPr>
                <w:rFonts w:cstheme="minorHAnsi"/>
                <w:color w:val="000000"/>
              </w:rPr>
              <w:t>cui</w:t>
            </w:r>
          </w:p>
        </w:tc>
        <w:tc>
          <w:tcPr>
            <w:tcW w:w="1498" w:type="dxa"/>
            <w:tcMar>
              <w:top w:w="120" w:type="dxa"/>
              <w:left w:w="120" w:type="dxa"/>
              <w:bottom w:w="120" w:type="dxa"/>
              <w:right w:w="120" w:type="dxa"/>
            </w:tcMar>
          </w:tcPr>
          <w:p w14:paraId="72AAE8AB" w14:textId="77777777" w:rsidR="008758E5" w:rsidRPr="00927D8E" w:rsidRDefault="008758E5" w:rsidP="00CD2394">
            <w:pPr>
              <w:pStyle w:val="NoSpacing"/>
              <w:keepLines/>
              <w:rPr>
                <w:rFonts w:cstheme="minorHAnsi"/>
                <w:color w:val="000000"/>
              </w:rPr>
            </w:pPr>
            <w:r w:rsidRPr="00927D8E">
              <w:rPr>
                <w:rFonts w:cstheme="minorHAnsi"/>
                <w:color w:val="000000"/>
              </w:rPr>
              <w:t>cui</w:t>
            </w:r>
          </w:p>
        </w:tc>
        <w:tc>
          <w:tcPr>
            <w:tcW w:w="1620" w:type="dxa"/>
            <w:tcMar>
              <w:top w:w="120" w:type="dxa"/>
              <w:left w:w="120" w:type="dxa"/>
              <w:bottom w:w="120" w:type="dxa"/>
              <w:right w:w="120" w:type="dxa"/>
            </w:tcMar>
          </w:tcPr>
          <w:p w14:paraId="21ACDAD7" w14:textId="77777777" w:rsidR="008758E5" w:rsidRPr="00927D8E" w:rsidRDefault="008758E5" w:rsidP="00CD2394">
            <w:pPr>
              <w:pStyle w:val="NoSpacing"/>
              <w:keepLines/>
              <w:rPr>
                <w:rFonts w:cstheme="minorHAnsi"/>
                <w:color w:val="000000"/>
              </w:rPr>
            </w:pPr>
            <w:r w:rsidRPr="00927D8E">
              <w:rPr>
                <w:rFonts w:cstheme="minorHAnsi"/>
                <w:color w:val="000000"/>
              </w:rPr>
              <w:t>cui</w:t>
            </w:r>
          </w:p>
        </w:tc>
        <w:tc>
          <w:tcPr>
            <w:tcW w:w="2535" w:type="dxa"/>
            <w:tcMar>
              <w:top w:w="120" w:type="dxa"/>
              <w:left w:w="120" w:type="dxa"/>
              <w:bottom w:w="120" w:type="dxa"/>
              <w:right w:w="120" w:type="dxa"/>
            </w:tcMar>
          </w:tcPr>
          <w:p w14:paraId="7F54212D" w14:textId="77777777" w:rsidR="008758E5" w:rsidRPr="00927D8E" w:rsidRDefault="008758E5" w:rsidP="00CD2394">
            <w:pPr>
              <w:pStyle w:val="NoSpacing"/>
              <w:keepLines/>
              <w:rPr>
                <w:rFonts w:cstheme="minorHAnsi"/>
                <w:color w:val="000000"/>
              </w:rPr>
            </w:pPr>
            <w:r w:rsidRPr="00927D8E">
              <w:rPr>
                <w:rFonts w:cstheme="minorHAnsi"/>
                <w:color w:val="000000"/>
              </w:rPr>
              <w:t>to/for whom; to/for which</w:t>
            </w:r>
          </w:p>
        </w:tc>
      </w:tr>
      <w:tr w:rsidR="008758E5" w:rsidRPr="00927D8E" w14:paraId="0C3487C1" w14:textId="77777777" w:rsidTr="008758E5">
        <w:trPr>
          <w:trHeight w:val="56"/>
        </w:trPr>
        <w:tc>
          <w:tcPr>
            <w:tcW w:w="1590" w:type="dxa"/>
            <w:tcMar>
              <w:top w:w="120" w:type="dxa"/>
              <w:left w:w="120" w:type="dxa"/>
              <w:bottom w:w="120" w:type="dxa"/>
              <w:right w:w="120" w:type="dxa"/>
            </w:tcMar>
          </w:tcPr>
          <w:p w14:paraId="1115A2C4" w14:textId="77777777" w:rsidR="008758E5" w:rsidRPr="00927D8E" w:rsidRDefault="008758E5" w:rsidP="00CD2394">
            <w:pPr>
              <w:pStyle w:val="NoSpacing"/>
              <w:keepLines/>
              <w:rPr>
                <w:rFonts w:cstheme="minorHAnsi"/>
                <w:color w:val="000000"/>
              </w:rPr>
            </w:pPr>
            <w:r w:rsidRPr="00927D8E">
              <w:rPr>
                <w:rFonts w:cstheme="minorHAnsi"/>
                <w:color w:val="000000"/>
              </w:rPr>
              <w:t>Acc</w:t>
            </w:r>
            <w:r>
              <w:rPr>
                <w:rFonts w:cstheme="minorHAnsi"/>
                <w:color w:val="000000"/>
              </w:rPr>
              <w:t>usative</w:t>
            </w:r>
          </w:p>
        </w:tc>
        <w:tc>
          <w:tcPr>
            <w:tcW w:w="1498" w:type="dxa"/>
            <w:tcMar>
              <w:top w:w="120" w:type="dxa"/>
              <w:left w:w="120" w:type="dxa"/>
              <w:bottom w:w="120" w:type="dxa"/>
              <w:right w:w="120" w:type="dxa"/>
            </w:tcMar>
          </w:tcPr>
          <w:p w14:paraId="061200FD" w14:textId="77777777" w:rsidR="008758E5" w:rsidRPr="00927D8E" w:rsidRDefault="008758E5" w:rsidP="00CD2394">
            <w:pPr>
              <w:pStyle w:val="NoSpacing"/>
              <w:keepLines/>
              <w:rPr>
                <w:rFonts w:cstheme="minorHAnsi"/>
                <w:color w:val="000000"/>
              </w:rPr>
            </w:pPr>
            <w:r w:rsidRPr="00927D8E">
              <w:rPr>
                <w:rFonts w:cstheme="minorHAnsi"/>
                <w:color w:val="000000"/>
              </w:rPr>
              <w:t>quem</w:t>
            </w:r>
          </w:p>
        </w:tc>
        <w:tc>
          <w:tcPr>
            <w:tcW w:w="1498" w:type="dxa"/>
            <w:tcMar>
              <w:top w:w="120" w:type="dxa"/>
              <w:left w:w="120" w:type="dxa"/>
              <w:bottom w:w="120" w:type="dxa"/>
              <w:right w:w="120" w:type="dxa"/>
            </w:tcMar>
          </w:tcPr>
          <w:p w14:paraId="7BBC9DD5" w14:textId="77777777" w:rsidR="008758E5" w:rsidRPr="00927D8E" w:rsidRDefault="008758E5" w:rsidP="00CD2394">
            <w:pPr>
              <w:pStyle w:val="NoSpacing"/>
              <w:keepLines/>
              <w:rPr>
                <w:rFonts w:cstheme="minorHAnsi"/>
                <w:color w:val="000000"/>
              </w:rPr>
            </w:pPr>
            <w:r w:rsidRPr="00927D8E">
              <w:rPr>
                <w:rFonts w:cstheme="minorHAnsi"/>
                <w:color w:val="000000"/>
              </w:rPr>
              <w:t>quam</w:t>
            </w:r>
          </w:p>
        </w:tc>
        <w:tc>
          <w:tcPr>
            <w:tcW w:w="1620" w:type="dxa"/>
            <w:tcMar>
              <w:top w:w="120" w:type="dxa"/>
              <w:left w:w="120" w:type="dxa"/>
              <w:bottom w:w="120" w:type="dxa"/>
              <w:right w:w="120" w:type="dxa"/>
            </w:tcMar>
          </w:tcPr>
          <w:p w14:paraId="0DFFEFDD" w14:textId="77777777" w:rsidR="008758E5" w:rsidRPr="00927D8E" w:rsidRDefault="008758E5" w:rsidP="00CD2394">
            <w:pPr>
              <w:pStyle w:val="NoSpacing"/>
              <w:keepLines/>
              <w:rPr>
                <w:rFonts w:cstheme="minorHAnsi"/>
                <w:color w:val="000000"/>
              </w:rPr>
            </w:pPr>
            <w:r w:rsidRPr="00927D8E">
              <w:rPr>
                <w:rFonts w:cstheme="minorHAnsi"/>
                <w:color w:val="000000"/>
              </w:rPr>
              <w:t>quod</w:t>
            </w:r>
          </w:p>
        </w:tc>
        <w:tc>
          <w:tcPr>
            <w:tcW w:w="2535" w:type="dxa"/>
            <w:tcMar>
              <w:top w:w="120" w:type="dxa"/>
              <w:left w:w="120" w:type="dxa"/>
              <w:bottom w:w="120" w:type="dxa"/>
              <w:right w:w="120" w:type="dxa"/>
            </w:tcMar>
          </w:tcPr>
          <w:p w14:paraId="2EA1B1F3" w14:textId="77777777" w:rsidR="008758E5" w:rsidRPr="00927D8E" w:rsidRDefault="008758E5" w:rsidP="00CD2394">
            <w:pPr>
              <w:pStyle w:val="NoSpacing"/>
              <w:keepLines/>
              <w:rPr>
                <w:rFonts w:cstheme="minorHAnsi"/>
                <w:color w:val="000000"/>
              </w:rPr>
            </w:pPr>
            <w:r w:rsidRPr="00927D8E">
              <w:rPr>
                <w:rFonts w:cstheme="minorHAnsi"/>
                <w:color w:val="000000"/>
              </w:rPr>
              <w:t>whom, which, that</w:t>
            </w:r>
          </w:p>
        </w:tc>
      </w:tr>
      <w:tr w:rsidR="008758E5" w:rsidRPr="00927D8E" w14:paraId="4651C0DE" w14:textId="77777777" w:rsidTr="008758E5">
        <w:trPr>
          <w:trHeight w:val="56"/>
        </w:trPr>
        <w:tc>
          <w:tcPr>
            <w:tcW w:w="1590" w:type="dxa"/>
            <w:tcMar>
              <w:top w:w="120" w:type="dxa"/>
              <w:left w:w="120" w:type="dxa"/>
              <w:bottom w:w="120" w:type="dxa"/>
              <w:right w:w="120" w:type="dxa"/>
            </w:tcMar>
          </w:tcPr>
          <w:p w14:paraId="5648ADBC" w14:textId="77777777" w:rsidR="008758E5" w:rsidRPr="00927D8E" w:rsidRDefault="008758E5" w:rsidP="00CD2394">
            <w:pPr>
              <w:pStyle w:val="NoSpacing"/>
              <w:keepLines/>
              <w:rPr>
                <w:rFonts w:cstheme="minorHAnsi"/>
                <w:color w:val="000000"/>
              </w:rPr>
            </w:pPr>
            <w:r w:rsidRPr="00927D8E">
              <w:rPr>
                <w:rFonts w:cstheme="minorHAnsi"/>
                <w:color w:val="000000"/>
              </w:rPr>
              <w:t>Abl</w:t>
            </w:r>
            <w:r>
              <w:rPr>
                <w:rFonts w:cstheme="minorHAnsi"/>
                <w:color w:val="000000"/>
              </w:rPr>
              <w:t>ative</w:t>
            </w:r>
          </w:p>
        </w:tc>
        <w:tc>
          <w:tcPr>
            <w:tcW w:w="1498" w:type="dxa"/>
            <w:tcMar>
              <w:top w:w="120" w:type="dxa"/>
              <w:left w:w="120" w:type="dxa"/>
              <w:bottom w:w="120" w:type="dxa"/>
              <w:right w:w="120" w:type="dxa"/>
            </w:tcMar>
          </w:tcPr>
          <w:p w14:paraId="3D3DEF19" w14:textId="77777777" w:rsidR="008758E5" w:rsidRPr="00927D8E" w:rsidRDefault="008758E5" w:rsidP="00CD2394">
            <w:pPr>
              <w:pStyle w:val="NoSpacing"/>
              <w:keepLines/>
              <w:rPr>
                <w:rFonts w:cstheme="minorHAnsi"/>
                <w:color w:val="000000"/>
              </w:rPr>
            </w:pPr>
            <w:r w:rsidRPr="00927D8E">
              <w:rPr>
                <w:rFonts w:cstheme="minorHAnsi"/>
                <w:color w:val="000000"/>
              </w:rPr>
              <w:t>quō</w:t>
            </w:r>
          </w:p>
        </w:tc>
        <w:tc>
          <w:tcPr>
            <w:tcW w:w="1498" w:type="dxa"/>
            <w:tcMar>
              <w:top w:w="120" w:type="dxa"/>
              <w:left w:w="120" w:type="dxa"/>
              <w:bottom w:w="120" w:type="dxa"/>
              <w:right w:w="120" w:type="dxa"/>
            </w:tcMar>
          </w:tcPr>
          <w:p w14:paraId="0C0A57D8" w14:textId="77777777" w:rsidR="008758E5" w:rsidRPr="00927D8E" w:rsidRDefault="008758E5" w:rsidP="00CD2394">
            <w:pPr>
              <w:pStyle w:val="NoSpacing"/>
              <w:keepLines/>
              <w:rPr>
                <w:rFonts w:cstheme="minorHAnsi"/>
                <w:color w:val="000000"/>
              </w:rPr>
            </w:pPr>
            <w:r w:rsidRPr="00927D8E">
              <w:rPr>
                <w:rFonts w:cstheme="minorHAnsi"/>
                <w:color w:val="000000"/>
              </w:rPr>
              <w:t>quā</w:t>
            </w:r>
          </w:p>
        </w:tc>
        <w:tc>
          <w:tcPr>
            <w:tcW w:w="1620" w:type="dxa"/>
            <w:tcMar>
              <w:top w:w="120" w:type="dxa"/>
              <w:left w:w="120" w:type="dxa"/>
              <w:bottom w:w="120" w:type="dxa"/>
              <w:right w:w="120" w:type="dxa"/>
            </w:tcMar>
          </w:tcPr>
          <w:p w14:paraId="03D8B112" w14:textId="77777777" w:rsidR="008758E5" w:rsidRPr="00927D8E" w:rsidRDefault="008758E5" w:rsidP="00CD2394">
            <w:pPr>
              <w:pStyle w:val="NoSpacing"/>
              <w:keepLines/>
              <w:rPr>
                <w:rFonts w:cstheme="minorHAnsi"/>
                <w:color w:val="000000"/>
              </w:rPr>
            </w:pPr>
            <w:r w:rsidRPr="00927D8E">
              <w:rPr>
                <w:rFonts w:cstheme="minorHAnsi"/>
                <w:color w:val="000000"/>
              </w:rPr>
              <w:t>quō</w:t>
            </w:r>
          </w:p>
        </w:tc>
        <w:tc>
          <w:tcPr>
            <w:tcW w:w="2535" w:type="dxa"/>
            <w:tcMar>
              <w:top w:w="120" w:type="dxa"/>
              <w:left w:w="120" w:type="dxa"/>
              <w:bottom w:w="120" w:type="dxa"/>
              <w:right w:w="120" w:type="dxa"/>
            </w:tcMar>
          </w:tcPr>
          <w:p w14:paraId="2B0DAA79" w14:textId="77777777" w:rsidR="008758E5" w:rsidRPr="00927D8E" w:rsidRDefault="008758E5" w:rsidP="00CD2394">
            <w:pPr>
              <w:pStyle w:val="NoSpacing"/>
              <w:keepLines/>
              <w:rPr>
                <w:rFonts w:cstheme="minorHAnsi"/>
                <w:color w:val="000000"/>
              </w:rPr>
            </w:pPr>
            <w:r w:rsidRPr="00927D8E">
              <w:rPr>
                <w:rFonts w:cstheme="minorHAnsi"/>
                <w:color w:val="000000"/>
              </w:rPr>
              <w:t>by whom; by which</w:t>
            </w:r>
          </w:p>
        </w:tc>
      </w:tr>
      <w:tr w:rsidR="008758E5" w:rsidRPr="00927D8E" w14:paraId="55531780" w14:textId="77777777" w:rsidTr="008758E5">
        <w:trPr>
          <w:trHeight w:val="56"/>
        </w:trPr>
        <w:tc>
          <w:tcPr>
            <w:tcW w:w="1590" w:type="dxa"/>
            <w:shd w:val="clear" w:color="auto" w:fill="D9D9D9" w:themeFill="background1" w:themeFillShade="D9"/>
            <w:tcMar>
              <w:top w:w="120" w:type="dxa"/>
              <w:left w:w="120" w:type="dxa"/>
              <w:bottom w:w="120" w:type="dxa"/>
              <w:right w:w="120" w:type="dxa"/>
            </w:tcMar>
          </w:tcPr>
          <w:p w14:paraId="4960E77B" w14:textId="77777777" w:rsidR="008758E5" w:rsidRPr="007408BC" w:rsidRDefault="008758E5" w:rsidP="00CD2394">
            <w:pPr>
              <w:pStyle w:val="NoSpacing"/>
              <w:keepLines/>
              <w:rPr>
                <w:rStyle w:val="IntenseEmphasis"/>
              </w:rPr>
            </w:pPr>
            <w:r w:rsidRPr="007408BC">
              <w:rPr>
                <w:rStyle w:val="IntenseEmphasis"/>
              </w:rPr>
              <w:t>Plural</w:t>
            </w:r>
          </w:p>
        </w:tc>
        <w:tc>
          <w:tcPr>
            <w:tcW w:w="1498" w:type="dxa"/>
            <w:shd w:val="clear" w:color="auto" w:fill="D9D9D9" w:themeFill="background1" w:themeFillShade="D9"/>
            <w:tcMar>
              <w:top w:w="120" w:type="dxa"/>
              <w:left w:w="120" w:type="dxa"/>
              <w:bottom w:w="120" w:type="dxa"/>
              <w:right w:w="120" w:type="dxa"/>
            </w:tcMar>
          </w:tcPr>
          <w:p w14:paraId="259D2391" w14:textId="77777777" w:rsidR="008758E5" w:rsidRPr="00927D8E" w:rsidRDefault="008758E5" w:rsidP="00CD2394">
            <w:pPr>
              <w:pStyle w:val="NoSpacing"/>
              <w:keepLines/>
              <w:rPr>
                <w:rFonts w:cstheme="minorHAnsi"/>
                <w:color w:val="000000"/>
              </w:rPr>
            </w:pPr>
            <w:r w:rsidRPr="005A768A">
              <w:rPr>
                <w:rFonts w:cstheme="minorHAnsi"/>
                <w:color w:val="000000"/>
              </w:rPr>
              <w:t>Masculine</w:t>
            </w:r>
          </w:p>
        </w:tc>
        <w:tc>
          <w:tcPr>
            <w:tcW w:w="1498" w:type="dxa"/>
            <w:shd w:val="clear" w:color="auto" w:fill="D9D9D9" w:themeFill="background1" w:themeFillShade="D9"/>
            <w:tcMar>
              <w:top w:w="120" w:type="dxa"/>
              <w:left w:w="120" w:type="dxa"/>
              <w:bottom w:w="120" w:type="dxa"/>
              <w:right w:w="120" w:type="dxa"/>
            </w:tcMar>
          </w:tcPr>
          <w:p w14:paraId="186A28E7" w14:textId="77777777" w:rsidR="008758E5" w:rsidRPr="00927D8E" w:rsidRDefault="008758E5" w:rsidP="00CD2394">
            <w:pPr>
              <w:pStyle w:val="NoSpacing"/>
              <w:keepLines/>
              <w:rPr>
                <w:rFonts w:cstheme="minorHAnsi"/>
                <w:color w:val="000000"/>
              </w:rPr>
            </w:pPr>
            <w:r w:rsidRPr="005A768A">
              <w:rPr>
                <w:rFonts w:cstheme="minorHAnsi"/>
                <w:color w:val="000000"/>
              </w:rPr>
              <w:t>Feminine</w:t>
            </w:r>
          </w:p>
        </w:tc>
        <w:tc>
          <w:tcPr>
            <w:tcW w:w="1620" w:type="dxa"/>
            <w:shd w:val="clear" w:color="auto" w:fill="D9D9D9" w:themeFill="background1" w:themeFillShade="D9"/>
            <w:tcMar>
              <w:top w:w="120" w:type="dxa"/>
              <w:left w:w="120" w:type="dxa"/>
              <w:bottom w:w="120" w:type="dxa"/>
              <w:right w:w="120" w:type="dxa"/>
            </w:tcMar>
          </w:tcPr>
          <w:p w14:paraId="3BAFD460" w14:textId="77777777" w:rsidR="008758E5" w:rsidRPr="00927D8E" w:rsidRDefault="008758E5" w:rsidP="00CD2394">
            <w:pPr>
              <w:pStyle w:val="NoSpacing"/>
              <w:keepLines/>
              <w:rPr>
                <w:rFonts w:cstheme="minorHAnsi"/>
                <w:color w:val="000000"/>
              </w:rPr>
            </w:pPr>
            <w:r w:rsidRPr="005A768A">
              <w:rPr>
                <w:rFonts w:cstheme="minorHAnsi"/>
                <w:color w:val="000000"/>
              </w:rPr>
              <w:t>Neuter</w:t>
            </w:r>
          </w:p>
        </w:tc>
        <w:tc>
          <w:tcPr>
            <w:tcW w:w="2535" w:type="dxa"/>
            <w:shd w:val="clear" w:color="auto" w:fill="D9D9D9" w:themeFill="background1" w:themeFillShade="D9"/>
            <w:tcMar>
              <w:top w:w="120" w:type="dxa"/>
              <w:left w:w="120" w:type="dxa"/>
              <w:bottom w:w="120" w:type="dxa"/>
              <w:right w:w="120" w:type="dxa"/>
            </w:tcMar>
          </w:tcPr>
          <w:p w14:paraId="63733207" w14:textId="77777777" w:rsidR="008758E5" w:rsidRPr="00927D8E" w:rsidRDefault="008758E5" w:rsidP="00CD2394">
            <w:pPr>
              <w:pStyle w:val="NoSpacing"/>
              <w:keepLines/>
              <w:rPr>
                <w:rFonts w:cstheme="minorHAnsi"/>
                <w:color w:val="000000"/>
              </w:rPr>
            </w:pPr>
            <w:r w:rsidRPr="005A768A">
              <w:rPr>
                <w:rFonts w:cstheme="minorHAnsi"/>
                <w:color w:val="000000"/>
                <w:szCs w:val="24"/>
              </w:rPr>
              <w:t>Translations</w:t>
            </w:r>
          </w:p>
        </w:tc>
      </w:tr>
      <w:tr w:rsidR="008758E5" w:rsidRPr="00927D8E" w14:paraId="45DC907D" w14:textId="77777777" w:rsidTr="008758E5">
        <w:trPr>
          <w:trHeight w:val="56"/>
        </w:trPr>
        <w:tc>
          <w:tcPr>
            <w:tcW w:w="1590" w:type="dxa"/>
            <w:tcMar>
              <w:top w:w="120" w:type="dxa"/>
              <w:left w:w="120" w:type="dxa"/>
              <w:bottom w:w="120" w:type="dxa"/>
              <w:right w:w="120" w:type="dxa"/>
            </w:tcMar>
          </w:tcPr>
          <w:p w14:paraId="6FB964FC" w14:textId="77777777" w:rsidR="008758E5" w:rsidRPr="00927D8E" w:rsidRDefault="008758E5" w:rsidP="00CD2394">
            <w:pPr>
              <w:pStyle w:val="NoSpacing"/>
              <w:keepLines/>
              <w:rPr>
                <w:rFonts w:cstheme="minorHAnsi"/>
                <w:color w:val="000000"/>
              </w:rPr>
            </w:pPr>
            <w:r w:rsidRPr="00927D8E">
              <w:rPr>
                <w:rFonts w:cstheme="minorHAnsi"/>
                <w:color w:val="000000"/>
              </w:rPr>
              <w:t>Nom</w:t>
            </w:r>
            <w:r>
              <w:rPr>
                <w:rFonts w:cstheme="minorHAnsi"/>
                <w:color w:val="000000"/>
              </w:rPr>
              <w:t>inative</w:t>
            </w:r>
          </w:p>
        </w:tc>
        <w:tc>
          <w:tcPr>
            <w:tcW w:w="1498" w:type="dxa"/>
            <w:tcMar>
              <w:top w:w="120" w:type="dxa"/>
              <w:left w:w="120" w:type="dxa"/>
              <w:bottom w:w="120" w:type="dxa"/>
              <w:right w:w="120" w:type="dxa"/>
            </w:tcMar>
          </w:tcPr>
          <w:p w14:paraId="36640F6F" w14:textId="77777777" w:rsidR="008758E5" w:rsidRPr="00927D8E" w:rsidRDefault="008758E5" w:rsidP="00CD2394">
            <w:pPr>
              <w:pStyle w:val="NoSpacing"/>
              <w:keepLines/>
              <w:rPr>
                <w:rFonts w:cstheme="minorHAnsi"/>
                <w:color w:val="000000"/>
              </w:rPr>
            </w:pPr>
            <w:r w:rsidRPr="00927D8E">
              <w:rPr>
                <w:rFonts w:cstheme="minorHAnsi"/>
                <w:color w:val="000000"/>
              </w:rPr>
              <w:t>quī</w:t>
            </w:r>
          </w:p>
        </w:tc>
        <w:tc>
          <w:tcPr>
            <w:tcW w:w="1498" w:type="dxa"/>
            <w:tcMar>
              <w:top w:w="120" w:type="dxa"/>
              <w:left w:w="120" w:type="dxa"/>
              <w:bottom w:w="120" w:type="dxa"/>
              <w:right w:w="120" w:type="dxa"/>
            </w:tcMar>
          </w:tcPr>
          <w:p w14:paraId="37B0E0C7" w14:textId="77777777" w:rsidR="008758E5" w:rsidRPr="00927D8E" w:rsidRDefault="008758E5" w:rsidP="00CD2394">
            <w:pPr>
              <w:pStyle w:val="NoSpacing"/>
              <w:keepLines/>
              <w:rPr>
                <w:rFonts w:cstheme="minorHAnsi"/>
                <w:color w:val="000000"/>
              </w:rPr>
            </w:pPr>
            <w:r w:rsidRPr="00927D8E">
              <w:rPr>
                <w:rFonts w:cstheme="minorHAnsi"/>
                <w:color w:val="000000"/>
              </w:rPr>
              <w:t>quae</w:t>
            </w:r>
          </w:p>
        </w:tc>
        <w:tc>
          <w:tcPr>
            <w:tcW w:w="1620" w:type="dxa"/>
            <w:tcMar>
              <w:top w:w="120" w:type="dxa"/>
              <w:left w:w="120" w:type="dxa"/>
              <w:bottom w:w="120" w:type="dxa"/>
              <w:right w:w="120" w:type="dxa"/>
            </w:tcMar>
          </w:tcPr>
          <w:p w14:paraId="17AC08C3" w14:textId="77777777" w:rsidR="008758E5" w:rsidRPr="00927D8E" w:rsidRDefault="008758E5" w:rsidP="00CD2394">
            <w:pPr>
              <w:pStyle w:val="NoSpacing"/>
              <w:keepLines/>
              <w:rPr>
                <w:rFonts w:cstheme="minorHAnsi"/>
                <w:color w:val="000000"/>
              </w:rPr>
            </w:pPr>
            <w:r w:rsidRPr="00927D8E">
              <w:rPr>
                <w:rFonts w:cstheme="minorHAnsi"/>
                <w:color w:val="000000"/>
              </w:rPr>
              <w:t>quae</w:t>
            </w:r>
          </w:p>
        </w:tc>
        <w:tc>
          <w:tcPr>
            <w:tcW w:w="2535" w:type="dxa"/>
            <w:tcMar>
              <w:top w:w="120" w:type="dxa"/>
              <w:left w:w="120" w:type="dxa"/>
              <w:bottom w:w="120" w:type="dxa"/>
              <w:right w:w="120" w:type="dxa"/>
            </w:tcMar>
          </w:tcPr>
          <w:p w14:paraId="3DD8EBD8" w14:textId="77777777" w:rsidR="008758E5" w:rsidRPr="00927D8E" w:rsidRDefault="008758E5" w:rsidP="00CD2394">
            <w:pPr>
              <w:pStyle w:val="NoSpacing"/>
              <w:keepLines/>
              <w:rPr>
                <w:rFonts w:cstheme="minorHAnsi"/>
                <w:color w:val="000000"/>
              </w:rPr>
            </w:pPr>
            <w:r w:rsidRPr="00927D8E">
              <w:rPr>
                <w:rFonts w:cstheme="minorHAnsi"/>
                <w:color w:val="000000"/>
              </w:rPr>
              <w:t>who, which, what, that</w:t>
            </w:r>
          </w:p>
        </w:tc>
      </w:tr>
      <w:tr w:rsidR="008758E5" w:rsidRPr="00927D8E" w14:paraId="08F8B0E9" w14:textId="77777777" w:rsidTr="008758E5">
        <w:trPr>
          <w:trHeight w:val="56"/>
        </w:trPr>
        <w:tc>
          <w:tcPr>
            <w:tcW w:w="1590" w:type="dxa"/>
            <w:tcMar>
              <w:top w:w="120" w:type="dxa"/>
              <w:left w:w="120" w:type="dxa"/>
              <w:bottom w:w="120" w:type="dxa"/>
              <w:right w:w="120" w:type="dxa"/>
            </w:tcMar>
          </w:tcPr>
          <w:p w14:paraId="399FEF24" w14:textId="77777777" w:rsidR="008758E5" w:rsidRPr="00927D8E" w:rsidRDefault="008758E5" w:rsidP="00CD2394">
            <w:pPr>
              <w:pStyle w:val="NoSpacing"/>
              <w:keepLines/>
              <w:rPr>
                <w:rFonts w:cstheme="minorHAnsi"/>
                <w:color w:val="000000"/>
              </w:rPr>
            </w:pPr>
            <w:r w:rsidRPr="00927D8E">
              <w:rPr>
                <w:rFonts w:cstheme="minorHAnsi"/>
                <w:color w:val="000000"/>
              </w:rPr>
              <w:t>Gen</w:t>
            </w:r>
            <w:r>
              <w:rPr>
                <w:rFonts w:cstheme="minorHAnsi"/>
                <w:color w:val="000000"/>
              </w:rPr>
              <w:t>itive</w:t>
            </w:r>
          </w:p>
        </w:tc>
        <w:tc>
          <w:tcPr>
            <w:tcW w:w="1498" w:type="dxa"/>
            <w:tcMar>
              <w:top w:w="120" w:type="dxa"/>
              <w:left w:w="120" w:type="dxa"/>
              <w:bottom w:w="120" w:type="dxa"/>
              <w:right w:w="120" w:type="dxa"/>
            </w:tcMar>
          </w:tcPr>
          <w:p w14:paraId="47A608DA" w14:textId="77777777" w:rsidR="008758E5" w:rsidRPr="00927D8E" w:rsidRDefault="008758E5" w:rsidP="00CD2394">
            <w:pPr>
              <w:pStyle w:val="NoSpacing"/>
              <w:keepLines/>
              <w:rPr>
                <w:rFonts w:cstheme="minorHAnsi"/>
                <w:color w:val="000000"/>
              </w:rPr>
            </w:pPr>
            <w:r w:rsidRPr="00927D8E">
              <w:rPr>
                <w:rFonts w:cstheme="minorHAnsi"/>
                <w:color w:val="000000"/>
              </w:rPr>
              <w:t>quōrum</w:t>
            </w:r>
          </w:p>
        </w:tc>
        <w:tc>
          <w:tcPr>
            <w:tcW w:w="1498" w:type="dxa"/>
            <w:tcMar>
              <w:top w:w="120" w:type="dxa"/>
              <w:left w:w="120" w:type="dxa"/>
              <w:bottom w:w="120" w:type="dxa"/>
              <w:right w:w="120" w:type="dxa"/>
            </w:tcMar>
          </w:tcPr>
          <w:p w14:paraId="47AE65B1" w14:textId="77777777" w:rsidR="008758E5" w:rsidRPr="00927D8E" w:rsidRDefault="008758E5" w:rsidP="00CD2394">
            <w:pPr>
              <w:pStyle w:val="NoSpacing"/>
              <w:keepLines/>
              <w:rPr>
                <w:rFonts w:cstheme="minorHAnsi"/>
                <w:color w:val="000000"/>
              </w:rPr>
            </w:pPr>
            <w:r w:rsidRPr="00927D8E">
              <w:rPr>
                <w:rFonts w:cstheme="minorHAnsi"/>
                <w:color w:val="000000"/>
              </w:rPr>
              <w:t>quārum</w:t>
            </w:r>
          </w:p>
        </w:tc>
        <w:tc>
          <w:tcPr>
            <w:tcW w:w="1620" w:type="dxa"/>
            <w:tcMar>
              <w:top w:w="120" w:type="dxa"/>
              <w:left w:w="120" w:type="dxa"/>
              <w:bottom w:w="120" w:type="dxa"/>
              <w:right w:w="120" w:type="dxa"/>
            </w:tcMar>
          </w:tcPr>
          <w:p w14:paraId="0880109E" w14:textId="77777777" w:rsidR="008758E5" w:rsidRPr="00927D8E" w:rsidRDefault="008758E5" w:rsidP="00CD2394">
            <w:pPr>
              <w:pStyle w:val="NoSpacing"/>
              <w:keepLines/>
              <w:rPr>
                <w:rFonts w:cstheme="minorHAnsi"/>
                <w:color w:val="000000"/>
              </w:rPr>
            </w:pPr>
            <w:r w:rsidRPr="00927D8E">
              <w:rPr>
                <w:rFonts w:cstheme="minorHAnsi"/>
                <w:color w:val="000000"/>
              </w:rPr>
              <w:t>quōrum</w:t>
            </w:r>
          </w:p>
        </w:tc>
        <w:tc>
          <w:tcPr>
            <w:tcW w:w="2535" w:type="dxa"/>
            <w:tcMar>
              <w:top w:w="120" w:type="dxa"/>
              <w:left w:w="120" w:type="dxa"/>
              <w:bottom w:w="120" w:type="dxa"/>
              <w:right w:w="120" w:type="dxa"/>
            </w:tcMar>
          </w:tcPr>
          <w:p w14:paraId="340A44A8" w14:textId="77777777" w:rsidR="008758E5" w:rsidRPr="00927D8E" w:rsidRDefault="008758E5" w:rsidP="00CD2394">
            <w:pPr>
              <w:pStyle w:val="NoSpacing"/>
              <w:keepLines/>
              <w:rPr>
                <w:rFonts w:cstheme="minorHAnsi"/>
                <w:color w:val="000000"/>
              </w:rPr>
            </w:pPr>
            <w:r w:rsidRPr="00927D8E">
              <w:rPr>
                <w:rFonts w:cstheme="minorHAnsi"/>
                <w:color w:val="000000"/>
              </w:rPr>
              <w:t>whose, of whom, of which</w:t>
            </w:r>
          </w:p>
        </w:tc>
      </w:tr>
      <w:tr w:rsidR="008758E5" w:rsidRPr="00927D8E" w14:paraId="6A4C0D5E" w14:textId="77777777" w:rsidTr="008758E5">
        <w:trPr>
          <w:trHeight w:val="56"/>
        </w:trPr>
        <w:tc>
          <w:tcPr>
            <w:tcW w:w="1590" w:type="dxa"/>
            <w:tcMar>
              <w:top w:w="120" w:type="dxa"/>
              <w:left w:w="120" w:type="dxa"/>
              <w:bottom w:w="120" w:type="dxa"/>
              <w:right w:w="120" w:type="dxa"/>
            </w:tcMar>
          </w:tcPr>
          <w:p w14:paraId="47A77FE2" w14:textId="77777777" w:rsidR="008758E5" w:rsidRPr="00927D8E" w:rsidRDefault="008758E5" w:rsidP="00CD2394">
            <w:pPr>
              <w:pStyle w:val="NoSpacing"/>
              <w:keepLines/>
              <w:rPr>
                <w:rFonts w:cstheme="minorHAnsi"/>
                <w:color w:val="000000"/>
              </w:rPr>
            </w:pPr>
            <w:r w:rsidRPr="00927D8E">
              <w:rPr>
                <w:rFonts w:cstheme="minorHAnsi"/>
                <w:color w:val="000000"/>
              </w:rPr>
              <w:t>Dat</w:t>
            </w:r>
            <w:r>
              <w:rPr>
                <w:rFonts w:cstheme="minorHAnsi"/>
                <w:color w:val="000000"/>
              </w:rPr>
              <w:t>ive</w:t>
            </w:r>
          </w:p>
        </w:tc>
        <w:tc>
          <w:tcPr>
            <w:tcW w:w="1498" w:type="dxa"/>
            <w:tcMar>
              <w:top w:w="120" w:type="dxa"/>
              <w:left w:w="120" w:type="dxa"/>
              <w:bottom w:w="120" w:type="dxa"/>
              <w:right w:w="120" w:type="dxa"/>
            </w:tcMar>
          </w:tcPr>
          <w:p w14:paraId="7FE1E580" w14:textId="77777777" w:rsidR="008758E5" w:rsidRPr="00927D8E" w:rsidRDefault="008758E5" w:rsidP="00CD2394">
            <w:pPr>
              <w:pStyle w:val="NoSpacing"/>
              <w:keepLines/>
              <w:rPr>
                <w:rFonts w:cstheme="minorHAnsi"/>
                <w:color w:val="000000"/>
              </w:rPr>
            </w:pPr>
            <w:r w:rsidRPr="00927D8E">
              <w:rPr>
                <w:rFonts w:cstheme="minorHAnsi"/>
                <w:color w:val="000000"/>
              </w:rPr>
              <w:t>quibus</w:t>
            </w:r>
          </w:p>
        </w:tc>
        <w:tc>
          <w:tcPr>
            <w:tcW w:w="1498" w:type="dxa"/>
            <w:tcMar>
              <w:top w:w="120" w:type="dxa"/>
              <w:left w:w="120" w:type="dxa"/>
              <w:bottom w:w="120" w:type="dxa"/>
              <w:right w:w="120" w:type="dxa"/>
            </w:tcMar>
          </w:tcPr>
          <w:p w14:paraId="182E6EFE" w14:textId="77777777" w:rsidR="008758E5" w:rsidRPr="00927D8E" w:rsidRDefault="008758E5" w:rsidP="00CD2394">
            <w:pPr>
              <w:pStyle w:val="NoSpacing"/>
              <w:keepLines/>
              <w:rPr>
                <w:rFonts w:cstheme="minorHAnsi"/>
                <w:color w:val="000000"/>
              </w:rPr>
            </w:pPr>
            <w:r w:rsidRPr="00927D8E">
              <w:rPr>
                <w:rFonts w:cstheme="minorHAnsi"/>
                <w:color w:val="000000"/>
              </w:rPr>
              <w:t>quibus</w:t>
            </w:r>
          </w:p>
        </w:tc>
        <w:tc>
          <w:tcPr>
            <w:tcW w:w="1620" w:type="dxa"/>
            <w:tcMar>
              <w:top w:w="120" w:type="dxa"/>
              <w:left w:w="120" w:type="dxa"/>
              <w:bottom w:w="120" w:type="dxa"/>
              <w:right w:w="120" w:type="dxa"/>
            </w:tcMar>
          </w:tcPr>
          <w:p w14:paraId="4864B3C1" w14:textId="77777777" w:rsidR="008758E5" w:rsidRPr="00927D8E" w:rsidRDefault="008758E5" w:rsidP="00CD2394">
            <w:pPr>
              <w:pStyle w:val="NoSpacing"/>
              <w:keepLines/>
              <w:rPr>
                <w:rFonts w:cstheme="minorHAnsi"/>
                <w:color w:val="000000"/>
              </w:rPr>
            </w:pPr>
            <w:r w:rsidRPr="00927D8E">
              <w:rPr>
                <w:rFonts w:cstheme="minorHAnsi"/>
                <w:color w:val="000000"/>
              </w:rPr>
              <w:t>quibus</w:t>
            </w:r>
          </w:p>
        </w:tc>
        <w:tc>
          <w:tcPr>
            <w:tcW w:w="2535" w:type="dxa"/>
            <w:tcMar>
              <w:top w:w="120" w:type="dxa"/>
              <w:left w:w="120" w:type="dxa"/>
              <w:bottom w:w="120" w:type="dxa"/>
              <w:right w:w="120" w:type="dxa"/>
            </w:tcMar>
          </w:tcPr>
          <w:p w14:paraId="5A50D6C4" w14:textId="77777777" w:rsidR="008758E5" w:rsidRPr="00927D8E" w:rsidRDefault="008758E5" w:rsidP="00CD2394">
            <w:pPr>
              <w:pStyle w:val="NoSpacing"/>
              <w:keepLines/>
              <w:rPr>
                <w:rFonts w:cstheme="minorHAnsi"/>
                <w:color w:val="000000"/>
              </w:rPr>
            </w:pPr>
            <w:r w:rsidRPr="00927D8E">
              <w:rPr>
                <w:rFonts w:cstheme="minorHAnsi"/>
                <w:color w:val="000000"/>
              </w:rPr>
              <w:t>to/for whom; to/for which</w:t>
            </w:r>
          </w:p>
        </w:tc>
      </w:tr>
      <w:tr w:rsidR="008758E5" w:rsidRPr="00927D8E" w14:paraId="6746C2C8" w14:textId="77777777" w:rsidTr="008758E5">
        <w:trPr>
          <w:trHeight w:val="56"/>
        </w:trPr>
        <w:tc>
          <w:tcPr>
            <w:tcW w:w="1590" w:type="dxa"/>
            <w:tcMar>
              <w:top w:w="120" w:type="dxa"/>
              <w:left w:w="120" w:type="dxa"/>
              <w:bottom w:w="120" w:type="dxa"/>
              <w:right w:w="120" w:type="dxa"/>
            </w:tcMar>
          </w:tcPr>
          <w:p w14:paraId="02A9CC22" w14:textId="77777777" w:rsidR="008758E5" w:rsidRPr="00927D8E" w:rsidRDefault="008758E5" w:rsidP="00CD2394">
            <w:pPr>
              <w:pStyle w:val="NoSpacing"/>
              <w:keepLines/>
              <w:rPr>
                <w:rFonts w:cstheme="minorHAnsi"/>
                <w:color w:val="000000"/>
              </w:rPr>
            </w:pPr>
            <w:r w:rsidRPr="00927D8E">
              <w:rPr>
                <w:rFonts w:cstheme="minorHAnsi"/>
                <w:color w:val="000000"/>
              </w:rPr>
              <w:t>Acc</w:t>
            </w:r>
            <w:r>
              <w:rPr>
                <w:rFonts w:cstheme="minorHAnsi"/>
                <w:color w:val="000000"/>
              </w:rPr>
              <w:t>usative</w:t>
            </w:r>
          </w:p>
        </w:tc>
        <w:tc>
          <w:tcPr>
            <w:tcW w:w="1498" w:type="dxa"/>
            <w:tcMar>
              <w:top w:w="120" w:type="dxa"/>
              <w:left w:w="120" w:type="dxa"/>
              <w:bottom w:w="120" w:type="dxa"/>
              <w:right w:w="120" w:type="dxa"/>
            </w:tcMar>
          </w:tcPr>
          <w:p w14:paraId="4708E6EE" w14:textId="77777777" w:rsidR="008758E5" w:rsidRPr="00927D8E" w:rsidRDefault="008758E5" w:rsidP="00CD2394">
            <w:pPr>
              <w:pStyle w:val="NoSpacing"/>
              <w:keepLines/>
              <w:rPr>
                <w:rFonts w:cstheme="minorHAnsi"/>
                <w:color w:val="000000"/>
              </w:rPr>
            </w:pPr>
            <w:r w:rsidRPr="00927D8E">
              <w:rPr>
                <w:rFonts w:cstheme="minorHAnsi"/>
                <w:color w:val="000000"/>
              </w:rPr>
              <w:t>quōs</w:t>
            </w:r>
          </w:p>
        </w:tc>
        <w:tc>
          <w:tcPr>
            <w:tcW w:w="1498" w:type="dxa"/>
            <w:tcMar>
              <w:top w:w="120" w:type="dxa"/>
              <w:left w:w="120" w:type="dxa"/>
              <w:bottom w:w="120" w:type="dxa"/>
              <w:right w:w="120" w:type="dxa"/>
            </w:tcMar>
          </w:tcPr>
          <w:p w14:paraId="3B90033E" w14:textId="77777777" w:rsidR="008758E5" w:rsidRPr="00927D8E" w:rsidRDefault="008758E5" w:rsidP="00CD2394">
            <w:pPr>
              <w:pStyle w:val="NoSpacing"/>
              <w:keepLines/>
              <w:rPr>
                <w:rFonts w:cstheme="minorHAnsi"/>
                <w:color w:val="000000"/>
              </w:rPr>
            </w:pPr>
            <w:r w:rsidRPr="00927D8E">
              <w:rPr>
                <w:rFonts w:cstheme="minorHAnsi"/>
                <w:color w:val="000000"/>
              </w:rPr>
              <w:t>quās</w:t>
            </w:r>
          </w:p>
        </w:tc>
        <w:tc>
          <w:tcPr>
            <w:tcW w:w="1620" w:type="dxa"/>
            <w:tcMar>
              <w:top w:w="120" w:type="dxa"/>
              <w:left w:w="120" w:type="dxa"/>
              <w:bottom w:w="120" w:type="dxa"/>
              <w:right w:w="120" w:type="dxa"/>
            </w:tcMar>
          </w:tcPr>
          <w:p w14:paraId="1ED936A5" w14:textId="77777777" w:rsidR="008758E5" w:rsidRPr="00927D8E" w:rsidRDefault="008758E5" w:rsidP="00CD2394">
            <w:pPr>
              <w:pStyle w:val="NoSpacing"/>
              <w:keepLines/>
              <w:rPr>
                <w:rFonts w:cstheme="minorHAnsi"/>
                <w:color w:val="000000"/>
              </w:rPr>
            </w:pPr>
            <w:r w:rsidRPr="00927D8E">
              <w:rPr>
                <w:rFonts w:cstheme="minorHAnsi"/>
                <w:color w:val="000000"/>
              </w:rPr>
              <w:t>quae</w:t>
            </w:r>
          </w:p>
        </w:tc>
        <w:tc>
          <w:tcPr>
            <w:tcW w:w="2535" w:type="dxa"/>
            <w:tcMar>
              <w:top w:w="120" w:type="dxa"/>
              <w:left w:w="120" w:type="dxa"/>
              <w:bottom w:w="120" w:type="dxa"/>
              <w:right w:w="120" w:type="dxa"/>
            </w:tcMar>
          </w:tcPr>
          <w:p w14:paraId="0E12189C" w14:textId="77777777" w:rsidR="008758E5" w:rsidRPr="00927D8E" w:rsidRDefault="008758E5" w:rsidP="00CD2394">
            <w:pPr>
              <w:pStyle w:val="NoSpacing"/>
              <w:keepLines/>
              <w:rPr>
                <w:rFonts w:cstheme="minorHAnsi"/>
                <w:color w:val="000000"/>
              </w:rPr>
            </w:pPr>
            <w:r w:rsidRPr="00927D8E">
              <w:rPr>
                <w:rFonts w:cstheme="minorHAnsi"/>
                <w:color w:val="000000"/>
              </w:rPr>
              <w:t>whom, which, that</w:t>
            </w:r>
          </w:p>
        </w:tc>
      </w:tr>
      <w:tr w:rsidR="008758E5" w:rsidRPr="00927D8E" w14:paraId="063804A7" w14:textId="77777777" w:rsidTr="008758E5">
        <w:trPr>
          <w:trHeight w:val="56"/>
        </w:trPr>
        <w:tc>
          <w:tcPr>
            <w:tcW w:w="1590" w:type="dxa"/>
            <w:tcMar>
              <w:top w:w="120" w:type="dxa"/>
              <w:left w:w="120" w:type="dxa"/>
              <w:bottom w:w="120" w:type="dxa"/>
              <w:right w:w="120" w:type="dxa"/>
            </w:tcMar>
          </w:tcPr>
          <w:p w14:paraId="20AB4FA5" w14:textId="77777777" w:rsidR="008758E5" w:rsidRPr="00927D8E" w:rsidRDefault="008758E5" w:rsidP="00CD2394">
            <w:pPr>
              <w:pStyle w:val="NoSpacing"/>
              <w:keepLines/>
              <w:rPr>
                <w:rFonts w:cstheme="minorHAnsi"/>
                <w:color w:val="000000"/>
              </w:rPr>
            </w:pPr>
            <w:r>
              <w:rPr>
                <w:rFonts w:cstheme="minorHAnsi"/>
                <w:color w:val="000000"/>
              </w:rPr>
              <w:t>Ablative</w:t>
            </w:r>
          </w:p>
        </w:tc>
        <w:tc>
          <w:tcPr>
            <w:tcW w:w="1498" w:type="dxa"/>
            <w:tcMar>
              <w:top w:w="120" w:type="dxa"/>
              <w:left w:w="120" w:type="dxa"/>
              <w:bottom w:w="120" w:type="dxa"/>
              <w:right w:w="120" w:type="dxa"/>
            </w:tcMar>
          </w:tcPr>
          <w:p w14:paraId="671B3060" w14:textId="77777777" w:rsidR="008758E5" w:rsidRPr="00927D8E" w:rsidRDefault="008758E5" w:rsidP="00CD2394">
            <w:pPr>
              <w:pStyle w:val="NoSpacing"/>
              <w:keepLines/>
              <w:rPr>
                <w:rFonts w:cstheme="minorHAnsi"/>
                <w:color w:val="000000"/>
              </w:rPr>
            </w:pPr>
            <w:r w:rsidRPr="00927D8E">
              <w:rPr>
                <w:rFonts w:cstheme="minorHAnsi"/>
                <w:color w:val="000000"/>
              </w:rPr>
              <w:t>quibus</w:t>
            </w:r>
          </w:p>
        </w:tc>
        <w:tc>
          <w:tcPr>
            <w:tcW w:w="1498" w:type="dxa"/>
            <w:tcMar>
              <w:top w:w="120" w:type="dxa"/>
              <w:left w:w="120" w:type="dxa"/>
              <w:bottom w:w="120" w:type="dxa"/>
              <w:right w:w="120" w:type="dxa"/>
            </w:tcMar>
          </w:tcPr>
          <w:p w14:paraId="191BBF00" w14:textId="77777777" w:rsidR="008758E5" w:rsidRPr="00927D8E" w:rsidRDefault="008758E5" w:rsidP="00CD2394">
            <w:pPr>
              <w:pStyle w:val="NoSpacing"/>
              <w:keepLines/>
              <w:rPr>
                <w:rFonts w:cstheme="minorHAnsi"/>
                <w:color w:val="000000"/>
              </w:rPr>
            </w:pPr>
            <w:r w:rsidRPr="00927D8E">
              <w:rPr>
                <w:rFonts w:cstheme="minorHAnsi"/>
                <w:color w:val="000000"/>
              </w:rPr>
              <w:t>quibus</w:t>
            </w:r>
          </w:p>
        </w:tc>
        <w:tc>
          <w:tcPr>
            <w:tcW w:w="1620" w:type="dxa"/>
            <w:tcMar>
              <w:top w:w="120" w:type="dxa"/>
              <w:left w:w="120" w:type="dxa"/>
              <w:bottom w:w="120" w:type="dxa"/>
              <w:right w:w="120" w:type="dxa"/>
            </w:tcMar>
          </w:tcPr>
          <w:p w14:paraId="587B1A98" w14:textId="77777777" w:rsidR="008758E5" w:rsidRPr="00927D8E" w:rsidRDefault="008758E5" w:rsidP="00CD2394">
            <w:pPr>
              <w:pStyle w:val="NoSpacing"/>
              <w:keepLines/>
              <w:rPr>
                <w:rFonts w:cstheme="minorHAnsi"/>
                <w:color w:val="000000"/>
              </w:rPr>
            </w:pPr>
            <w:r w:rsidRPr="00927D8E">
              <w:rPr>
                <w:rFonts w:cstheme="minorHAnsi"/>
                <w:color w:val="000000"/>
              </w:rPr>
              <w:t>quibus</w:t>
            </w:r>
          </w:p>
        </w:tc>
        <w:tc>
          <w:tcPr>
            <w:tcW w:w="2535" w:type="dxa"/>
            <w:tcMar>
              <w:top w:w="120" w:type="dxa"/>
              <w:left w:w="120" w:type="dxa"/>
              <w:bottom w:w="120" w:type="dxa"/>
              <w:right w:w="120" w:type="dxa"/>
            </w:tcMar>
          </w:tcPr>
          <w:p w14:paraId="05B830E2" w14:textId="77777777" w:rsidR="008758E5" w:rsidRPr="00927D8E" w:rsidRDefault="008758E5" w:rsidP="00CD2394">
            <w:pPr>
              <w:pStyle w:val="NoSpacing"/>
              <w:keepLines/>
              <w:rPr>
                <w:rFonts w:cstheme="minorHAnsi"/>
                <w:color w:val="000000"/>
              </w:rPr>
            </w:pPr>
            <w:r w:rsidRPr="00927D8E">
              <w:rPr>
                <w:rFonts w:cstheme="minorHAnsi"/>
                <w:color w:val="000000"/>
              </w:rPr>
              <w:t>by whom; by which</w:t>
            </w:r>
          </w:p>
        </w:tc>
      </w:tr>
    </w:tbl>
    <w:p w14:paraId="2E173723" w14:textId="77777777" w:rsidR="008758E5" w:rsidRPr="00927D8E" w:rsidRDefault="008758E5" w:rsidP="00CD2394">
      <w:pPr>
        <w:pStyle w:val="NoSpacing"/>
        <w:keepLines/>
        <w:rPr>
          <w:rFonts w:cstheme="minorHAnsi"/>
          <w:color w:val="000000"/>
        </w:rPr>
      </w:pPr>
    </w:p>
    <w:p w14:paraId="4BAB0398" w14:textId="77777777" w:rsidR="008758E5" w:rsidRDefault="008758E5" w:rsidP="00CD2394">
      <w:pPr>
        <w:pStyle w:val="Heading2"/>
      </w:pPr>
      <w:bookmarkStart w:id="74" w:name="_Toc158985010"/>
      <w:r>
        <w:t>Chapter 12 Exercises</w:t>
      </w:r>
      <w:bookmarkEnd w:id="74"/>
    </w:p>
    <w:p w14:paraId="7AB5BBCD" w14:textId="77777777" w:rsidR="008758E5" w:rsidRDefault="008758E5" w:rsidP="00CD2394">
      <w:pPr>
        <w:pStyle w:val="NoSpacing"/>
        <w:keepLines/>
        <w:rPr>
          <w:rFonts w:cstheme="minorHAnsi"/>
          <w:color w:val="000000"/>
        </w:rPr>
      </w:pPr>
      <w:r>
        <w:rPr>
          <w:rFonts w:cstheme="minorHAnsi"/>
          <w:color w:val="000000"/>
        </w:rPr>
        <w:t>A) For the following English sentences, put brackets around the relative clause, underline the antecedent, then translate the pronoun (or preposition and pronoun) into Latin. Pay attention to the number and gender of the antecedent (*you only need to translate the pronoun, not the rest of the clause*).</w:t>
      </w:r>
    </w:p>
    <w:p w14:paraId="28F2A2A8" w14:textId="77777777" w:rsidR="008758E5" w:rsidRDefault="008758E5" w:rsidP="00CD2394">
      <w:pPr>
        <w:pStyle w:val="NoSpacing"/>
        <w:keepLines/>
        <w:rPr>
          <w:rFonts w:cstheme="minorHAnsi"/>
          <w:color w:val="000000"/>
        </w:rPr>
      </w:pPr>
      <w:r>
        <w:rPr>
          <w:rFonts w:cstheme="minorHAnsi"/>
          <w:color w:val="000000"/>
        </w:rPr>
        <w:t>Some of the vocabulary words are from Chapter 12 vocabulary below.</w:t>
      </w:r>
    </w:p>
    <w:p w14:paraId="7F56D22E" w14:textId="77777777" w:rsidR="008758E5" w:rsidRDefault="008758E5" w:rsidP="00CD2394">
      <w:pPr>
        <w:pStyle w:val="NoSpacing"/>
        <w:keepLines/>
        <w:rPr>
          <w:rFonts w:cstheme="minorHAnsi"/>
          <w:color w:val="000000"/>
        </w:rPr>
      </w:pPr>
    </w:p>
    <w:p w14:paraId="40CA3608" w14:textId="77777777" w:rsidR="008758E5" w:rsidRDefault="008758E5">
      <w:pPr>
        <w:pStyle w:val="ListParagraph"/>
        <w:keepLines/>
        <w:numPr>
          <w:ilvl w:val="0"/>
          <w:numId w:val="67"/>
        </w:numPr>
      </w:pPr>
      <w:r>
        <w:t>I gave gifts to the men who brought me water.</w:t>
      </w:r>
      <w:r>
        <w:tab/>
      </w:r>
      <w:r>
        <w:tab/>
      </w:r>
      <w:r>
        <w:tab/>
        <w:t>__________________________</w:t>
      </w:r>
    </w:p>
    <w:p w14:paraId="2887AC8C" w14:textId="77777777" w:rsidR="008758E5" w:rsidRDefault="008758E5">
      <w:pPr>
        <w:pStyle w:val="ListParagraph"/>
        <w:keepLines/>
        <w:numPr>
          <w:ilvl w:val="0"/>
          <w:numId w:val="67"/>
        </w:numPr>
      </w:pPr>
      <w:r>
        <w:t>I found the glory that you have been seeking.</w:t>
      </w:r>
      <w:r>
        <w:tab/>
      </w:r>
      <w:r>
        <w:tab/>
      </w:r>
      <w:r>
        <w:tab/>
        <w:t>__________________________</w:t>
      </w:r>
    </w:p>
    <w:p w14:paraId="77F32FF4" w14:textId="77777777" w:rsidR="008758E5" w:rsidRDefault="008758E5">
      <w:pPr>
        <w:pStyle w:val="ListParagraph"/>
        <w:keepLines/>
        <w:numPr>
          <w:ilvl w:val="0"/>
          <w:numId w:val="67"/>
        </w:numPr>
      </w:pPr>
      <w:r>
        <w:t>The punishments from which you fled are severe.</w:t>
      </w:r>
      <w:r>
        <w:tab/>
      </w:r>
      <w:r>
        <w:tab/>
        <w:t>__________________________</w:t>
      </w:r>
    </w:p>
    <w:p w14:paraId="47838D37" w14:textId="77777777" w:rsidR="008758E5" w:rsidRDefault="008758E5">
      <w:pPr>
        <w:pStyle w:val="ListParagraph"/>
        <w:keepLines/>
        <w:numPr>
          <w:ilvl w:val="0"/>
          <w:numId w:val="67"/>
        </w:numPr>
      </w:pPr>
      <w:r>
        <w:t>The woman whose horse was stolen has seen the thief.</w:t>
      </w:r>
      <w:r>
        <w:tab/>
      </w:r>
      <w:r>
        <w:tab/>
        <w:t>__________________________</w:t>
      </w:r>
    </w:p>
    <w:p w14:paraId="1CCD4E46" w14:textId="77777777" w:rsidR="008758E5" w:rsidRDefault="008758E5">
      <w:pPr>
        <w:pStyle w:val="ListParagraph"/>
        <w:keepLines/>
        <w:numPr>
          <w:ilvl w:val="0"/>
          <w:numId w:val="67"/>
        </w:numPr>
      </w:pPr>
      <w:r>
        <w:t>The one to whom I shared my treasure betrayed me.</w:t>
      </w:r>
      <w:r>
        <w:tab/>
      </w:r>
      <w:r>
        <w:tab/>
        <w:t>__________________________</w:t>
      </w:r>
      <w:r>
        <w:br/>
        <w:t>(the gender of this antecedent is unclear, but it can still be translated. Why?)</w:t>
      </w:r>
    </w:p>
    <w:p w14:paraId="0B409E5D" w14:textId="77777777" w:rsidR="008758E5" w:rsidRDefault="008758E5">
      <w:pPr>
        <w:pStyle w:val="ListParagraph"/>
        <w:keepLines/>
        <w:numPr>
          <w:ilvl w:val="0"/>
          <w:numId w:val="67"/>
        </w:numPr>
      </w:pPr>
      <w:r>
        <w:t>I see many kinds (genus, generis) that have convened here.</w:t>
      </w:r>
      <w:r>
        <w:tab/>
        <w:t>__________________________</w:t>
      </w:r>
    </w:p>
    <w:p w14:paraId="4907FB79" w14:textId="77777777" w:rsidR="008758E5" w:rsidRDefault="008758E5" w:rsidP="00CD2394">
      <w:pPr>
        <w:pStyle w:val="NoSpacing"/>
        <w:keepLines/>
        <w:rPr>
          <w:rFonts w:cstheme="minorHAnsi"/>
          <w:color w:val="000000"/>
        </w:rPr>
      </w:pPr>
    </w:p>
    <w:p w14:paraId="524738CF" w14:textId="77777777" w:rsidR="008758E5" w:rsidRPr="007408BC" w:rsidRDefault="008758E5" w:rsidP="00CD2394">
      <w:pPr>
        <w:pStyle w:val="NoSpacing"/>
        <w:keepLines/>
        <w:rPr>
          <w:rFonts w:cstheme="minorHAnsi"/>
          <w:color w:val="000000"/>
        </w:rPr>
      </w:pPr>
      <w:r w:rsidRPr="0076272A">
        <w:rPr>
          <w:rStyle w:val="Strong"/>
          <w:b w:val="0"/>
        </w:rPr>
        <w:lastRenderedPageBreak/>
        <w:t>B)</w:t>
      </w:r>
      <w:r>
        <w:rPr>
          <w:rFonts w:cstheme="minorHAnsi"/>
          <w:color w:val="000000"/>
        </w:rPr>
        <w:t xml:space="preserve"> For the following (slightly edited) passages, practice segmenting. Look for coordinating conjunctions, relative pronouns, </w:t>
      </w:r>
      <w:r>
        <w:rPr>
          <w:rFonts w:cstheme="minorHAnsi"/>
          <w:i/>
          <w:color w:val="000000"/>
        </w:rPr>
        <w:t>cum-</w:t>
      </w:r>
      <w:r>
        <w:rPr>
          <w:rFonts w:cstheme="minorHAnsi"/>
          <w:color w:val="000000"/>
        </w:rPr>
        <w:t>clauses, punctuation, and prepositional phrases. Put brackets around each segment. You do not need to translate, and you may not know all the words, so just focus on recognizing any patterns.</w:t>
      </w:r>
    </w:p>
    <w:p w14:paraId="115B2D9A" w14:textId="77777777" w:rsidR="008758E5" w:rsidRDefault="008758E5" w:rsidP="00CD2394">
      <w:pPr>
        <w:pStyle w:val="NoSpacing"/>
        <w:keepLines/>
        <w:rPr>
          <w:rFonts w:cstheme="minorHAnsi"/>
          <w:color w:val="000000"/>
        </w:rPr>
      </w:pPr>
    </w:p>
    <w:p w14:paraId="71F11C99" w14:textId="77777777" w:rsidR="008758E5" w:rsidRPr="00223F11" w:rsidRDefault="008758E5" w:rsidP="00CD2394">
      <w:pPr>
        <w:keepLines/>
      </w:pPr>
      <w:r w:rsidRPr="00223F11">
        <w:t xml:space="preserve">1. Cicero, </w:t>
      </w:r>
      <w:r w:rsidRPr="00223F11">
        <w:rPr>
          <w:i/>
        </w:rPr>
        <w:t xml:space="preserve">in Catilinam </w:t>
      </w:r>
      <w:r w:rsidRPr="00223F11">
        <w:t>1.5</w:t>
      </w:r>
    </w:p>
    <w:p w14:paraId="49E30780" w14:textId="77777777" w:rsidR="008758E5" w:rsidRPr="00223F11" w:rsidRDefault="008758E5" w:rsidP="00CD2394">
      <w:pPr>
        <w:keepLines/>
        <w:rPr>
          <w:i/>
        </w:rPr>
      </w:pPr>
      <w:r w:rsidRPr="00223F11">
        <w:t>Castra sunt in Italia contra populum Romanum in Etruriae faucibus conlocata, crescit in dies singulos hostium numerus; autem eorum castrorum imperatorem ducemque hostium intra moenia atque adeo in aedificio videtis intestinam perniciem.</w:t>
      </w:r>
    </w:p>
    <w:p w14:paraId="25A3A553" w14:textId="77777777" w:rsidR="008758E5" w:rsidRPr="00223F11" w:rsidRDefault="008758E5" w:rsidP="00CD2394">
      <w:pPr>
        <w:keepLines/>
      </w:pPr>
      <w:r w:rsidRPr="00223F11">
        <w:t xml:space="preserve">2. </w:t>
      </w:r>
      <w:r>
        <w:t xml:space="preserve">Augustus, </w:t>
      </w:r>
      <w:r>
        <w:rPr>
          <w:i/>
        </w:rPr>
        <w:t>Res Gestae</w:t>
      </w:r>
      <w:r>
        <w:t xml:space="preserve"> (</w:t>
      </w:r>
      <w:r>
        <w:rPr>
          <w:i/>
        </w:rPr>
        <w:t>praefatio</w:t>
      </w:r>
      <w:r>
        <w:t>)</w:t>
      </w:r>
    </w:p>
    <w:p w14:paraId="120A233E" w14:textId="77777777" w:rsidR="008758E5" w:rsidRPr="00223F11" w:rsidRDefault="008758E5" w:rsidP="00CD2394">
      <w:pPr>
        <w:keepLines/>
      </w:pPr>
      <w:r>
        <w:t>Rerum gestarum divi Augusti, quibus orbem terrarum imperio populi Romani subiecit, et impensarum quas in rem publicam populumque Romanum fecit, incisarum in duabus aheneis pilis, quae sunt Romae positae, exemplar subiectum.</w:t>
      </w:r>
    </w:p>
    <w:p w14:paraId="29F6BCF1" w14:textId="77777777" w:rsidR="008758E5" w:rsidRPr="00223F11" w:rsidRDefault="008758E5" w:rsidP="00CD2394">
      <w:pPr>
        <w:pStyle w:val="NoSpacing"/>
        <w:keepLines/>
        <w:rPr>
          <w:rFonts w:cstheme="minorHAnsi"/>
          <w:color w:val="000000"/>
        </w:rPr>
      </w:pPr>
      <w:r>
        <w:rPr>
          <w:rFonts w:cstheme="minorHAnsi"/>
          <w:color w:val="000000"/>
        </w:rPr>
        <w:t xml:space="preserve">3. </w:t>
      </w:r>
      <w:r w:rsidRPr="00223F11">
        <w:rPr>
          <w:rFonts w:cstheme="minorHAnsi"/>
          <w:color w:val="000000"/>
        </w:rPr>
        <w:t xml:space="preserve">Vergil, </w:t>
      </w:r>
      <w:r w:rsidRPr="00223F11">
        <w:rPr>
          <w:rFonts w:cstheme="minorHAnsi"/>
          <w:i/>
          <w:color w:val="000000"/>
        </w:rPr>
        <w:t>Aeneid</w:t>
      </w:r>
      <w:r w:rsidRPr="00223F11">
        <w:rPr>
          <w:rFonts w:cstheme="minorHAnsi"/>
          <w:color w:val="000000"/>
        </w:rPr>
        <w:t xml:space="preserve"> 10.96-102</w:t>
      </w:r>
    </w:p>
    <w:p w14:paraId="79BB44F6" w14:textId="77777777" w:rsidR="008758E5" w:rsidRPr="00223F11" w:rsidRDefault="008758E5" w:rsidP="00CD2394">
      <w:pPr>
        <w:pStyle w:val="NoSpacing"/>
        <w:keepLines/>
        <w:rPr>
          <w:rFonts w:cstheme="minorHAnsi"/>
          <w:color w:val="000000"/>
        </w:rPr>
      </w:pPr>
    </w:p>
    <w:p w14:paraId="20518249" w14:textId="77777777" w:rsidR="008758E5" w:rsidRPr="00223F11" w:rsidRDefault="008758E5" w:rsidP="00CD2394">
      <w:pPr>
        <w:pStyle w:val="NoSpacing"/>
        <w:keepLines/>
      </w:pPr>
      <w:r w:rsidRPr="00223F11">
        <w:t>Talibus orabat Iuno, cunctique fremebant</w:t>
      </w:r>
      <w:r w:rsidRPr="00223F11">
        <w:br/>
        <w:t>caelicolae adsensu vario, ceu flamina prima</w:t>
      </w:r>
      <w:r w:rsidRPr="00223F11">
        <w:br/>
        <w:t>cum deprensa fremunt silvis et caeca volutant</w:t>
      </w:r>
      <w:r w:rsidRPr="00223F11">
        <w:br/>
        <w:t>murmura ve</w:t>
      </w:r>
      <w:r>
        <w:t>nturos nautis prodentia ventos.</w:t>
      </w:r>
    </w:p>
    <w:p w14:paraId="71FFFA2A" w14:textId="77777777" w:rsidR="008758E5" w:rsidRDefault="008758E5" w:rsidP="00CD2394">
      <w:pPr>
        <w:pStyle w:val="NoSpacing"/>
        <w:keepLines/>
      </w:pPr>
    </w:p>
    <w:p w14:paraId="042D20B0" w14:textId="77777777" w:rsidR="008758E5" w:rsidRPr="00223F11" w:rsidRDefault="008758E5" w:rsidP="00CD2394">
      <w:pPr>
        <w:pStyle w:val="Heading2"/>
        <w:rPr>
          <w:rStyle w:val="Strong"/>
          <w:b w:val="0"/>
        </w:rPr>
      </w:pPr>
      <w:bookmarkStart w:id="75" w:name="_Toc158985011"/>
      <w:r>
        <w:rPr>
          <w:rStyle w:val="Strong"/>
          <w:b w:val="0"/>
        </w:rPr>
        <w:t>Chapter 12 Sentences</w:t>
      </w:r>
      <w:bookmarkEnd w:id="75"/>
    </w:p>
    <w:p w14:paraId="524BA421" w14:textId="77777777" w:rsidR="008758E5" w:rsidRPr="00B059B4" w:rsidRDefault="008758E5">
      <w:pPr>
        <w:pStyle w:val="ListParagraph"/>
        <w:keepLines/>
        <w:numPr>
          <w:ilvl w:val="0"/>
          <w:numId w:val="68"/>
        </w:numPr>
        <w:rPr>
          <w:rStyle w:val="Strong"/>
          <w:b w:val="0"/>
          <w:bCs w:val="0"/>
        </w:rPr>
      </w:pPr>
      <w:r w:rsidRPr="00B059B4">
        <w:rPr>
          <w:rStyle w:val="Strong"/>
          <w:b w:val="0"/>
          <w:bCs w:val="0"/>
        </w:rPr>
        <w:t>cum urbis iura ā hominibus petuntur gentēs magnam pācem inveniunt*</w:t>
      </w:r>
    </w:p>
    <w:p w14:paraId="3AE45590" w14:textId="36C13A13" w:rsidR="008758E5" w:rsidRPr="00B059B4" w:rsidRDefault="008758E5">
      <w:pPr>
        <w:pStyle w:val="ListParagraph"/>
        <w:keepLines/>
        <w:numPr>
          <w:ilvl w:val="0"/>
          <w:numId w:val="68"/>
        </w:numPr>
        <w:rPr>
          <w:rStyle w:val="Strong"/>
          <w:b w:val="0"/>
          <w:bCs w:val="0"/>
        </w:rPr>
      </w:pPr>
      <w:r w:rsidRPr="00B059B4">
        <w:rPr>
          <w:rStyle w:val="Strong"/>
          <w:b w:val="0"/>
          <w:bCs w:val="0"/>
        </w:rPr>
        <w:t>multae virginēs illīs hostibus quōrum vōcēs audiēbant nōn credidērunt</w:t>
      </w:r>
    </w:p>
    <w:p w14:paraId="64B34B67" w14:textId="77777777" w:rsidR="008758E5" w:rsidRPr="00B059B4" w:rsidRDefault="008758E5">
      <w:pPr>
        <w:pStyle w:val="ListParagraph"/>
        <w:keepLines/>
        <w:numPr>
          <w:ilvl w:val="0"/>
          <w:numId w:val="68"/>
        </w:numPr>
        <w:rPr>
          <w:rStyle w:val="Strong"/>
          <w:b w:val="0"/>
          <w:bCs w:val="0"/>
        </w:rPr>
      </w:pPr>
      <w:r w:rsidRPr="00B059B4">
        <w:rPr>
          <w:rStyle w:val="Strong"/>
          <w:b w:val="0"/>
          <w:bCs w:val="0"/>
        </w:rPr>
        <w:t>ratiōnis causā illa regna armibus semper capta sunt et nunc multī regēs poenās dant</w:t>
      </w:r>
    </w:p>
    <w:p w14:paraId="4D60A34E" w14:textId="37BBD992" w:rsidR="008758E5" w:rsidRPr="00B059B4" w:rsidRDefault="008758E5">
      <w:pPr>
        <w:pStyle w:val="ListParagraph"/>
        <w:keepLines/>
        <w:numPr>
          <w:ilvl w:val="0"/>
          <w:numId w:val="68"/>
        </w:numPr>
        <w:rPr>
          <w:rStyle w:val="Strong"/>
          <w:b w:val="0"/>
          <w:bCs w:val="0"/>
        </w:rPr>
      </w:pPr>
      <w:r w:rsidRPr="00B059B4">
        <w:rPr>
          <w:rStyle w:val="Strong"/>
          <w:b w:val="0"/>
          <w:bCs w:val="0"/>
        </w:rPr>
        <w:t>antequam illī ius dūrum illud cognōscere poterant P. cum amicīs consilium petīvit</w:t>
      </w:r>
    </w:p>
    <w:p w14:paraId="0F65CEF7" w14:textId="2D7B9999" w:rsidR="008758E5" w:rsidRPr="00673A90" w:rsidRDefault="008758E5">
      <w:pPr>
        <w:pStyle w:val="ListParagraph"/>
        <w:keepLines/>
        <w:numPr>
          <w:ilvl w:val="0"/>
          <w:numId w:val="68"/>
        </w:numPr>
        <w:rPr>
          <w:rStyle w:val="Strong"/>
          <w:b w:val="0"/>
          <w:bCs w:val="0"/>
        </w:rPr>
      </w:pPr>
      <w:r w:rsidRPr="00B059B4">
        <w:rPr>
          <w:rStyle w:val="Strong"/>
          <w:b w:val="0"/>
          <w:bCs w:val="0"/>
        </w:rPr>
        <w:t xml:space="preserve">C. hōrum decem poetārum quī in hīs locīs conveniunt* mōribus tenēbatur </w:t>
      </w:r>
    </w:p>
    <w:p w14:paraId="4FC19539" w14:textId="77777777" w:rsidR="008758E5" w:rsidRPr="00B24648" w:rsidRDefault="008758E5">
      <w:pPr>
        <w:pStyle w:val="ListParagraph"/>
        <w:keepLines/>
        <w:numPr>
          <w:ilvl w:val="0"/>
          <w:numId w:val="68"/>
        </w:numPr>
      </w:pPr>
      <w:r>
        <w:t xml:space="preserve">eō tempore </w:t>
      </w:r>
      <w:r w:rsidRPr="00B24648">
        <w:t>consilium Caesaris nōtum est sed is sē venīre ad urbem negāvit</w:t>
      </w:r>
    </w:p>
    <w:p w14:paraId="50868E16" w14:textId="603A8EF6" w:rsidR="008758E5" w:rsidRPr="002D39CF" w:rsidRDefault="008758E5">
      <w:pPr>
        <w:pStyle w:val="ListParagraph"/>
        <w:keepLines/>
        <w:numPr>
          <w:ilvl w:val="0"/>
          <w:numId w:val="68"/>
        </w:numPr>
      </w:pPr>
      <w:r>
        <w:t>in</w:t>
      </w:r>
      <w:r w:rsidRPr="00B24648">
        <w:t xml:space="preserve"> umbr</w:t>
      </w:r>
      <w:r>
        <w:t>ī</w:t>
      </w:r>
      <w:r w:rsidRPr="00B24648">
        <w:t xml:space="preserve">s nihil </w:t>
      </w:r>
      <w:r>
        <w:t>videtur</w:t>
      </w:r>
      <w:r w:rsidRPr="00B24648">
        <w:t xml:space="preserve"> nam pedēs durī</w:t>
      </w:r>
      <w:r>
        <w:t xml:space="preserve"> quibus T. ambulāvit a magnā arte regēbantur</w:t>
      </w:r>
    </w:p>
    <w:p w14:paraId="5505CEC9" w14:textId="77777777" w:rsidR="008758E5" w:rsidRDefault="008758E5">
      <w:pPr>
        <w:pStyle w:val="ListParagraph"/>
        <w:keepLines/>
        <w:numPr>
          <w:ilvl w:val="0"/>
          <w:numId w:val="68"/>
        </w:numPr>
      </w:pPr>
      <w:r>
        <w:t>illius honorēs quōs multīs iniuriīs percēpit* ante civium oculōs cecidērunt</w:t>
      </w:r>
    </w:p>
    <w:p w14:paraId="5ADAEB54" w14:textId="77777777" w:rsidR="008758E5" w:rsidRDefault="008758E5">
      <w:pPr>
        <w:pStyle w:val="ListParagraph"/>
        <w:keepLines/>
        <w:numPr>
          <w:ilvl w:val="0"/>
          <w:numId w:val="68"/>
        </w:numPr>
      </w:pPr>
      <w:r>
        <w:t xml:space="preserve">pax cum iura servāmus et periculum relinquimus per nōs vivit </w:t>
      </w:r>
    </w:p>
    <w:p w14:paraId="1B82EE74" w14:textId="77777777" w:rsidR="008758E5" w:rsidRPr="00673A90" w:rsidRDefault="008758E5">
      <w:pPr>
        <w:pStyle w:val="ListParagraph"/>
        <w:keepLines/>
        <w:numPr>
          <w:ilvl w:val="0"/>
          <w:numId w:val="68"/>
        </w:numPr>
        <w:rPr>
          <w:rStyle w:val="Strong"/>
          <w:b w:val="0"/>
          <w:bCs w:val="0"/>
        </w:rPr>
      </w:pPr>
      <w:r>
        <w:t>hās sororēs quibus creditis adiuvare* tantum possum</w:t>
      </w:r>
    </w:p>
    <w:p w14:paraId="09029210" w14:textId="77777777" w:rsidR="008758E5" w:rsidRPr="00542CBC" w:rsidRDefault="008758E5" w:rsidP="00CD2394">
      <w:pPr>
        <w:keepLines/>
        <w:rPr>
          <w:rStyle w:val="Strong"/>
          <w:b w:val="0"/>
          <w:bCs w:val="0"/>
        </w:rPr>
      </w:pPr>
      <w:r w:rsidRPr="00542CBC">
        <w:rPr>
          <w:rStyle w:val="Strong"/>
          <w:b w:val="0"/>
          <w:bCs w:val="0"/>
        </w:rPr>
        <w:t>*for words with an asterisk, use your knowledge of prefixes and s</w:t>
      </w:r>
      <w:r>
        <w:rPr>
          <w:rStyle w:val="Strong"/>
          <w:b w:val="0"/>
          <w:bCs w:val="0"/>
        </w:rPr>
        <w:t>tems to make an educated guess</w:t>
      </w:r>
    </w:p>
    <w:p w14:paraId="42AA32F3" w14:textId="77777777" w:rsidR="008758E5" w:rsidRPr="00927D8E" w:rsidRDefault="008758E5" w:rsidP="00CD2394">
      <w:pPr>
        <w:pStyle w:val="Heading2"/>
      </w:pPr>
      <w:bookmarkStart w:id="76" w:name="_Toc158985012"/>
      <w:r>
        <w:t>Chapter 12</w:t>
      </w:r>
      <w:r w:rsidRPr="00927D8E">
        <w:t xml:space="preserve"> Vocabulary</w:t>
      </w:r>
      <w:bookmarkEnd w:id="76"/>
    </w:p>
    <w:p w14:paraId="16716487" w14:textId="77777777" w:rsidR="008758E5" w:rsidRPr="00927D8E" w:rsidRDefault="008758E5" w:rsidP="00CD2394">
      <w:pPr>
        <w:pStyle w:val="NoSpacing"/>
        <w:keepLines/>
        <w:rPr>
          <w:rFonts w:cstheme="minorHAnsi"/>
          <w:color w:val="000000"/>
          <w:szCs w:val="24"/>
        </w:rPr>
      </w:pPr>
    </w:p>
    <w:p w14:paraId="172A5720"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lastRenderedPageBreak/>
        <w:t>You will begin to learn Latin proper names in this chapter. Romans typically had three names. The first name (praenomen) was just a common name. In fact, there were only about sixteen names used</w:t>
      </w:r>
      <w:r>
        <w:rPr>
          <w:rFonts w:cstheme="minorHAnsi"/>
          <w:color w:val="000000"/>
          <w:szCs w:val="24"/>
        </w:rPr>
        <w:t xml:space="preserve"> with any frequency</w:t>
      </w:r>
      <w:r w:rsidRPr="00927D8E">
        <w:rPr>
          <w:rFonts w:cstheme="minorHAnsi"/>
          <w:color w:val="000000"/>
          <w:szCs w:val="24"/>
        </w:rPr>
        <w:t>, and they were typically abbreviated. You’ll learn the name and abbreviation for some of these. The second name (nomen) was a family name. Some names were held in great honor and being born or adopted into one of these names could advance one’s career</w:t>
      </w:r>
      <w:r>
        <w:rPr>
          <w:rFonts w:cstheme="minorHAnsi"/>
          <w:color w:val="000000"/>
          <w:szCs w:val="24"/>
        </w:rPr>
        <w:t xml:space="preserve"> (e.g., Brutus, Scipio)</w:t>
      </w:r>
      <w:r w:rsidRPr="00927D8E">
        <w:rPr>
          <w:rFonts w:cstheme="minorHAnsi"/>
          <w:color w:val="000000"/>
          <w:szCs w:val="24"/>
        </w:rPr>
        <w:t>. The third name (cognomen) was typically a name granted to someone as an honor or characteristic.</w:t>
      </w:r>
    </w:p>
    <w:p w14:paraId="4E5D366C" w14:textId="77777777" w:rsidR="008758E5" w:rsidRPr="00927D8E" w:rsidRDefault="008758E5" w:rsidP="00CD2394">
      <w:pPr>
        <w:pStyle w:val="NoSpacing"/>
        <w:keepLines/>
        <w:rPr>
          <w:rFonts w:cstheme="minorHAnsi"/>
          <w:color w:val="000000"/>
          <w:szCs w:val="24"/>
        </w:rPr>
      </w:pPr>
    </w:p>
    <w:p w14:paraId="68FDB83B"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For Gaius Iulius Caesar, then. Gaius (abbreviated C. because in early Roman times it was Caius) was a common name, Iulius was his family name, and Caesar was his nickname. Supposedly he was born by Caesarian section (caedo, caedere, cecidi, caesus, to cut). This story seems unlikely, though, and another author claims that he was born with a head full of hair (</w:t>
      </w:r>
      <w:r w:rsidRPr="00927D8E">
        <w:rPr>
          <w:rFonts w:cstheme="minorHAnsi"/>
          <w:i/>
          <w:iCs/>
          <w:color w:val="000000"/>
          <w:szCs w:val="24"/>
        </w:rPr>
        <w:t>caesaries</w:t>
      </w:r>
      <w:r w:rsidRPr="00927D8E">
        <w:rPr>
          <w:rFonts w:cstheme="minorHAnsi"/>
          <w:color w:val="000000"/>
          <w:szCs w:val="24"/>
        </w:rPr>
        <w:t>). All sources are uncertain, though, and it is also possible that he received the nickname from someone else in his family.</w:t>
      </w:r>
    </w:p>
    <w:p w14:paraId="689197F5" w14:textId="77777777" w:rsidR="008758E5" w:rsidRPr="00927D8E" w:rsidRDefault="008758E5" w:rsidP="00CD2394">
      <w:pPr>
        <w:pStyle w:val="NoSpacing"/>
        <w:keepLines/>
        <w:rPr>
          <w:rFonts w:cstheme="minorHAnsi"/>
          <w:color w:val="000000"/>
          <w:szCs w:val="24"/>
        </w:rPr>
      </w:pPr>
    </w:p>
    <w:p w14:paraId="347F7AC1" w14:textId="77777777" w:rsidR="008758E5" w:rsidRDefault="008758E5" w:rsidP="00CD2394">
      <w:pPr>
        <w:pStyle w:val="NoSpacing"/>
        <w:keepLines/>
        <w:rPr>
          <w:rFonts w:cstheme="minorHAnsi"/>
          <w:color w:val="000000"/>
          <w:szCs w:val="24"/>
        </w:rPr>
      </w:pPr>
      <w:r w:rsidRPr="00927D8E">
        <w:rPr>
          <w:rFonts w:cstheme="minorHAnsi"/>
          <w:color w:val="000000"/>
          <w:szCs w:val="24"/>
        </w:rPr>
        <w:t>Proper nouns in Latin decline just like common nouns. Most masculine names were second or third declension; feminine names were often first declension versions of the family name. Thus females in the family of Gaius Iulius Caesar would usually just have been known to historians as Julia (a fact that makes it difficult for modern historians to figure out which Julia did what).</w:t>
      </w:r>
    </w:p>
    <w:p w14:paraId="19951568" w14:textId="77777777" w:rsidR="008758E5" w:rsidRDefault="008758E5" w:rsidP="00CD2394">
      <w:pPr>
        <w:pStyle w:val="NoSpacing"/>
        <w:keepLines/>
        <w:rPr>
          <w:rFonts w:cstheme="minorHAnsi"/>
          <w:color w:val="000000"/>
          <w:szCs w:val="24"/>
        </w:rPr>
      </w:pPr>
    </w:p>
    <w:p w14:paraId="076301B7" w14:textId="77777777" w:rsidR="008758E5" w:rsidRPr="00927D8E" w:rsidRDefault="008758E5" w:rsidP="00CD2394">
      <w:pPr>
        <w:pStyle w:val="NoSpacing"/>
        <w:keepLines/>
        <w:rPr>
          <w:rFonts w:cstheme="minorHAnsi"/>
          <w:color w:val="000000"/>
          <w:szCs w:val="24"/>
        </w:rPr>
      </w:pPr>
      <w:r>
        <w:rPr>
          <w:rFonts w:cstheme="minorHAnsi"/>
          <w:color w:val="000000"/>
          <w:szCs w:val="24"/>
        </w:rPr>
        <w:t>Because we do not decline proper nouns in English, we always translate inflected names as the nominative:</w:t>
      </w:r>
    </w:p>
    <w:p w14:paraId="7C456F2B"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 xml:space="preserve">Caesar </w:t>
      </w:r>
      <w:r>
        <w:rPr>
          <w:rFonts w:cstheme="minorHAnsi"/>
          <w:color w:val="000000"/>
          <w:szCs w:val="24"/>
        </w:rPr>
        <w:t>vocat</w:t>
      </w:r>
      <w:r w:rsidRPr="00927D8E">
        <w:rPr>
          <w:rFonts w:cstheme="minorHAnsi"/>
          <w:color w:val="000000"/>
          <w:szCs w:val="24"/>
        </w:rPr>
        <w:t xml:space="preserve"> = Caesar </w:t>
      </w:r>
      <w:r>
        <w:rPr>
          <w:rFonts w:cstheme="minorHAnsi"/>
          <w:color w:val="000000"/>
          <w:szCs w:val="24"/>
        </w:rPr>
        <w:t>calls</w:t>
      </w:r>
    </w:p>
    <w:p w14:paraId="0EC6AC7A"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arma Caesaris = Caesar’s weapons</w:t>
      </w:r>
    </w:p>
    <w:p w14:paraId="76D36E80" w14:textId="77777777" w:rsidR="008758E5" w:rsidRPr="00927D8E" w:rsidRDefault="008758E5" w:rsidP="00CD2394">
      <w:pPr>
        <w:pStyle w:val="NoSpacing"/>
        <w:keepLines/>
        <w:rPr>
          <w:rFonts w:cstheme="minorHAnsi"/>
          <w:color w:val="000000"/>
          <w:szCs w:val="24"/>
        </w:rPr>
      </w:pPr>
      <w:r>
        <w:rPr>
          <w:rFonts w:cstheme="minorHAnsi"/>
          <w:color w:val="000000"/>
          <w:szCs w:val="24"/>
        </w:rPr>
        <w:t>voca</w:t>
      </w:r>
      <w:r w:rsidRPr="00927D8E">
        <w:rPr>
          <w:rFonts w:cstheme="minorHAnsi"/>
          <w:color w:val="000000"/>
          <w:szCs w:val="24"/>
        </w:rPr>
        <w:t xml:space="preserve">t Caesarem = he </w:t>
      </w:r>
      <w:r>
        <w:rPr>
          <w:rFonts w:cstheme="minorHAnsi"/>
          <w:color w:val="000000"/>
          <w:szCs w:val="24"/>
        </w:rPr>
        <w:t>calls</w:t>
      </w:r>
      <w:r w:rsidRPr="00927D8E">
        <w:rPr>
          <w:rFonts w:cstheme="minorHAnsi"/>
          <w:color w:val="000000"/>
          <w:szCs w:val="24"/>
        </w:rPr>
        <w:t xml:space="preserve"> Caesar</w:t>
      </w:r>
    </w:p>
    <w:p w14:paraId="28432ED2" w14:textId="77777777" w:rsidR="008758E5" w:rsidRPr="00927D8E" w:rsidRDefault="008758E5" w:rsidP="00CD2394">
      <w:pPr>
        <w:pStyle w:val="NoSpacing"/>
        <w:keepLines/>
        <w:rPr>
          <w:rFonts w:cstheme="minorHAnsi"/>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4171"/>
        <w:gridCol w:w="4171"/>
      </w:tblGrid>
      <w:tr w:rsidR="008758E5" w:rsidRPr="00927D8E" w14:paraId="5E50B245"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467EDC1" w14:textId="77777777" w:rsidR="008758E5" w:rsidRPr="00927D8E" w:rsidRDefault="008758E5" w:rsidP="00CD2394">
            <w:pPr>
              <w:pStyle w:val="NoSpacing"/>
              <w:keepLines/>
              <w:rPr>
                <w:rFonts w:cstheme="minorHAnsi"/>
                <w:color w:val="000000"/>
                <w:szCs w:val="24"/>
              </w:rPr>
            </w:pPr>
            <w:r w:rsidRPr="00927D8E">
              <w:rPr>
                <w:rFonts w:cstheme="minorHAnsi"/>
                <w:b/>
                <w:bCs/>
                <w:color w:val="000000"/>
                <w:szCs w:val="24"/>
              </w:rPr>
              <w:t>Proper Nouns</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18D930" w14:textId="77777777" w:rsidR="008758E5" w:rsidRPr="00927D8E" w:rsidRDefault="008758E5" w:rsidP="00CD2394">
            <w:pPr>
              <w:pStyle w:val="NoSpacing"/>
              <w:keepLines/>
              <w:rPr>
                <w:rFonts w:cstheme="minorHAnsi"/>
                <w:szCs w:val="24"/>
              </w:rPr>
            </w:pPr>
          </w:p>
        </w:tc>
      </w:tr>
      <w:tr w:rsidR="008758E5" w:rsidRPr="00927D8E" w14:paraId="2275B87E"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D3E4DF"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T.</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0016C0"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Titus, Titī</w:t>
            </w:r>
          </w:p>
        </w:tc>
      </w:tr>
      <w:tr w:rsidR="008758E5" w:rsidRPr="00927D8E" w14:paraId="7D10C057"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336D1A"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C.</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ED422E"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Gaius, Gaiī</w:t>
            </w:r>
          </w:p>
        </w:tc>
      </w:tr>
      <w:tr w:rsidR="008758E5" w:rsidRPr="00927D8E" w14:paraId="66EC532E"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6AFBD73" w14:textId="77777777" w:rsidR="008758E5" w:rsidRPr="00927D8E" w:rsidRDefault="008758E5" w:rsidP="00CD2394">
            <w:pPr>
              <w:pStyle w:val="NoSpacing"/>
              <w:keepLines/>
              <w:rPr>
                <w:rFonts w:cstheme="minorHAnsi"/>
                <w:color w:val="000000"/>
                <w:szCs w:val="24"/>
              </w:rPr>
            </w:pPr>
            <w:r>
              <w:rPr>
                <w:rFonts w:cstheme="minorHAnsi"/>
                <w:color w:val="000000"/>
                <w:szCs w:val="24"/>
              </w:rPr>
              <w:t>P.</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03915D" w14:textId="77777777" w:rsidR="008758E5" w:rsidRPr="00927D8E" w:rsidRDefault="008758E5" w:rsidP="00CD2394">
            <w:pPr>
              <w:pStyle w:val="NoSpacing"/>
              <w:keepLines/>
              <w:rPr>
                <w:rFonts w:cstheme="minorHAnsi"/>
                <w:color w:val="000000"/>
                <w:szCs w:val="24"/>
              </w:rPr>
            </w:pPr>
            <w:r>
              <w:rPr>
                <w:rFonts w:cstheme="minorHAnsi"/>
                <w:color w:val="000000"/>
                <w:szCs w:val="24"/>
              </w:rPr>
              <w:t>Publius, Publiī</w:t>
            </w:r>
          </w:p>
        </w:tc>
      </w:tr>
      <w:tr w:rsidR="008758E5" w:rsidRPr="00927D8E" w14:paraId="43585CD1"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34006F9" w14:textId="77777777" w:rsidR="008758E5" w:rsidRPr="00927D8E" w:rsidRDefault="008758E5" w:rsidP="00CD2394">
            <w:pPr>
              <w:pStyle w:val="NoSpacing"/>
              <w:keepLines/>
              <w:rPr>
                <w:rFonts w:cstheme="minorHAnsi"/>
                <w:color w:val="000000"/>
                <w:szCs w:val="24"/>
              </w:rPr>
            </w:pPr>
            <w:r>
              <w:rPr>
                <w:rFonts w:cstheme="minorHAnsi"/>
                <w:color w:val="000000"/>
                <w:szCs w:val="24"/>
              </w:rPr>
              <w:t>M.</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582A38" w14:textId="77777777" w:rsidR="008758E5" w:rsidRPr="00927D8E" w:rsidRDefault="008758E5" w:rsidP="00CD2394">
            <w:pPr>
              <w:pStyle w:val="NoSpacing"/>
              <w:keepLines/>
              <w:rPr>
                <w:rFonts w:cstheme="minorHAnsi"/>
                <w:color w:val="000000"/>
                <w:szCs w:val="24"/>
              </w:rPr>
            </w:pPr>
            <w:r>
              <w:rPr>
                <w:rFonts w:cstheme="minorHAnsi"/>
                <w:color w:val="000000"/>
                <w:szCs w:val="24"/>
              </w:rPr>
              <w:t>Marcus, Marcī</w:t>
            </w:r>
          </w:p>
        </w:tc>
      </w:tr>
      <w:tr w:rsidR="008758E5" w:rsidRPr="00927D8E" w14:paraId="111594D1"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ED99CA" w14:textId="0EA13BD6" w:rsidR="008758E5" w:rsidRPr="00927D8E" w:rsidRDefault="008758E5" w:rsidP="00CD2394">
            <w:pPr>
              <w:pStyle w:val="NoSpacing"/>
              <w:keepLines/>
              <w:rPr>
                <w:rFonts w:cstheme="minorHAnsi"/>
                <w:color w:val="000000"/>
                <w:szCs w:val="24"/>
              </w:rPr>
            </w:pPr>
            <w:r w:rsidRPr="00927D8E">
              <w:rPr>
                <w:rFonts w:cstheme="minorHAnsi"/>
                <w:color w:val="000000"/>
                <w:szCs w:val="24"/>
              </w:rPr>
              <w:t>Caesar</w:t>
            </w:r>
            <w:r w:rsidR="0050191B">
              <w:rPr>
                <w:rFonts w:cstheme="minorHAnsi"/>
                <w:color w:val="000000"/>
                <w:szCs w:val="24"/>
              </w:rPr>
              <w:t>,</w:t>
            </w:r>
            <w:r w:rsidRPr="00927D8E">
              <w:rPr>
                <w:rFonts w:cstheme="minorHAnsi"/>
                <w:color w:val="000000"/>
                <w:szCs w:val="24"/>
              </w:rPr>
              <w:t xml:space="preserve"> Caesaris (m)</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31A862"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Typically Julius Caesar, but becomes generic name for leader after his death</w:t>
            </w:r>
          </w:p>
        </w:tc>
      </w:tr>
      <w:tr w:rsidR="008758E5" w:rsidRPr="00927D8E" w14:paraId="45C673EE"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FAC7E8" w14:textId="77777777" w:rsidR="008758E5" w:rsidRPr="00927D8E" w:rsidRDefault="008758E5" w:rsidP="00CD2394">
            <w:pPr>
              <w:pStyle w:val="NoSpacing"/>
              <w:keepLines/>
              <w:rPr>
                <w:rFonts w:cstheme="minorHAnsi"/>
                <w:color w:val="000000"/>
                <w:szCs w:val="24"/>
              </w:rPr>
            </w:pPr>
            <w:r w:rsidRPr="00927D8E">
              <w:rPr>
                <w:rFonts w:cstheme="minorHAnsi"/>
                <w:b/>
                <w:bCs/>
                <w:color w:val="000000"/>
                <w:szCs w:val="24"/>
              </w:rPr>
              <w:t>Nouns</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D3C8AD" w14:textId="77777777" w:rsidR="008758E5" w:rsidRPr="00927D8E" w:rsidRDefault="008758E5" w:rsidP="00CD2394">
            <w:pPr>
              <w:pStyle w:val="NoSpacing"/>
              <w:keepLines/>
              <w:rPr>
                <w:rFonts w:cstheme="minorHAnsi"/>
                <w:szCs w:val="24"/>
              </w:rPr>
            </w:pPr>
          </w:p>
        </w:tc>
      </w:tr>
      <w:tr w:rsidR="008758E5" w:rsidRPr="00927D8E" w14:paraId="1B74D33C"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95A5E8E"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honor</w:t>
            </w:r>
            <w:r>
              <w:rPr>
                <w:rFonts w:cstheme="minorHAnsi"/>
                <w:color w:val="000000"/>
                <w:szCs w:val="24"/>
              </w:rPr>
              <w:t>,</w:t>
            </w:r>
            <w:r w:rsidRPr="00927D8E">
              <w:rPr>
                <w:rFonts w:cstheme="minorHAnsi"/>
                <w:color w:val="000000"/>
                <w:szCs w:val="24"/>
              </w:rPr>
              <w:t xml:space="preserve"> honoris (m)</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EA5968"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glory, office; honor</w:t>
            </w:r>
          </w:p>
        </w:tc>
      </w:tr>
      <w:tr w:rsidR="008758E5" w:rsidRPr="00927D8E" w14:paraId="1F3F623F"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D86036"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genus</w:t>
            </w:r>
            <w:r>
              <w:rPr>
                <w:rFonts w:cstheme="minorHAnsi"/>
                <w:color w:val="000000"/>
                <w:szCs w:val="24"/>
              </w:rPr>
              <w:t>,</w:t>
            </w:r>
            <w:r w:rsidRPr="00927D8E">
              <w:rPr>
                <w:rFonts w:cstheme="minorHAnsi"/>
                <w:color w:val="000000"/>
                <w:szCs w:val="24"/>
              </w:rPr>
              <w:t xml:space="preserve"> generis (n)</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EFF964"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origin, kind</w:t>
            </w:r>
          </w:p>
        </w:tc>
      </w:tr>
      <w:tr w:rsidR="008758E5" w:rsidRPr="00927D8E" w14:paraId="5564C9E4"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A8DA76"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consilium</w:t>
            </w:r>
            <w:r>
              <w:rPr>
                <w:rFonts w:cstheme="minorHAnsi"/>
                <w:color w:val="000000"/>
                <w:szCs w:val="24"/>
              </w:rPr>
              <w:t>,</w:t>
            </w:r>
            <w:r w:rsidRPr="00927D8E">
              <w:rPr>
                <w:rFonts w:cstheme="minorHAnsi"/>
                <w:color w:val="000000"/>
                <w:szCs w:val="24"/>
              </w:rPr>
              <w:t xml:space="preserve"> consiliī (n)</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1D1B6F6"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plan, meeting</w:t>
            </w:r>
          </w:p>
        </w:tc>
      </w:tr>
      <w:tr w:rsidR="008758E5" w:rsidRPr="00927D8E" w14:paraId="0C627F05"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6A21775"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ius</w:t>
            </w:r>
            <w:r>
              <w:rPr>
                <w:rFonts w:cstheme="minorHAnsi"/>
                <w:color w:val="000000"/>
                <w:szCs w:val="24"/>
              </w:rPr>
              <w:t>,</w:t>
            </w:r>
            <w:r w:rsidRPr="00927D8E">
              <w:rPr>
                <w:rFonts w:cstheme="minorHAnsi"/>
                <w:color w:val="000000"/>
                <w:szCs w:val="24"/>
              </w:rPr>
              <w:t xml:space="preserve"> iuris (n)</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36A9EFF"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law</w:t>
            </w:r>
          </w:p>
        </w:tc>
      </w:tr>
      <w:tr w:rsidR="008758E5" w:rsidRPr="00927D8E" w14:paraId="57329319"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AFA940"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iniuria, iniuriae (f)</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FCCC33"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wrongdoing, injury, injustice</w:t>
            </w:r>
          </w:p>
        </w:tc>
      </w:tr>
      <w:tr w:rsidR="008758E5" w:rsidRPr="00927D8E" w14:paraId="76534BC4"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42065D"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poena, poenae (f)</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FB0748"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punishment (poenam dare = to pay the price)</w:t>
            </w:r>
          </w:p>
        </w:tc>
      </w:tr>
      <w:tr w:rsidR="008758E5" w:rsidRPr="00927D8E" w14:paraId="452F6C42"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8E8CA5" w14:textId="77777777" w:rsidR="008758E5" w:rsidRPr="00927D8E" w:rsidRDefault="008758E5" w:rsidP="00CD2394">
            <w:pPr>
              <w:keepLines/>
            </w:pPr>
            <w:r w:rsidRPr="00484AB9">
              <w:lastRenderedPageBreak/>
              <w:t>virgō</w:t>
            </w:r>
            <w:r>
              <w:t>, virg</w:t>
            </w:r>
            <w:r w:rsidRPr="00484AB9">
              <w:t xml:space="preserve">inis </w:t>
            </w:r>
            <w:r>
              <w:t>(</w:t>
            </w:r>
            <w:r w:rsidRPr="00484AB9">
              <w:t>f</w:t>
            </w:r>
            <w:r>
              <w:t>)</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B68C41" w14:textId="77777777" w:rsidR="008758E5" w:rsidRPr="00927D8E" w:rsidRDefault="008758E5" w:rsidP="00CD2394">
            <w:pPr>
              <w:pStyle w:val="NoSpacing"/>
              <w:keepLines/>
              <w:rPr>
                <w:rFonts w:cstheme="minorHAnsi"/>
                <w:szCs w:val="24"/>
              </w:rPr>
            </w:pPr>
            <w:r>
              <w:rPr>
                <w:rFonts w:cstheme="minorHAnsi"/>
                <w:szCs w:val="24"/>
              </w:rPr>
              <w:t>maiden, virgin, young girl</w:t>
            </w:r>
          </w:p>
        </w:tc>
      </w:tr>
      <w:tr w:rsidR="008758E5" w:rsidRPr="00927D8E" w14:paraId="1E4B0967"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759073A" w14:textId="77777777" w:rsidR="008758E5" w:rsidRPr="00484AB9" w:rsidRDefault="008758E5" w:rsidP="00CD2394">
            <w:pPr>
              <w:keepLines/>
            </w:pPr>
            <w:r>
              <w:t>nihil (nīl) (</w:t>
            </w:r>
            <w:r w:rsidRPr="0008023C">
              <w:rPr>
                <w:rStyle w:val="Strong"/>
              </w:rPr>
              <w:t>indeclinable</w:t>
            </w:r>
            <w:r>
              <w:t>)</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772173" w14:textId="77777777" w:rsidR="008758E5" w:rsidRDefault="008758E5" w:rsidP="00CD2394">
            <w:pPr>
              <w:pStyle w:val="NoSpacing"/>
              <w:keepLines/>
              <w:rPr>
                <w:rFonts w:cstheme="minorHAnsi"/>
                <w:szCs w:val="24"/>
              </w:rPr>
            </w:pPr>
            <w:r>
              <w:rPr>
                <w:rFonts w:cstheme="minorHAnsi"/>
                <w:szCs w:val="24"/>
              </w:rPr>
              <w:t>nothing</w:t>
            </w:r>
          </w:p>
        </w:tc>
      </w:tr>
      <w:tr w:rsidR="008758E5" w:rsidRPr="00927D8E" w14:paraId="3EBF7FBF"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B478FA" w14:textId="77777777" w:rsidR="008758E5" w:rsidRDefault="008758E5" w:rsidP="00CD2394">
            <w:pPr>
              <w:keepLines/>
            </w:pPr>
            <w:r>
              <w:t>Adjectives</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991F061" w14:textId="77777777" w:rsidR="008758E5" w:rsidRDefault="008758E5" w:rsidP="00CD2394">
            <w:pPr>
              <w:pStyle w:val="NoSpacing"/>
              <w:keepLines/>
              <w:rPr>
                <w:rFonts w:cstheme="minorHAnsi"/>
                <w:szCs w:val="24"/>
              </w:rPr>
            </w:pPr>
          </w:p>
        </w:tc>
      </w:tr>
      <w:tr w:rsidR="008758E5" w:rsidRPr="00927D8E" w14:paraId="1165E6AE"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94994D" w14:textId="72519488" w:rsidR="008758E5" w:rsidRDefault="008758E5" w:rsidP="00CD2394">
            <w:pPr>
              <w:keepLines/>
            </w:pPr>
            <w:r>
              <w:t>dūrus, dūra, dūrum</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6CA13CA" w14:textId="77777777" w:rsidR="008758E5" w:rsidRDefault="008758E5" w:rsidP="00CD2394">
            <w:pPr>
              <w:pStyle w:val="NoSpacing"/>
              <w:keepLines/>
              <w:rPr>
                <w:rFonts w:cstheme="minorHAnsi"/>
                <w:szCs w:val="24"/>
              </w:rPr>
            </w:pPr>
            <w:r>
              <w:rPr>
                <w:rFonts w:cstheme="minorHAnsi"/>
                <w:szCs w:val="24"/>
              </w:rPr>
              <w:t>hard, harsh</w:t>
            </w:r>
          </w:p>
        </w:tc>
      </w:tr>
      <w:tr w:rsidR="008758E5" w:rsidRPr="00927D8E" w14:paraId="4282FD59"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4F60D4" w14:textId="50A436B8" w:rsidR="008758E5" w:rsidRDefault="00131C11" w:rsidP="00CD2394">
            <w:pPr>
              <w:keepLines/>
            </w:pPr>
            <w:r>
              <w:t>laetus</w:t>
            </w:r>
            <w:r w:rsidR="00317996">
              <w:t>, laeta, laetum</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4260A9" w14:textId="77777777" w:rsidR="008758E5" w:rsidRDefault="008758E5" w:rsidP="00CD2394">
            <w:pPr>
              <w:pStyle w:val="NoSpacing"/>
              <w:keepLines/>
              <w:rPr>
                <w:rFonts w:cstheme="minorHAnsi"/>
                <w:szCs w:val="24"/>
              </w:rPr>
            </w:pPr>
            <w:r>
              <w:rPr>
                <w:rFonts w:cstheme="minorHAnsi"/>
                <w:szCs w:val="24"/>
              </w:rPr>
              <w:t>happy, joyful, successful</w:t>
            </w:r>
          </w:p>
        </w:tc>
      </w:tr>
      <w:tr w:rsidR="008758E5" w:rsidRPr="00927D8E" w14:paraId="0254F2CA"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63E23E3" w14:textId="77777777" w:rsidR="008758E5" w:rsidRPr="00927D8E" w:rsidRDefault="008758E5" w:rsidP="00CD2394">
            <w:pPr>
              <w:pStyle w:val="NoSpacing"/>
              <w:keepLines/>
              <w:rPr>
                <w:rFonts w:cstheme="minorHAnsi"/>
                <w:color w:val="000000"/>
                <w:szCs w:val="24"/>
              </w:rPr>
            </w:pPr>
            <w:r w:rsidRPr="00927D8E">
              <w:rPr>
                <w:rFonts w:cstheme="minorHAnsi"/>
                <w:b/>
                <w:bCs/>
                <w:color w:val="000000"/>
                <w:szCs w:val="24"/>
              </w:rPr>
              <w:t>Subordinating Conjunctions/Adverbs</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8F38C2B" w14:textId="77777777" w:rsidR="008758E5" w:rsidRPr="00927D8E" w:rsidRDefault="008758E5" w:rsidP="00CD2394">
            <w:pPr>
              <w:pStyle w:val="NoSpacing"/>
              <w:keepLines/>
              <w:rPr>
                <w:rFonts w:cstheme="minorHAnsi"/>
                <w:szCs w:val="24"/>
              </w:rPr>
            </w:pPr>
          </w:p>
        </w:tc>
      </w:tr>
      <w:tr w:rsidR="008758E5" w:rsidRPr="00927D8E" w14:paraId="685D095C"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F2E675"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cum</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7FDD63"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when</w:t>
            </w:r>
          </w:p>
        </w:tc>
      </w:tr>
      <w:tr w:rsidR="008758E5" w:rsidRPr="00927D8E" w14:paraId="150A4470"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3D0BED"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antequam</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FF6674"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before</w:t>
            </w:r>
          </w:p>
        </w:tc>
      </w:tr>
      <w:tr w:rsidR="008758E5" w:rsidRPr="00927D8E" w14:paraId="12FE9680" w14:textId="77777777" w:rsidTr="008758E5">
        <w:trPr>
          <w:trHeight w:val="60"/>
        </w:trPr>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F03D6D"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postquam</w:t>
            </w:r>
          </w:p>
        </w:tc>
        <w:tc>
          <w:tcPr>
            <w:tcW w:w="41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C71560A"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after</w:t>
            </w:r>
          </w:p>
        </w:tc>
      </w:tr>
    </w:tbl>
    <w:p w14:paraId="4BE0704F" w14:textId="77777777" w:rsidR="008758E5" w:rsidRPr="00927D8E" w:rsidRDefault="008758E5" w:rsidP="00CD2394">
      <w:pPr>
        <w:pStyle w:val="NoSpacing"/>
        <w:keepLines/>
        <w:rPr>
          <w:rFonts w:cstheme="minorHAnsi"/>
          <w:color w:val="000000"/>
          <w:szCs w:val="24"/>
        </w:rPr>
      </w:pPr>
    </w:p>
    <w:p w14:paraId="7C416F4C" w14:textId="7CE2062A" w:rsidR="008758E5" w:rsidRPr="008758E5" w:rsidRDefault="008758E5" w:rsidP="00CD2394">
      <w:pPr>
        <w:pStyle w:val="Heading1"/>
      </w:pPr>
      <w:bookmarkStart w:id="77" w:name="_Toc158985013"/>
      <w:r w:rsidRPr="008758E5">
        <w:t>Adjectives and Participles</w:t>
      </w:r>
      <w:bookmarkEnd w:id="77"/>
    </w:p>
    <w:p w14:paraId="7557A653" w14:textId="3EBC1726" w:rsidR="008758E5" w:rsidRDefault="008758E5" w:rsidP="00B059B4">
      <w:pPr>
        <w:pStyle w:val="Heading3"/>
      </w:pPr>
      <w:bookmarkStart w:id="78" w:name="_Toc158985014"/>
      <w:r w:rsidRPr="00EB338E">
        <w:rPr>
          <w:rStyle w:val="Heading3Char"/>
        </w:rPr>
        <w:t>Principles of Grammar</w:t>
      </w:r>
      <w:bookmarkEnd w:id="78"/>
      <w:r w:rsidRPr="00010DD6">
        <w:t xml:space="preserve"> </w:t>
      </w:r>
    </w:p>
    <w:p w14:paraId="3E94B7C3" w14:textId="5921AD03" w:rsidR="008758E5" w:rsidRDefault="008758E5" w:rsidP="00CD2394">
      <w:pPr>
        <w:keepLines/>
      </w:pPr>
      <w:r w:rsidRPr="00010DD6">
        <w:t>Participles are commonly used but not always understood. A participle, by definition, is a verbal adjective.</w:t>
      </w:r>
      <w:r>
        <w:t xml:space="preserve"> Like a verb, it has some verbal elements (tense, voice). Since it is also an adjective, it has to agree with a noun in case, number, and gender (see also: </w:t>
      </w:r>
      <w:r w:rsidR="00E2513B">
        <w:rPr>
          <w:rStyle w:val="Strong"/>
        </w:rPr>
        <w:t>predicative</w:t>
      </w:r>
      <w:r w:rsidRPr="00784FE8">
        <w:rPr>
          <w:rStyle w:val="Strong"/>
        </w:rPr>
        <w:t xml:space="preserve"> participles</w:t>
      </w:r>
      <w:r>
        <w:t>). Participles, like infinitive verbs have tense relative (prior, simultaneous, oe subsequent) to the main verb, not absolute time (perfect, present, future).</w:t>
      </w:r>
    </w:p>
    <w:p w14:paraId="6A5A862F" w14:textId="77777777" w:rsidR="008758E5" w:rsidRDefault="008758E5" w:rsidP="00CD2394">
      <w:pPr>
        <w:keepLines/>
      </w:pPr>
      <w:r>
        <w:t>Compare two sentences:</w:t>
      </w:r>
    </w:p>
    <w:p w14:paraId="2DDAAAD1" w14:textId="77777777" w:rsidR="008758E5" w:rsidRDefault="008758E5" w:rsidP="00CD2394">
      <w:pPr>
        <w:keepLines/>
      </w:pPr>
      <w:r>
        <w:rPr>
          <w:i/>
        </w:rPr>
        <w:t xml:space="preserve">The </w:t>
      </w:r>
      <w:r w:rsidRPr="00784FE8">
        <w:rPr>
          <w:b/>
          <w:i/>
        </w:rPr>
        <w:t>fast</w:t>
      </w:r>
      <w:r>
        <w:rPr>
          <w:i/>
        </w:rPr>
        <w:t xml:space="preserve"> horse ran toward the </w:t>
      </w:r>
      <w:r w:rsidRPr="00784FE8">
        <w:rPr>
          <w:b/>
          <w:i/>
        </w:rPr>
        <w:t>tall</w:t>
      </w:r>
      <w:r>
        <w:rPr>
          <w:i/>
        </w:rPr>
        <w:t xml:space="preserve"> gate</w:t>
      </w:r>
    </w:p>
    <w:p w14:paraId="38D7E36D" w14:textId="77777777" w:rsidR="008758E5" w:rsidRPr="00784FE8" w:rsidRDefault="008758E5" w:rsidP="00CD2394">
      <w:pPr>
        <w:keepLines/>
      </w:pPr>
      <w:r>
        <w:rPr>
          <w:i/>
        </w:rPr>
        <w:t xml:space="preserve">The </w:t>
      </w:r>
      <w:r w:rsidRPr="00784FE8">
        <w:rPr>
          <w:i/>
          <w:u w:val="single"/>
        </w:rPr>
        <w:t>galloping</w:t>
      </w:r>
      <w:r>
        <w:rPr>
          <w:i/>
        </w:rPr>
        <w:t xml:space="preserve"> horse ran toward the </w:t>
      </w:r>
      <w:r w:rsidRPr="00784FE8">
        <w:rPr>
          <w:i/>
          <w:u w:val="single"/>
        </w:rPr>
        <w:t>broken</w:t>
      </w:r>
      <w:r>
        <w:rPr>
          <w:i/>
        </w:rPr>
        <w:t xml:space="preserve"> gate</w:t>
      </w:r>
    </w:p>
    <w:p w14:paraId="4D3C9BB9" w14:textId="77777777" w:rsidR="008758E5" w:rsidRDefault="008758E5" w:rsidP="00CD2394">
      <w:pPr>
        <w:keepLines/>
      </w:pPr>
      <w:r>
        <w:t xml:space="preserve">In the sentence </w:t>
      </w:r>
      <w:r>
        <w:rPr>
          <w:i/>
        </w:rPr>
        <w:t>The fast horse ran toward the tall gate</w:t>
      </w:r>
      <w:r>
        <w:t xml:space="preserve">, the adjectives </w:t>
      </w:r>
      <w:r>
        <w:rPr>
          <w:i/>
        </w:rPr>
        <w:t>fast</w:t>
      </w:r>
      <w:r>
        <w:t xml:space="preserve"> and </w:t>
      </w:r>
      <w:r>
        <w:rPr>
          <w:i/>
        </w:rPr>
        <w:t>tall</w:t>
      </w:r>
      <w:r>
        <w:t xml:space="preserve"> modify the nouns </w:t>
      </w:r>
      <w:r>
        <w:rPr>
          <w:i/>
        </w:rPr>
        <w:t>horse</w:t>
      </w:r>
      <w:r>
        <w:t xml:space="preserve"> and </w:t>
      </w:r>
      <w:r>
        <w:rPr>
          <w:i/>
        </w:rPr>
        <w:t>gate</w:t>
      </w:r>
      <w:r>
        <w:t>, respectively. We know that the horse is fast and the gate tall because of word order.</w:t>
      </w:r>
    </w:p>
    <w:p w14:paraId="292EDADB" w14:textId="77777777" w:rsidR="008758E5" w:rsidRDefault="008758E5" w:rsidP="00CD2394">
      <w:pPr>
        <w:keepLines/>
      </w:pPr>
      <w:r>
        <w:t xml:space="preserve">If we replace the adjectives with participles, we would get something like: </w:t>
      </w:r>
      <w:r>
        <w:rPr>
          <w:i/>
        </w:rPr>
        <w:t>The galloping horse ran toward the broken gate</w:t>
      </w:r>
      <w:r>
        <w:t xml:space="preserve">. </w:t>
      </w:r>
      <w:r w:rsidRPr="00A24038">
        <w:rPr>
          <w:i/>
        </w:rPr>
        <w:t>Galloping</w:t>
      </w:r>
      <w:r>
        <w:t xml:space="preserve"> and </w:t>
      </w:r>
      <w:r w:rsidRPr="00A24038">
        <w:rPr>
          <w:i/>
        </w:rPr>
        <w:t>broken</w:t>
      </w:r>
      <w:r>
        <w:t xml:space="preserve"> both come from verbs (to gallop, to break), but now they describe nouns, and are therefore verbs that come from adjectives (verbal adjectives = participles).</w:t>
      </w:r>
    </w:p>
    <w:p w14:paraId="058EC473" w14:textId="77777777" w:rsidR="008758E5" w:rsidRDefault="008758E5" w:rsidP="00CD2394">
      <w:pPr>
        <w:keepLines/>
      </w:pPr>
      <w:r>
        <w:t xml:space="preserve">Note too the verbal elements of participles. The first, </w:t>
      </w:r>
      <w:r w:rsidRPr="00A24038">
        <w:rPr>
          <w:i/>
        </w:rPr>
        <w:t>galloping</w:t>
      </w:r>
      <w:r>
        <w:t xml:space="preserve">, is present, because it happens at the same time as </w:t>
      </w:r>
      <w:r>
        <w:rPr>
          <w:i/>
        </w:rPr>
        <w:t>ran</w:t>
      </w:r>
      <w:r>
        <w:t xml:space="preserve">. It is also active, because the horse is performing the action. </w:t>
      </w:r>
      <w:r>
        <w:rPr>
          <w:i/>
        </w:rPr>
        <w:t>Broken</w:t>
      </w:r>
      <w:r>
        <w:t>, on the other hand, implies that the gate has already been broken (complete action), so it is a perfect participle. Likewise, the gate received that action, so it is passive.</w:t>
      </w:r>
    </w:p>
    <w:p w14:paraId="51132ECB" w14:textId="77777777" w:rsidR="008758E5" w:rsidRPr="00783133" w:rsidRDefault="008758E5" w:rsidP="00CD2394">
      <w:pPr>
        <w:keepLines/>
      </w:pPr>
      <w:r>
        <w:lastRenderedPageBreak/>
        <w:t xml:space="preserve">Note: English uses participles and helping verbs to create different tenses and voices, so pay attention to what a word is doing, not just what it looks like. We have seen this in the formation of imperfect (I was calling) and passive (I was called). The difference between </w:t>
      </w:r>
      <w:r>
        <w:rPr>
          <w:i/>
        </w:rPr>
        <w:t>the galloping horse</w:t>
      </w:r>
      <w:r>
        <w:t xml:space="preserve"> and </w:t>
      </w:r>
      <w:r>
        <w:rPr>
          <w:i/>
        </w:rPr>
        <w:t>the horse was galloping</w:t>
      </w:r>
      <w:r>
        <w:t xml:space="preserve"> is small, but significant. One is a clause, the other is not.</w:t>
      </w:r>
    </w:p>
    <w:p w14:paraId="67F6F25E" w14:textId="2155AEA9" w:rsidR="008758E5" w:rsidRDefault="008758E5" w:rsidP="00B059B4">
      <w:pPr>
        <w:pStyle w:val="Heading3"/>
      </w:pPr>
      <w:bookmarkStart w:id="79" w:name="_Toc158985015"/>
      <w:r w:rsidRPr="00542CBC">
        <w:rPr>
          <w:rStyle w:val="Heading3Char"/>
        </w:rPr>
        <w:t>Principles of Latin</w:t>
      </w:r>
      <w:bookmarkEnd w:id="79"/>
      <w:r>
        <w:t xml:space="preserve"> </w:t>
      </w:r>
    </w:p>
    <w:p w14:paraId="07BCEB13" w14:textId="77777777" w:rsidR="008758E5" w:rsidRDefault="008758E5" w:rsidP="00CD2394">
      <w:pPr>
        <w:keepLines/>
      </w:pPr>
      <w:r>
        <w:t xml:space="preserve">Like English, Latin has a present active participle and a perfect passive participle. Latin also has future participles that will be introduced later. </w:t>
      </w:r>
    </w:p>
    <w:p w14:paraId="7592F318" w14:textId="77777777" w:rsidR="008758E5" w:rsidRPr="00F26C90" w:rsidRDefault="008758E5" w:rsidP="00CD2394">
      <w:pPr>
        <w:keepLines/>
      </w:pPr>
      <w:r w:rsidRPr="0037519B">
        <w:rPr>
          <w:rStyle w:val="Heading5Char"/>
        </w:rPr>
        <w:t>Present Active</w:t>
      </w:r>
      <w:r>
        <w:rPr>
          <w:rStyle w:val="Heading5Char"/>
        </w:rPr>
        <w:t xml:space="preserve"> participle</w:t>
      </w:r>
      <w:r w:rsidRPr="0037519B">
        <w:rPr>
          <w:rStyle w:val="Heading5Char"/>
        </w:rPr>
        <w:t>:</w:t>
      </w:r>
      <w:r>
        <w:t xml:space="preserve"> To form the present active participle, start with the present stem (since that gives you everything you need for the present system). If you add –ns to the nominative and –ntis to the genitive, you’ll have a third declension adjective (also introduced in this chapter) that forms the present participle. 4</w:t>
      </w:r>
      <w:r w:rsidRPr="00F26C90">
        <w:rPr>
          <w:vertAlign w:val="superscript"/>
        </w:rPr>
        <w:t>th</w:t>
      </w:r>
      <w:r>
        <w:t xml:space="preserve"> and 3</w:t>
      </w:r>
      <w:r w:rsidRPr="00F26C90">
        <w:rPr>
          <w:vertAlign w:val="superscript"/>
        </w:rPr>
        <w:t>rd</w:t>
      </w:r>
      <w:r>
        <w:t xml:space="preserve"> –io verbs add an </w:t>
      </w:r>
      <w:r>
        <w:rPr>
          <w:i/>
        </w:rPr>
        <w:t xml:space="preserve">i </w:t>
      </w:r>
      <w:r>
        <w:t>to the present stem.</w:t>
      </w:r>
    </w:p>
    <w:p w14:paraId="2184CC97" w14:textId="77777777" w:rsidR="008758E5" w:rsidRPr="00BE261A" w:rsidRDefault="008758E5" w:rsidP="00CD2394">
      <w:pPr>
        <w:keepLines/>
      </w:pPr>
      <w:r w:rsidRPr="0037519B">
        <w:rPr>
          <w:rStyle w:val="Heading5Char"/>
        </w:rPr>
        <w:t>Perfect passive participle</w:t>
      </w:r>
      <w:r>
        <w:rPr>
          <w:rStyle w:val="Heading5Char"/>
        </w:rPr>
        <w:t>:</w:t>
      </w:r>
      <w:r>
        <w:t xml:space="preserve"> is simply the fourth principal part, but declined like magnus, magna, magnum. Latin does not have a present passive or perfect active participle, so there is no way to say “</w:t>
      </w:r>
      <w:r>
        <w:rPr>
          <w:i/>
        </w:rPr>
        <w:t>being broken</w:t>
      </w:r>
      <w:r>
        <w:t>” or “</w:t>
      </w:r>
      <w:r>
        <w:rPr>
          <w:i/>
        </w:rPr>
        <w:t>having ran</w:t>
      </w:r>
      <w:r>
        <w:t xml:space="preserve">.” *see </w:t>
      </w:r>
      <w:r w:rsidRPr="00F26C90">
        <w:rPr>
          <w:rStyle w:val="Strong"/>
        </w:rPr>
        <w:t>deponent verbs</w:t>
      </w:r>
      <w:r>
        <w:t xml:space="preserve"> below*</w:t>
      </w:r>
    </w:p>
    <w:p w14:paraId="7EA993D8" w14:textId="77777777" w:rsidR="008758E5" w:rsidRDefault="008758E5" w:rsidP="00CD2394">
      <w:pPr>
        <w:pStyle w:val="NoSpacing"/>
        <w:keepLines/>
        <w:rPr>
          <w:rFonts w:cstheme="minorHAnsi"/>
          <w:color w:val="000000"/>
          <w:szCs w:val="24"/>
        </w:rPr>
      </w:pPr>
      <w:bookmarkStart w:id="80" w:name="_Toc158985016"/>
      <w:r w:rsidRPr="0059694C">
        <w:rPr>
          <w:rStyle w:val="Heading2Char"/>
        </w:rPr>
        <w:t>Adjectives</w:t>
      </w:r>
      <w:bookmarkEnd w:id="80"/>
      <w:r>
        <w:rPr>
          <w:rFonts w:cstheme="minorHAnsi"/>
          <w:color w:val="000000"/>
          <w:szCs w:val="24"/>
        </w:rPr>
        <w:t>: In addition to “verbal” adjectives, there are a few new types of adjectives to learn. Like all adjectives, they agree with a noun in case, number, and gender, but they do not look exactly like the bonus, bona, bonum type adjective we’ve seen so far.</w:t>
      </w:r>
    </w:p>
    <w:p w14:paraId="4A99C140" w14:textId="77777777" w:rsidR="008758E5" w:rsidRDefault="008758E5" w:rsidP="00CD2394">
      <w:pPr>
        <w:pStyle w:val="NoSpacing"/>
        <w:keepLines/>
        <w:rPr>
          <w:rFonts w:cstheme="minorHAnsi"/>
          <w:color w:val="000000"/>
          <w:szCs w:val="24"/>
        </w:rPr>
      </w:pPr>
    </w:p>
    <w:p w14:paraId="079790CA" w14:textId="77777777" w:rsidR="008758E5" w:rsidRDefault="008758E5" w:rsidP="00CD2394">
      <w:pPr>
        <w:keepLines/>
        <w:rPr>
          <w:rStyle w:val="Strong"/>
        </w:rPr>
      </w:pPr>
      <w:r w:rsidRPr="00ED05F3">
        <w:rPr>
          <w:rStyle w:val="Heading5Char"/>
        </w:rPr>
        <w:t>–ius adjectives</w:t>
      </w:r>
      <w:r>
        <w:t xml:space="preserve">: </w:t>
      </w:r>
      <w:r w:rsidRPr="00BE261A">
        <w:rPr>
          <w:i/>
        </w:rPr>
        <w:t xml:space="preserve"> </w:t>
      </w:r>
      <w:r>
        <w:t xml:space="preserve">These nine adjectives, most of them pertaining to quantity (one, another, neither), look like a typical 1/2 adjective, but the genitive and dative singular forms are the same as demonstratives like </w:t>
      </w:r>
      <w:r>
        <w:rPr>
          <w:i/>
        </w:rPr>
        <w:t>ille</w:t>
      </w:r>
      <w:r>
        <w:t xml:space="preserve">. They are otherwise like the other adjectives you have learned so far. They are most commonly remembered by the acrostic </w:t>
      </w:r>
      <w:r>
        <w:rPr>
          <w:rStyle w:val="Strong"/>
        </w:rPr>
        <w:t>UNUS NAUTA:</w:t>
      </w:r>
    </w:p>
    <w:p w14:paraId="5C9A555F" w14:textId="610CF1CD" w:rsidR="008758E5" w:rsidRDefault="008758E5">
      <w:pPr>
        <w:pStyle w:val="NoSpacing"/>
        <w:keepLines/>
        <w:numPr>
          <w:ilvl w:val="0"/>
          <w:numId w:val="54"/>
        </w:numPr>
        <w:rPr>
          <w:i/>
        </w:rPr>
      </w:pPr>
      <w:r>
        <w:t>Ūnus, ūna, ūnum: one</w:t>
      </w:r>
    </w:p>
    <w:p w14:paraId="27C9FC00" w14:textId="674FD6BC" w:rsidR="008758E5" w:rsidRPr="00E751FF" w:rsidRDefault="008758E5">
      <w:pPr>
        <w:pStyle w:val="NoSpacing"/>
        <w:keepLines/>
        <w:numPr>
          <w:ilvl w:val="0"/>
          <w:numId w:val="54"/>
        </w:numPr>
        <w:rPr>
          <w:i/>
        </w:rPr>
      </w:pPr>
      <w:r>
        <w:t>Nūllus, nūlla, nūllum: none</w:t>
      </w:r>
    </w:p>
    <w:p w14:paraId="0AD5415A" w14:textId="77777777" w:rsidR="008758E5" w:rsidRPr="00E751FF" w:rsidRDefault="008758E5">
      <w:pPr>
        <w:pStyle w:val="NoSpacing"/>
        <w:keepLines/>
        <w:numPr>
          <w:ilvl w:val="0"/>
          <w:numId w:val="54"/>
        </w:numPr>
        <w:rPr>
          <w:i/>
        </w:rPr>
      </w:pPr>
      <w:r>
        <w:t>Uter, utra, utrum: either</w:t>
      </w:r>
    </w:p>
    <w:p w14:paraId="3238D9C3" w14:textId="3964F2ED" w:rsidR="008758E5" w:rsidRPr="00E751FF" w:rsidRDefault="008758E5">
      <w:pPr>
        <w:pStyle w:val="NoSpacing"/>
        <w:keepLines/>
        <w:numPr>
          <w:ilvl w:val="0"/>
          <w:numId w:val="54"/>
        </w:numPr>
        <w:rPr>
          <w:i/>
        </w:rPr>
      </w:pPr>
      <w:r>
        <w:t>Sōlus, sōla, sōlum: alone</w:t>
      </w:r>
    </w:p>
    <w:p w14:paraId="4A06CCEE" w14:textId="77777777" w:rsidR="008758E5" w:rsidRPr="00E751FF" w:rsidRDefault="008758E5">
      <w:pPr>
        <w:pStyle w:val="NoSpacing"/>
        <w:keepLines/>
        <w:numPr>
          <w:ilvl w:val="0"/>
          <w:numId w:val="54"/>
        </w:numPr>
        <w:rPr>
          <w:i/>
        </w:rPr>
      </w:pPr>
      <w:r>
        <w:t>Neuter, neutra, neutrum: neither</w:t>
      </w:r>
    </w:p>
    <w:p w14:paraId="01F09E0E" w14:textId="77777777" w:rsidR="008758E5" w:rsidRPr="00E751FF" w:rsidRDefault="008758E5">
      <w:pPr>
        <w:pStyle w:val="NoSpacing"/>
        <w:keepLines/>
        <w:numPr>
          <w:ilvl w:val="0"/>
          <w:numId w:val="54"/>
        </w:numPr>
        <w:rPr>
          <w:i/>
        </w:rPr>
      </w:pPr>
      <w:r>
        <w:t>Alter, altera, alterum: one (of two) * often appears twice (the one…., the other….)</w:t>
      </w:r>
    </w:p>
    <w:p w14:paraId="06EC3F87" w14:textId="22533BE7" w:rsidR="008758E5" w:rsidRPr="00E751FF" w:rsidRDefault="008758E5">
      <w:pPr>
        <w:pStyle w:val="NoSpacing"/>
        <w:keepLines/>
        <w:numPr>
          <w:ilvl w:val="0"/>
          <w:numId w:val="54"/>
        </w:numPr>
        <w:rPr>
          <w:i/>
        </w:rPr>
      </w:pPr>
      <w:r>
        <w:t>Ūllus, ūlla, ūllum: any</w:t>
      </w:r>
    </w:p>
    <w:p w14:paraId="304DD99D" w14:textId="1946619D" w:rsidR="008758E5" w:rsidRPr="00E751FF" w:rsidRDefault="008758E5">
      <w:pPr>
        <w:pStyle w:val="NoSpacing"/>
        <w:keepLines/>
        <w:numPr>
          <w:ilvl w:val="0"/>
          <w:numId w:val="54"/>
        </w:numPr>
        <w:rPr>
          <w:i/>
        </w:rPr>
      </w:pPr>
      <w:r>
        <w:t>Tōtus, tōta, tōtum: the whole, entire</w:t>
      </w:r>
    </w:p>
    <w:p w14:paraId="35A23604" w14:textId="77777777" w:rsidR="008758E5" w:rsidRPr="00E751FF" w:rsidRDefault="008758E5">
      <w:pPr>
        <w:pStyle w:val="NoSpacing"/>
        <w:keepLines/>
        <w:numPr>
          <w:ilvl w:val="0"/>
          <w:numId w:val="54"/>
        </w:numPr>
        <w:rPr>
          <w:i/>
        </w:rPr>
      </w:pPr>
      <w:r>
        <w:t>Alius, alia, aliud: other</w:t>
      </w:r>
    </w:p>
    <w:p w14:paraId="2AFF07D1" w14:textId="77777777" w:rsidR="008758E5" w:rsidRDefault="008758E5" w:rsidP="00CD2394">
      <w:pPr>
        <w:pStyle w:val="NoSpacing"/>
        <w:keepLines/>
        <w:rPr>
          <w:i/>
        </w:rPr>
      </w:pPr>
    </w:p>
    <w:p w14:paraId="14DB9C51" w14:textId="77777777" w:rsidR="008758E5" w:rsidRDefault="008758E5" w:rsidP="00CD2394">
      <w:pPr>
        <w:pStyle w:val="NoSpacing"/>
        <w:keepLines/>
      </w:pPr>
      <w:r w:rsidRPr="00E751FF">
        <w:rPr>
          <w:i/>
        </w:rPr>
        <w:t>Unus</w:t>
      </w:r>
      <w:r>
        <w:t>, of course, only has a singular form. The others can be declined like this:</w:t>
      </w:r>
    </w:p>
    <w:p w14:paraId="48089C87" w14:textId="77777777" w:rsidR="008758E5" w:rsidRDefault="008758E5" w:rsidP="00CD2394">
      <w:pPr>
        <w:pStyle w:val="NoSpacing"/>
        <w:keepLines/>
      </w:pPr>
    </w:p>
    <w:tbl>
      <w:tblPr>
        <w:tblStyle w:val="TableGrid"/>
        <w:tblW w:w="0" w:type="auto"/>
        <w:tblLook w:val="04A0" w:firstRow="1" w:lastRow="0" w:firstColumn="1" w:lastColumn="0" w:noHBand="0" w:noVBand="1"/>
      </w:tblPr>
      <w:tblGrid>
        <w:gridCol w:w="2366"/>
        <w:gridCol w:w="2328"/>
        <w:gridCol w:w="2328"/>
        <w:gridCol w:w="2328"/>
      </w:tblGrid>
      <w:tr w:rsidR="008758E5" w14:paraId="25FE2ADD" w14:textId="77777777" w:rsidTr="008758E5">
        <w:tc>
          <w:tcPr>
            <w:tcW w:w="2366" w:type="dxa"/>
          </w:tcPr>
          <w:p w14:paraId="0D69BD5D" w14:textId="77777777" w:rsidR="008758E5" w:rsidRDefault="008758E5" w:rsidP="00CD2394">
            <w:pPr>
              <w:pStyle w:val="NoSpacing"/>
              <w:keepLines/>
            </w:pPr>
            <w:r>
              <w:t>Nominative</w:t>
            </w:r>
          </w:p>
        </w:tc>
        <w:tc>
          <w:tcPr>
            <w:tcW w:w="2328" w:type="dxa"/>
          </w:tcPr>
          <w:p w14:paraId="2C9255DA" w14:textId="77777777" w:rsidR="008758E5" w:rsidRDefault="008758E5" w:rsidP="00CD2394">
            <w:pPr>
              <w:pStyle w:val="NoSpacing"/>
              <w:keepLines/>
            </w:pPr>
            <w:r>
              <w:t>nullus</w:t>
            </w:r>
          </w:p>
        </w:tc>
        <w:tc>
          <w:tcPr>
            <w:tcW w:w="2328" w:type="dxa"/>
          </w:tcPr>
          <w:p w14:paraId="04F46776" w14:textId="77777777" w:rsidR="008758E5" w:rsidRDefault="008758E5" w:rsidP="00CD2394">
            <w:pPr>
              <w:pStyle w:val="NoSpacing"/>
              <w:keepLines/>
            </w:pPr>
            <w:r>
              <w:t>nulla</w:t>
            </w:r>
          </w:p>
        </w:tc>
        <w:tc>
          <w:tcPr>
            <w:tcW w:w="2328" w:type="dxa"/>
          </w:tcPr>
          <w:p w14:paraId="2F31D67C" w14:textId="77777777" w:rsidR="008758E5" w:rsidRDefault="008758E5" w:rsidP="00CD2394">
            <w:pPr>
              <w:pStyle w:val="NoSpacing"/>
              <w:keepLines/>
            </w:pPr>
            <w:r>
              <w:t>nullum</w:t>
            </w:r>
          </w:p>
        </w:tc>
      </w:tr>
      <w:tr w:rsidR="008758E5" w14:paraId="352328AF" w14:textId="77777777" w:rsidTr="008758E5">
        <w:tc>
          <w:tcPr>
            <w:tcW w:w="2366" w:type="dxa"/>
          </w:tcPr>
          <w:p w14:paraId="22BF35A1" w14:textId="77777777" w:rsidR="008758E5" w:rsidRDefault="008758E5" w:rsidP="00CD2394">
            <w:pPr>
              <w:pStyle w:val="NoSpacing"/>
              <w:keepLines/>
            </w:pPr>
            <w:r>
              <w:t>Genitive</w:t>
            </w:r>
          </w:p>
        </w:tc>
        <w:tc>
          <w:tcPr>
            <w:tcW w:w="2328" w:type="dxa"/>
          </w:tcPr>
          <w:p w14:paraId="1C79370F" w14:textId="77777777" w:rsidR="008758E5" w:rsidRDefault="008758E5" w:rsidP="00CD2394">
            <w:pPr>
              <w:pStyle w:val="NoSpacing"/>
              <w:keepLines/>
            </w:pPr>
            <w:r>
              <w:t>nullius</w:t>
            </w:r>
          </w:p>
        </w:tc>
        <w:tc>
          <w:tcPr>
            <w:tcW w:w="2328" w:type="dxa"/>
          </w:tcPr>
          <w:p w14:paraId="7141FE8E" w14:textId="77777777" w:rsidR="008758E5" w:rsidRDefault="008758E5" w:rsidP="00CD2394">
            <w:pPr>
              <w:pStyle w:val="NoSpacing"/>
              <w:keepLines/>
            </w:pPr>
            <w:r>
              <w:t>nullius</w:t>
            </w:r>
          </w:p>
        </w:tc>
        <w:tc>
          <w:tcPr>
            <w:tcW w:w="2328" w:type="dxa"/>
          </w:tcPr>
          <w:p w14:paraId="0BCF9210" w14:textId="77777777" w:rsidR="008758E5" w:rsidRDefault="008758E5" w:rsidP="00CD2394">
            <w:pPr>
              <w:pStyle w:val="NoSpacing"/>
              <w:keepLines/>
            </w:pPr>
            <w:r>
              <w:t>nullius</w:t>
            </w:r>
          </w:p>
        </w:tc>
      </w:tr>
      <w:tr w:rsidR="008758E5" w14:paraId="7FDCC9C6" w14:textId="77777777" w:rsidTr="008758E5">
        <w:tc>
          <w:tcPr>
            <w:tcW w:w="2366" w:type="dxa"/>
          </w:tcPr>
          <w:p w14:paraId="20DC963F" w14:textId="77777777" w:rsidR="008758E5" w:rsidRDefault="008758E5" w:rsidP="00CD2394">
            <w:pPr>
              <w:pStyle w:val="NoSpacing"/>
              <w:keepLines/>
            </w:pPr>
            <w:r>
              <w:t>Dative</w:t>
            </w:r>
          </w:p>
        </w:tc>
        <w:tc>
          <w:tcPr>
            <w:tcW w:w="2328" w:type="dxa"/>
          </w:tcPr>
          <w:p w14:paraId="497CAC1A" w14:textId="77777777" w:rsidR="008758E5" w:rsidRDefault="008758E5" w:rsidP="00CD2394">
            <w:pPr>
              <w:pStyle w:val="NoSpacing"/>
              <w:keepLines/>
            </w:pPr>
            <w:r>
              <w:t>nullī</w:t>
            </w:r>
          </w:p>
        </w:tc>
        <w:tc>
          <w:tcPr>
            <w:tcW w:w="2328" w:type="dxa"/>
          </w:tcPr>
          <w:p w14:paraId="4EE34AA5" w14:textId="77777777" w:rsidR="008758E5" w:rsidRDefault="008758E5" w:rsidP="00CD2394">
            <w:pPr>
              <w:pStyle w:val="NoSpacing"/>
              <w:keepLines/>
            </w:pPr>
            <w:r>
              <w:t>nullī</w:t>
            </w:r>
          </w:p>
        </w:tc>
        <w:tc>
          <w:tcPr>
            <w:tcW w:w="2328" w:type="dxa"/>
          </w:tcPr>
          <w:p w14:paraId="00B376AF" w14:textId="77777777" w:rsidR="008758E5" w:rsidRDefault="008758E5" w:rsidP="00CD2394">
            <w:pPr>
              <w:pStyle w:val="NoSpacing"/>
              <w:keepLines/>
            </w:pPr>
            <w:r>
              <w:t>nullī</w:t>
            </w:r>
          </w:p>
        </w:tc>
      </w:tr>
      <w:tr w:rsidR="008758E5" w14:paraId="62219A0F" w14:textId="77777777" w:rsidTr="008758E5">
        <w:tc>
          <w:tcPr>
            <w:tcW w:w="2366" w:type="dxa"/>
          </w:tcPr>
          <w:p w14:paraId="5435A598" w14:textId="77777777" w:rsidR="008758E5" w:rsidRDefault="008758E5" w:rsidP="00CD2394">
            <w:pPr>
              <w:pStyle w:val="NoSpacing"/>
              <w:keepLines/>
            </w:pPr>
            <w:r>
              <w:t>Accusative</w:t>
            </w:r>
          </w:p>
        </w:tc>
        <w:tc>
          <w:tcPr>
            <w:tcW w:w="2328" w:type="dxa"/>
          </w:tcPr>
          <w:p w14:paraId="291E968E" w14:textId="77777777" w:rsidR="008758E5" w:rsidRDefault="008758E5" w:rsidP="00CD2394">
            <w:pPr>
              <w:pStyle w:val="NoSpacing"/>
              <w:keepLines/>
            </w:pPr>
            <w:r>
              <w:t>nullum</w:t>
            </w:r>
          </w:p>
        </w:tc>
        <w:tc>
          <w:tcPr>
            <w:tcW w:w="2328" w:type="dxa"/>
          </w:tcPr>
          <w:p w14:paraId="1582935D" w14:textId="77777777" w:rsidR="008758E5" w:rsidRDefault="008758E5" w:rsidP="00CD2394">
            <w:pPr>
              <w:pStyle w:val="NoSpacing"/>
              <w:keepLines/>
            </w:pPr>
            <w:r>
              <w:t>nullam</w:t>
            </w:r>
          </w:p>
        </w:tc>
        <w:tc>
          <w:tcPr>
            <w:tcW w:w="2328" w:type="dxa"/>
          </w:tcPr>
          <w:p w14:paraId="4D5C1F17" w14:textId="77777777" w:rsidR="008758E5" w:rsidRDefault="008758E5" w:rsidP="00CD2394">
            <w:pPr>
              <w:pStyle w:val="NoSpacing"/>
              <w:keepLines/>
            </w:pPr>
            <w:r>
              <w:t>nullum</w:t>
            </w:r>
          </w:p>
        </w:tc>
      </w:tr>
      <w:tr w:rsidR="008758E5" w14:paraId="63810399" w14:textId="77777777" w:rsidTr="008758E5">
        <w:tc>
          <w:tcPr>
            <w:tcW w:w="2366" w:type="dxa"/>
          </w:tcPr>
          <w:p w14:paraId="3E201016" w14:textId="77777777" w:rsidR="008758E5" w:rsidRDefault="008758E5" w:rsidP="00CD2394">
            <w:pPr>
              <w:pStyle w:val="NoSpacing"/>
              <w:keepLines/>
            </w:pPr>
            <w:r>
              <w:t>Ablative</w:t>
            </w:r>
          </w:p>
        </w:tc>
        <w:tc>
          <w:tcPr>
            <w:tcW w:w="2328" w:type="dxa"/>
          </w:tcPr>
          <w:p w14:paraId="6F15DF46" w14:textId="77777777" w:rsidR="008758E5" w:rsidRDefault="008758E5" w:rsidP="00CD2394">
            <w:pPr>
              <w:pStyle w:val="NoSpacing"/>
              <w:keepLines/>
            </w:pPr>
            <w:r>
              <w:t>nullō</w:t>
            </w:r>
          </w:p>
        </w:tc>
        <w:tc>
          <w:tcPr>
            <w:tcW w:w="2328" w:type="dxa"/>
          </w:tcPr>
          <w:p w14:paraId="352384FB" w14:textId="77777777" w:rsidR="008758E5" w:rsidRDefault="008758E5" w:rsidP="00CD2394">
            <w:pPr>
              <w:pStyle w:val="NoSpacing"/>
              <w:keepLines/>
            </w:pPr>
            <w:r>
              <w:t>nullā</w:t>
            </w:r>
          </w:p>
        </w:tc>
        <w:tc>
          <w:tcPr>
            <w:tcW w:w="2328" w:type="dxa"/>
          </w:tcPr>
          <w:p w14:paraId="2EB15119" w14:textId="77777777" w:rsidR="008758E5" w:rsidRDefault="008758E5" w:rsidP="00CD2394">
            <w:pPr>
              <w:pStyle w:val="NoSpacing"/>
              <w:keepLines/>
            </w:pPr>
            <w:r>
              <w:t>nullō</w:t>
            </w:r>
          </w:p>
        </w:tc>
      </w:tr>
    </w:tbl>
    <w:p w14:paraId="6773E46A" w14:textId="77777777" w:rsidR="008758E5" w:rsidRDefault="008758E5" w:rsidP="00CD2394">
      <w:pPr>
        <w:pStyle w:val="NoSpacing"/>
        <w:keepLines/>
      </w:pPr>
    </w:p>
    <w:p w14:paraId="1F9902ED" w14:textId="77777777" w:rsidR="008758E5" w:rsidRDefault="008758E5" w:rsidP="00B059B4">
      <w:pPr>
        <w:keepLines/>
      </w:pPr>
      <w:r>
        <w:t>Plural:</w:t>
      </w:r>
    </w:p>
    <w:tbl>
      <w:tblPr>
        <w:tblStyle w:val="TableGrid"/>
        <w:tblW w:w="0" w:type="auto"/>
        <w:tblLook w:val="04A0" w:firstRow="1" w:lastRow="0" w:firstColumn="1" w:lastColumn="0" w:noHBand="0" w:noVBand="1"/>
      </w:tblPr>
      <w:tblGrid>
        <w:gridCol w:w="2366"/>
        <w:gridCol w:w="2328"/>
        <w:gridCol w:w="2328"/>
        <w:gridCol w:w="2328"/>
      </w:tblGrid>
      <w:tr w:rsidR="008758E5" w14:paraId="0EFACA31" w14:textId="77777777" w:rsidTr="008758E5">
        <w:tc>
          <w:tcPr>
            <w:tcW w:w="2366" w:type="dxa"/>
          </w:tcPr>
          <w:p w14:paraId="4C1203EE" w14:textId="77777777" w:rsidR="008758E5" w:rsidRDefault="008758E5" w:rsidP="00CD2394">
            <w:pPr>
              <w:pStyle w:val="NoSpacing"/>
              <w:keepLines/>
            </w:pPr>
            <w:r>
              <w:t>Nominative</w:t>
            </w:r>
          </w:p>
        </w:tc>
        <w:tc>
          <w:tcPr>
            <w:tcW w:w="2328" w:type="dxa"/>
          </w:tcPr>
          <w:p w14:paraId="6A2DA663" w14:textId="77777777" w:rsidR="008758E5" w:rsidRDefault="008758E5" w:rsidP="00CD2394">
            <w:pPr>
              <w:pStyle w:val="NoSpacing"/>
              <w:keepLines/>
            </w:pPr>
            <w:r>
              <w:t>nullī</w:t>
            </w:r>
          </w:p>
        </w:tc>
        <w:tc>
          <w:tcPr>
            <w:tcW w:w="2328" w:type="dxa"/>
          </w:tcPr>
          <w:p w14:paraId="74551780" w14:textId="77777777" w:rsidR="008758E5" w:rsidRDefault="008758E5" w:rsidP="00CD2394">
            <w:pPr>
              <w:pStyle w:val="NoSpacing"/>
              <w:keepLines/>
            </w:pPr>
            <w:r>
              <w:t>nullae</w:t>
            </w:r>
          </w:p>
        </w:tc>
        <w:tc>
          <w:tcPr>
            <w:tcW w:w="2328" w:type="dxa"/>
          </w:tcPr>
          <w:p w14:paraId="7F738D25" w14:textId="77777777" w:rsidR="008758E5" w:rsidRDefault="008758E5" w:rsidP="00CD2394">
            <w:pPr>
              <w:pStyle w:val="NoSpacing"/>
              <w:keepLines/>
            </w:pPr>
            <w:r>
              <w:t>nulla</w:t>
            </w:r>
          </w:p>
        </w:tc>
      </w:tr>
      <w:tr w:rsidR="008758E5" w14:paraId="65435C34" w14:textId="77777777" w:rsidTr="008758E5">
        <w:tc>
          <w:tcPr>
            <w:tcW w:w="2366" w:type="dxa"/>
          </w:tcPr>
          <w:p w14:paraId="462B761E" w14:textId="77777777" w:rsidR="008758E5" w:rsidRDefault="008758E5" w:rsidP="00CD2394">
            <w:pPr>
              <w:pStyle w:val="NoSpacing"/>
              <w:keepLines/>
            </w:pPr>
            <w:r>
              <w:lastRenderedPageBreak/>
              <w:t>Genitive</w:t>
            </w:r>
          </w:p>
        </w:tc>
        <w:tc>
          <w:tcPr>
            <w:tcW w:w="2328" w:type="dxa"/>
          </w:tcPr>
          <w:p w14:paraId="0C5F3F35" w14:textId="77777777" w:rsidR="008758E5" w:rsidRDefault="008758E5" w:rsidP="00CD2394">
            <w:pPr>
              <w:pStyle w:val="NoSpacing"/>
              <w:keepLines/>
            </w:pPr>
            <w:r>
              <w:t>nullōrum</w:t>
            </w:r>
          </w:p>
        </w:tc>
        <w:tc>
          <w:tcPr>
            <w:tcW w:w="2328" w:type="dxa"/>
          </w:tcPr>
          <w:p w14:paraId="3D0893B8" w14:textId="77777777" w:rsidR="008758E5" w:rsidRDefault="008758E5" w:rsidP="00CD2394">
            <w:pPr>
              <w:pStyle w:val="NoSpacing"/>
              <w:keepLines/>
            </w:pPr>
            <w:r>
              <w:t>nullārum</w:t>
            </w:r>
          </w:p>
        </w:tc>
        <w:tc>
          <w:tcPr>
            <w:tcW w:w="2328" w:type="dxa"/>
          </w:tcPr>
          <w:p w14:paraId="0D17CDEB" w14:textId="77777777" w:rsidR="008758E5" w:rsidRDefault="008758E5" w:rsidP="00CD2394">
            <w:pPr>
              <w:pStyle w:val="NoSpacing"/>
              <w:keepLines/>
            </w:pPr>
            <w:r>
              <w:t>nullōrum</w:t>
            </w:r>
          </w:p>
        </w:tc>
      </w:tr>
      <w:tr w:rsidR="008758E5" w14:paraId="37D21871" w14:textId="77777777" w:rsidTr="008758E5">
        <w:tc>
          <w:tcPr>
            <w:tcW w:w="2366" w:type="dxa"/>
          </w:tcPr>
          <w:p w14:paraId="64351AB1" w14:textId="77777777" w:rsidR="008758E5" w:rsidRDefault="008758E5" w:rsidP="00CD2394">
            <w:pPr>
              <w:pStyle w:val="NoSpacing"/>
              <w:keepLines/>
            </w:pPr>
            <w:r>
              <w:t>Dative</w:t>
            </w:r>
          </w:p>
        </w:tc>
        <w:tc>
          <w:tcPr>
            <w:tcW w:w="2328" w:type="dxa"/>
          </w:tcPr>
          <w:p w14:paraId="644DF667" w14:textId="77777777" w:rsidR="008758E5" w:rsidRDefault="008758E5" w:rsidP="00CD2394">
            <w:pPr>
              <w:pStyle w:val="NoSpacing"/>
              <w:keepLines/>
            </w:pPr>
            <w:r>
              <w:t>nullīs</w:t>
            </w:r>
          </w:p>
        </w:tc>
        <w:tc>
          <w:tcPr>
            <w:tcW w:w="2328" w:type="dxa"/>
          </w:tcPr>
          <w:p w14:paraId="1DF2C229" w14:textId="77777777" w:rsidR="008758E5" w:rsidRDefault="008758E5" w:rsidP="00CD2394">
            <w:pPr>
              <w:pStyle w:val="NoSpacing"/>
              <w:keepLines/>
            </w:pPr>
            <w:r>
              <w:t>nullīs</w:t>
            </w:r>
          </w:p>
        </w:tc>
        <w:tc>
          <w:tcPr>
            <w:tcW w:w="2328" w:type="dxa"/>
          </w:tcPr>
          <w:p w14:paraId="050F5239" w14:textId="77777777" w:rsidR="008758E5" w:rsidRDefault="008758E5" w:rsidP="00CD2394">
            <w:pPr>
              <w:pStyle w:val="NoSpacing"/>
              <w:keepLines/>
            </w:pPr>
            <w:r>
              <w:t>nullīs</w:t>
            </w:r>
          </w:p>
        </w:tc>
      </w:tr>
      <w:tr w:rsidR="008758E5" w14:paraId="2670C337" w14:textId="77777777" w:rsidTr="008758E5">
        <w:tc>
          <w:tcPr>
            <w:tcW w:w="2366" w:type="dxa"/>
          </w:tcPr>
          <w:p w14:paraId="120088AF" w14:textId="77777777" w:rsidR="008758E5" w:rsidRDefault="008758E5" w:rsidP="00CD2394">
            <w:pPr>
              <w:pStyle w:val="NoSpacing"/>
              <w:keepLines/>
            </w:pPr>
            <w:r>
              <w:t>Accusative</w:t>
            </w:r>
          </w:p>
        </w:tc>
        <w:tc>
          <w:tcPr>
            <w:tcW w:w="2328" w:type="dxa"/>
          </w:tcPr>
          <w:p w14:paraId="39886F0D" w14:textId="77777777" w:rsidR="008758E5" w:rsidRDefault="008758E5" w:rsidP="00CD2394">
            <w:pPr>
              <w:pStyle w:val="NoSpacing"/>
              <w:keepLines/>
            </w:pPr>
            <w:r>
              <w:t>nullōs</w:t>
            </w:r>
          </w:p>
        </w:tc>
        <w:tc>
          <w:tcPr>
            <w:tcW w:w="2328" w:type="dxa"/>
          </w:tcPr>
          <w:p w14:paraId="42191885" w14:textId="77777777" w:rsidR="008758E5" w:rsidRDefault="008758E5" w:rsidP="00CD2394">
            <w:pPr>
              <w:pStyle w:val="NoSpacing"/>
              <w:keepLines/>
            </w:pPr>
            <w:r>
              <w:t>nullās</w:t>
            </w:r>
          </w:p>
        </w:tc>
        <w:tc>
          <w:tcPr>
            <w:tcW w:w="2328" w:type="dxa"/>
          </w:tcPr>
          <w:p w14:paraId="57CE7524" w14:textId="77777777" w:rsidR="008758E5" w:rsidRDefault="008758E5" w:rsidP="00CD2394">
            <w:pPr>
              <w:pStyle w:val="NoSpacing"/>
              <w:keepLines/>
            </w:pPr>
            <w:r>
              <w:t>nulla</w:t>
            </w:r>
          </w:p>
        </w:tc>
      </w:tr>
      <w:tr w:rsidR="008758E5" w14:paraId="4EFBB585" w14:textId="77777777" w:rsidTr="008758E5">
        <w:tc>
          <w:tcPr>
            <w:tcW w:w="2366" w:type="dxa"/>
          </w:tcPr>
          <w:p w14:paraId="4EFDE65A" w14:textId="77777777" w:rsidR="008758E5" w:rsidRDefault="008758E5" w:rsidP="00CD2394">
            <w:pPr>
              <w:pStyle w:val="NoSpacing"/>
              <w:keepLines/>
            </w:pPr>
            <w:r>
              <w:t>Ablative</w:t>
            </w:r>
          </w:p>
        </w:tc>
        <w:tc>
          <w:tcPr>
            <w:tcW w:w="2328" w:type="dxa"/>
          </w:tcPr>
          <w:p w14:paraId="7D7AEE92" w14:textId="77777777" w:rsidR="008758E5" w:rsidRDefault="008758E5" w:rsidP="00CD2394">
            <w:pPr>
              <w:pStyle w:val="NoSpacing"/>
              <w:keepLines/>
            </w:pPr>
            <w:r>
              <w:t>nullīs</w:t>
            </w:r>
          </w:p>
        </w:tc>
        <w:tc>
          <w:tcPr>
            <w:tcW w:w="2328" w:type="dxa"/>
          </w:tcPr>
          <w:p w14:paraId="701F5C1C" w14:textId="77777777" w:rsidR="008758E5" w:rsidRDefault="008758E5" w:rsidP="00CD2394">
            <w:pPr>
              <w:pStyle w:val="NoSpacing"/>
              <w:keepLines/>
            </w:pPr>
            <w:r>
              <w:t>nullīs</w:t>
            </w:r>
          </w:p>
        </w:tc>
        <w:tc>
          <w:tcPr>
            <w:tcW w:w="2328" w:type="dxa"/>
          </w:tcPr>
          <w:p w14:paraId="7E1D8EC9" w14:textId="77777777" w:rsidR="008758E5" w:rsidRDefault="008758E5" w:rsidP="00CD2394">
            <w:pPr>
              <w:pStyle w:val="NoSpacing"/>
              <w:keepLines/>
            </w:pPr>
            <w:r>
              <w:t>nullīs</w:t>
            </w:r>
          </w:p>
        </w:tc>
      </w:tr>
    </w:tbl>
    <w:p w14:paraId="296F9CF0" w14:textId="77777777" w:rsidR="008758E5" w:rsidRDefault="008758E5" w:rsidP="00CD2394">
      <w:pPr>
        <w:pStyle w:val="NoSpacing"/>
        <w:keepLines/>
      </w:pPr>
    </w:p>
    <w:p w14:paraId="39E47310" w14:textId="77777777" w:rsidR="008758E5" w:rsidRDefault="008758E5" w:rsidP="00CD2394">
      <w:pPr>
        <w:pStyle w:val="NoSpacing"/>
        <w:keepLines/>
      </w:pPr>
      <w:r>
        <w:t xml:space="preserve">As you can see, this is just like the declension of </w:t>
      </w:r>
      <w:r>
        <w:rPr>
          <w:i/>
        </w:rPr>
        <w:t>ille, illa, illud</w:t>
      </w:r>
      <w:r>
        <w:t>. The others follow the same pattern.</w:t>
      </w:r>
    </w:p>
    <w:p w14:paraId="0C1EF86B" w14:textId="77777777" w:rsidR="008758E5" w:rsidRPr="00ED05F3" w:rsidRDefault="008758E5" w:rsidP="00CD2394">
      <w:pPr>
        <w:pStyle w:val="NoSpacing"/>
        <w:keepLines/>
      </w:pPr>
    </w:p>
    <w:p w14:paraId="1B2CDEEA" w14:textId="77777777" w:rsidR="008758E5" w:rsidRDefault="008758E5" w:rsidP="00CD2394">
      <w:pPr>
        <w:pStyle w:val="NoSpacing"/>
        <w:keepLines/>
      </w:pPr>
      <w:r w:rsidRPr="00C20F42">
        <w:rPr>
          <w:rStyle w:val="Heading5Char"/>
        </w:rPr>
        <w:t>Possessive Adjectives</w:t>
      </w:r>
      <w:r>
        <w:rPr>
          <w:rStyle w:val="Strong"/>
        </w:rPr>
        <w:t xml:space="preserve">: </w:t>
      </w:r>
      <w:r w:rsidRPr="00927D8E">
        <w:t>These are closely r</w:t>
      </w:r>
      <w:r>
        <w:t>elated to the personal pronouns</w:t>
      </w:r>
      <w:r w:rsidRPr="00927D8E">
        <w:t>.</w:t>
      </w:r>
      <w:r>
        <w:t xml:space="preserve"> Remember to think of patterns: pronouns refer to nouns (antecedents); adjectives describe nouns.</w:t>
      </w:r>
      <w:r w:rsidRPr="00927D8E">
        <w:t xml:space="preserve"> Words like I, we, us, and them are pronouns, while words like my, mine, ours, yours are adjectives. All of these adjectives decline like bonus, bona, bonum. </w:t>
      </w:r>
      <w:r w:rsidRPr="0059694C">
        <w:rPr>
          <w:i/>
        </w:rPr>
        <w:t>Meus</w:t>
      </w:r>
      <w:r>
        <w:rPr>
          <w:i/>
        </w:rPr>
        <w:t>, mea, meum</w:t>
      </w:r>
      <w:r w:rsidRPr="00927D8E">
        <w:t xml:space="preserve"> has been done as an example for you.</w:t>
      </w:r>
    </w:p>
    <w:p w14:paraId="237079C5" w14:textId="77777777" w:rsidR="008758E5" w:rsidRPr="00927D8E" w:rsidRDefault="008758E5" w:rsidP="00CD2394">
      <w:pPr>
        <w:pStyle w:val="NoSpacing"/>
        <w:keepLines/>
      </w:pPr>
    </w:p>
    <w:p w14:paraId="2CFC4E56"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Meus, mea, meum: my/mine</w:t>
      </w:r>
    </w:p>
    <w:p w14:paraId="665615ED"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Tuus, tua, tuum: your/yours</w:t>
      </w:r>
    </w:p>
    <w:p w14:paraId="0F941964"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Noster, nostra, nostrum: our/ours</w:t>
      </w:r>
    </w:p>
    <w:p w14:paraId="3F9EC135"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Vester, vestra, vestrum: y’alls</w:t>
      </w:r>
    </w:p>
    <w:p w14:paraId="4866EAB7" w14:textId="77777777" w:rsidR="008758E5" w:rsidRDefault="008758E5" w:rsidP="00CD2394">
      <w:pPr>
        <w:pStyle w:val="NoSpacing"/>
        <w:keepLines/>
        <w:rPr>
          <w:rFonts w:cstheme="minorHAnsi"/>
          <w:color w:val="000000"/>
          <w:szCs w:val="24"/>
        </w:rPr>
      </w:pPr>
    </w:p>
    <w:p w14:paraId="2F474DDE" w14:textId="77777777" w:rsidR="008758E5" w:rsidRDefault="008758E5" w:rsidP="00CD2394">
      <w:pPr>
        <w:pStyle w:val="NoSpacing"/>
        <w:keepLines/>
        <w:rPr>
          <w:rFonts w:cstheme="minorHAnsi"/>
          <w:color w:val="000000"/>
          <w:szCs w:val="24"/>
        </w:rPr>
      </w:pPr>
      <w:r>
        <w:rPr>
          <w:rFonts w:cstheme="minorHAnsi"/>
          <w:color w:val="000000"/>
          <w:szCs w:val="24"/>
        </w:rPr>
        <w:t>Singular</w:t>
      </w:r>
    </w:p>
    <w:tbl>
      <w:tblPr>
        <w:tblStyle w:val="TableGrid"/>
        <w:tblW w:w="0" w:type="auto"/>
        <w:tblLook w:val="04A0" w:firstRow="1" w:lastRow="0" w:firstColumn="1" w:lastColumn="0" w:noHBand="0" w:noVBand="1"/>
      </w:tblPr>
      <w:tblGrid>
        <w:gridCol w:w="2366"/>
        <w:gridCol w:w="2328"/>
        <w:gridCol w:w="2328"/>
        <w:gridCol w:w="2328"/>
      </w:tblGrid>
      <w:tr w:rsidR="008758E5" w14:paraId="62C177FE" w14:textId="77777777" w:rsidTr="008758E5">
        <w:tc>
          <w:tcPr>
            <w:tcW w:w="2366" w:type="dxa"/>
          </w:tcPr>
          <w:p w14:paraId="5D82F9E4" w14:textId="77777777" w:rsidR="008758E5" w:rsidRDefault="008758E5" w:rsidP="00CD2394">
            <w:pPr>
              <w:pStyle w:val="NoSpacing"/>
              <w:keepLines/>
            </w:pPr>
            <w:r>
              <w:t>Nominative</w:t>
            </w:r>
          </w:p>
        </w:tc>
        <w:tc>
          <w:tcPr>
            <w:tcW w:w="2328" w:type="dxa"/>
          </w:tcPr>
          <w:p w14:paraId="04B97B2B" w14:textId="77777777" w:rsidR="008758E5" w:rsidRDefault="008758E5" w:rsidP="00CD2394">
            <w:pPr>
              <w:pStyle w:val="NoSpacing"/>
              <w:keepLines/>
            </w:pPr>
            <w:r>
              <w:t>meus</w:t>
            </w:r>
          </w:p>
        </w:tc>
        <w:tc>
          <w:tcPr>
            <w:tcW w:w="2328" w:type="dxa"/>
          </w:tcPr>
          <w:p w14:paraId="5AB6E435" w14:textId="77777777" w:rsidR="008758E5" w:rsidRDefault="008758E5" w:rsidP="00CD2394">
            <w:pPr>
              <w:pStyle w:val="NoSpacing"/>
              <w:keepLines/>
            </w:pPr>
            <w:r>
              <w:t>mea</w:t>
            </w:r>
          </w:p>
        </w:tc>
        <w:tc>
          <w:tcPr>
            <w:tcW w:w="2328" w:type="dxa"/>
          </w:tcPr>
          <w:p w14:paraId="355D98F3" w14:textId="77777777" w:rsidR="008758E5" w:rsidRDefault="008758E5" w:rsidP="00CD2394">
            <w:pPr>
              <w:pStyle w:val="NoSpacing"/>
              <w:keepLines/>
            </w:pPr>
            <w:r>
              <w:t>meum</w:t>
            </w:r>
          </w:p>
        </w:tc>
      </w:tr>
      <w:tr w:rsidR="008758E5" w14:paraId="4E0D84EC" w14:textId="77777777" w:rsidTr="008758E5">
        <w:tc>
          <w:tcPr>
            <w:tcW w:w="2366" w:type="dxa"/>
          </w:tcPr>
          <w:p w14:paraId="332543AF" w14:textId="77777777" w:rsidR="008758E5" w:rsidRDefault="008758E5" w:rsidP="00CD2394">
            <w:pPr>
              <w:pStyle w:val="NoSpacing"/>
              <w:keepLines/>
            </w:pPr>
            <w:r>
              <w:t>Genitive</w:t>
            </w:r>
          </w:p>
        </w:tc>
        <w:tc>
          <w:tcPr>
            <w:tcW w:w="2328" w:type="dxa"/>
          </w:tcPr>
          <w:p w14:paraId="37A26671" w14:textId="77777777" w:rsidR="008758E5" w:rsidRDefault="008758E5" w:rsidP="00CD2394">
            <w:pPr>
              <w:pStyle w:val="NoSpacing"/>
              <w:keepLines/>
            </w:pPr>
            <w:r>
              <w:t>meī</w:t>
            </w:r>
          </w:p>
        </w:tc>
        <w:tc>
          <w:tcPr>
            <w:tcW w:w="2328" w:type="dxa"/>
          </w:tcPr>
          <w:p w14:paraId="6C40DD08" w14:textId="77777777" w:rsidR="008758E5" w:rsidRDefault="008758E5" w:rsidP="00CD2394">
            <w:pPr>
              <w:pStyle w:val="NoSpacing"/>
              <w:keepLines/>
            </w:pPr>
            <w:r>
              <w:t>meae</w:t>
            </w:r>
          </w:p>
        </w:tc>
        <w:tc>
          <w:tcPr>
            <w:tcW w:w="2328" w:type="dxa"/>
          </w:tcPr>
          <w:p w14:paraId="0F6C6FE6" w14:textId="77777777" w:rsidR="008758E5" w:rsidRDefault="008758E5" w:rsidP="00CD2394">
            <w:pPr>
              <w:pStyle w:val="NoSpacing"/>
              <w:keepLines/>
            </w:pPr>
            <w:r>
              <w:t>meī</w:t>
            </w:r>
          </w:p>
        </w:tc>
      </w:tr>
      <w:tr w:rsidR="008758E5" w14:paraId="2CDDF7B2" w14:textId="77777777" w:rsidTr="008758E5">
        <w:tc>
          <w:tcPr>
            <w:tcW w:w="2366" w:type="dxa"/>
          </w:tcPr>
          <w:p w14:paraId="77B13EAD" w14:textId="77777777" w:rsidR="008758E5" w:rsidRDefault="008758E5" w:rsidP="00CD2394">
            <w:pPr>
              <w:pStyle w:val="NoSpacing"/>
              <w:keepLines/>
            </w:pPr>
            <w:r>
              <w:t>Dative</w:t>
            </w:r>
          </w:p>
        </w:tc>
        <w:tc>
          <w:tcPr>
            <w:tcW w:w="2328" w:type="dxa"/>
          </w:tcPr>
          <w:p w14:paraId="65BE7718" w14:textId="77777777" w:rsidR="008758E5" w:rsidRDefault="008758E5" w:rsidP="00CD2394">
            <w:pPr>
              <w:pStyle w:val="NoSpacing"/>
              <w:keepLines/>
            </w:pPr>
            <w:r>
              <w:t>meō</w:t>
            </w:r>
          </w:p>
        </w:tc>
        <w:tc>
          <w:tcPr>
            <w:tcW w:w="2328" w:type="dxa"/>
          </w:tcPr>
          <w:p w14:paraId="56EBC47C" w14:textId="77777777" w:rsidR="008758E5" w:rsidRDefault="008758E5" w:rsidP="00CD2394">
            <w:pPr>
              <w:pStyle w:val="NoSpacing"/>
              <w:keepLines/>
            </w:pPr>
            <w:r>
              <w:t>meae</w:t>
            </w:r>
          </w:p>
        </w:tc>
        <w:tc>
          <w:tcPr>
            <w:tcW w:w="2328" w:type="dxa"/>
          </w:tcPr>
          <w:p w14:paraId="2DDDB10C" w14:textId="77777777" w:rsidR="008758E5" w:rsidRDefault="008758E5" w:rsidP="00CD2394">
            <w:pPr>
              <w:pStyle w:val="NoSpacing"/>
              <w:keepLines/>
            </w:pPr>
            <w:r>
              <w:t>meō</w:t>
            </w:r>
          </w:p>
        </w:tc>
      </w:tr>
      <w:tr w:rsidR="008758E5" w14:paraId="1D113D9C" w14:textId="77777777" w:rsidTr="008758E5">
        <w:tc>
          <w:tcPr>
            <w:tcW w:w="2366" w:type="dxa"/>
          </w:tcPr>
          <w:p w14:paraId="5A743570" w14:textId="77777777" w:rsidR="008758E5" w:rsidRDefault="008758E5" w:rsidP="00CD2394">
            <w:pPr>
              <w:pStyle w:val="NoSpacing"/>
              <w:keepLines/>
            </w:pPr>
            <w:r>
              <w:t>Accusative</w:t>
            </w:r>
          </w:p>
        </w:tc>
        <w:tc>
          <w:tcPr>
            <w:tcW w:w="2328" w:type="dxa"/>
          </w:tcPr>
          <w:p w14:paraId="3732F85C" w14:textId="77777777" w:rsidR="008758E5" w:rsidRDefault="008758E5" w:rsidP="00CD2394">
            <w:pPr>
              <w:pStyle w:val="NoSpacing"/>
              <w:keepLines/>
            </w:pPr>
            <w:r>
              <w:t>meum</w:t>
            </w:r>
          </w:p>
        </w:tc>
        <w:tc>
          <w:tcPr>
            <w:tcW w:w="2328" w:type="dxa"/>
          </w:tcPr>
          <w:p w14:paraId="396E9FC3" w14:textId="77777777" w:rsidR="008758E5" w:rsidRDefault="008758E5" w:rsidP="00CD2394">
            <w:pPr>
              <w:pStyle w:val="NoSpacing"/>
              <w:keepLines/>
            </w:pPr>
            <w:r>
              <w:t>meam</w:t>
            </w:r>
          </w:p>
        </w:tc>
        <w:tc>
          <w:tcPr>
            <w:tcW w:w="2328" w:type="dxa"/>
          </w:tcPr>
          <w:p w14:paraId="63F3DA79" w14:textId="77777777" w:rsidR="008758E5" w:rsidRDefault="008758E5" w:rsidP="00CD2394">
            <w:pPr>
              <w:pStyle w:val="NoSpacing"/>
              <w:keepLines/>
            </w:pPr>
            <w:r>
              <w:t>meum</w:t>
            </w:r>
          </w:p>
        </w:tc>
      </w:tr>
      <w:tr w:rsidR="008758E5" w14:paraId="7CD6501F" w14:textId="77777777" w:rsidTr="008758E5">
        <w:tc>
          <w:tcPr>
            <w:tcW w:w="2366" w:type="dxa"/>
          </w:tcPr>
          <w:p w14:paraId="3975417F" w14:textId="77777777" w:rsidR="008758E5" w:rsidRDefault="008758E5" w:rsidP="00CD2394">
            <w:pPr>
              <w:pStyle w:val="NoSpacing"/>
              <w:keepLines/>
            </w:pPr>
            <w:r>
              <w:t>Ablative</w:t>
            </w:r>
          </w:p>
        </w:tc>
        <w:tc>
          <w:tcPr>
            <w:tcW w:w="2328" w:type="dxa"/>
          </w:tcPr>
          <w:p w14:paraId="625E64F9" w14:textId="77777777" w:rsidR="008758E5" w:rsidRDefault="008758E5" w:rsidP="00CD2394">
            <w:pPr>
              <w:pStyle w:val="NoSpacing"/>
              <w:keepLines/>
            </w:pPr>
            <w:r>
              <w:t>meō</w:t>
            </w:r>
          </w:p>
        </w:tc>
        <w:tc>
          <w:tcPr>
            <w:tcW w:w="2328" w:type="dxa"/>
          </w:tcPr>
          <w:p w14:paraId="5A549B5E" w14:textId="77777777" w:rsidR="008758E5" w:rsidRDefault="008758E5" w:rsidP="00CD2394">
            <w:pPr>
              <w:pStyle w:val="NoSpacing"/>
              <w:keepLines/>
            </w:pPr>
            <w:r>
              <w:t>meā</w:t>
            </w:r>
          </w:p>
        </w:tc>
        <w:tc>
          <w:tcPr>
            <w:tcW w:w="2328" w:type="dxa"/>
          </w:tcPr>
          <w:p w14:paraId="7AD94919" w14:textId="77777777" w:rsidR="008758E5" w:rsidRDefault="008758E5" w:rsidP="00CD2394">
            <w:pPr>
              <w:pStyle w:val="NoSpacing"/>
              <w:keepLines/>
            </w:pPr>
            <w:r>
              <w:t>meō</w:t>
            </w:r>
          </w:p>
        </w:tc>
      </w:tr>
    </w:tbl>
    <w:p w14:paraId="44CCA1D5" w14:textId="77777777" w:rsidR="008758E5" w:rsidRDefault="008758E5" w:rsidP="00CD2394">
      <w:pPr>
        <w:pStyle w:val="NoSpacing"/>
        <w:keepLines/>
      </w:pPr>
      <w:r>
        <w:t>Plural:</w:t>
      </w:r>
    </w:p>
    <w:tbl>
      <w:tblPr>
        <w:tblStyle w:val="TableGrid"/>
        <w:tblW w:w="0" w:type="auto"/>
        <w:tblLook w:val="04A0" w:firstRow="1" w:lastRow="0" w:firstColumn="1" w:lastColumn="0" w:noHBand="0" w:noVBand="1"/>
      </w:tblPr>
      <w:tblGrid>
        <w:gridCol w:w="2366"/>
        <w:gridCol w:w="2328"/>
        <w:gridCol w:w="2328"/>
        <w:gridCol w:w="2328"/>
      </w:tblGrid>
      <w:tr w:rsidR="008758E5" w14:paraId="5FFDB60D" w14:textId="77777777" w:rsidTr="008758E5">
        <w:tc>
          <w:tcPr>
            <w:tcW w:w="2366" w:type="dxa"/>
          </w:tcPr>
          <w:p w14:paraId="796949DC" w14:textId="77777777" w:rsidR="008758E5" w:rsidRDefault="008758E5" w:rsidP="00CD2394">
            <w:pPr>
              <w:pStyle w:val="NoSpacing"/>
              <w:keepLines/>
            </w:pPr>
            <w:r>
              <w:t>Nominative</w:t>
            </w:r>
          </w:p>
        </w:tc>
        <w:tc>
          <w:tcPr>
            <w:tcW w:w="2328" w:type="dxa"/>
          </w:tcPr>
          <w:p w14:paraId="574362D3" w14:textId="77777777" w:rsidR="008758E5" w:rsidRDefault="008758E5" w:rsidP="00CD2394">
            <w:pPr>
              <w:pStyle w:val="NoSpacing"/>
              <w:keepLines/>
            </w:pPr>
            <w:r>
              <w:t>meī</w:t>
            </w:r>
          </w:p>
        </w:tc>
        <w:tc>
          <w:tcPr>
            <w:tcW w:w="2328" w:type="dxa"/>
          </w:tcPr>
          <w:p w14:paraId="4F3313B1" w14:textId="77777777" w:rsidR="008758E5" w:rsidRDefault="008758E5" w:rsidP="00CD2394">
            <w:pPr>
              <w:pStyle w:val="NoSpacing"/>
              <w:keepLines/>
            </w:pPr>
            <w:r>
              <w:t>meae</w:t>
            </w:r>
          </w:p>
        </w:tc>
        <w:tc>
          <w:tcPr>
            <w:tcW w:w="2328" w:type="dxa"/>
          </w:tcPr>
          <w:p w14:paraId="75873B60" w14:textId="77777777" w:rsidR="008758E5" w:rsidRDefault="008758E5" w:rsidP="00CD2394">
            <w:pPr>
              <w:pStyle w:val="NoSpacing"/>
              <w:keepLines/>
            </w:pPr>
            <w:r>
              <w:t>mea</w:t>
            </w:r>
          </w:p>
        </w:tc>
      </w:tr>
      <w:tr w:rsidR="008758E5" w14:paraId="407139E1" w14:textId="77777777" w:rsidTr="008758E5">
        <w:tc>
          <w:tcPr>
            <w:tcW w:w="2366" w:type="dxa"/>
          </w:tcPr>
          <w:p w14:paraId="233E0B62" w14:textId="77777777" w:rsidR="008758E5" w:rsidRDefault="008758E5" w:rsidP="00CD2394">
            <w:pPr>
              <w:pStyle w:val="NoSpacing"/>
              <w:keepLines/>
            </w:pPr>
            <w:r>
              <w:t>Genitive</w:t>
            </w:r>
          </w:p>
        </w:tc>
        <w:tc>
          <w:tcPr>
            <w:tcW w:w="2328" w:type="dxa"/>
          </w:tcPr>
          <w:p w14:paraId="1E476F58" w14:textId="77777777" w:rsidR="008758E5" w:rsidRDefault="008758E5" w:rsidP="00CD2394">
            <w:pPr>
              <w:pStyle w:val="NoSpacing"/>
              <w:keepLines/>
            </w:pPr>
            <w:r>
              <w:t>meōrum</w:t>
            </w:r>
          </w:p>
        </w:tc>
        <w:tc>
          <w:tcPr>
            <w:tcW w:w="2328" w:type="dxa"/>
          </w:tcPr>
          <w:p w14:paraId="3587340C" w14:textId="77777777" w:rsidR="008758E5" w:rsidRDefault="008758E5" w:rsidP="00CD2394">
            <w:pPr>
              <w:pStyle w:val="NoSpacing"/>
              <w:keepLines/>
            </w:pPr>
            <w:r>
              <w:t>meārum</w:t>
            </w:r>
          </w:p>
        </w:tc>
        <w:tc>
          <w:tcPr>
            <w:tcW w:w="2328" w:type="dxa"/>
          </w:tcPr>
          <w:p w14:paraId="1EE4893A" w14:textId="77777777" w:rsidR="008758E5" w:rsidRDefault="008758E5" w:rsidP="00CD2394">
            <w:pPr>
              <w:pStyle w:val="NoSpacing"/>
              <w:keepLines/>
            </w:pPr>
            <w:r>
              <w:t>meōrum</w:t>
            </w:r>
          </w:p>
        </w:tc>
      </w:tr>
      <w:tr w:rsidR="008758E5" w14:paraId="10DF3539" w14:textId="77777777" w:rsidTr="008758E5">
        <w:tc>
          <w:tcPr>
            <w:tcW w:w="2366" w:type="dxa"/>
          </w:tcPr>
          <w:p w14:paraId="52C65556" w14:textId="77777777" w:rsidR="008758E5" w:rsidRDefault="008758E5" w:rsidP="00CD2394">
            <w:pPr>
              <w:pStyle w:val="NoSpacing"/>
              <w:keepLines/>
            </w:pPr>
            <w:r>
              <w:t>Dative</w:t>
            </w:r>
          </w:p>
        </w:tc>
        <w:tc>
          <w:tcPr>
            <w:tcW w:w="2328" w:type="dxa"/>
          </w:tcPr>
          <w:p w14:paraId="1DC4B3F6" w14:textId="77777777" w:rsidR="008758E5" w:rsidRDefault="008758E5" w:rsidP="00CD2394">
            <w:pPr>
              <w:pStyle w:val="NoSpacing"/>
              <w:keepLines/>
            </w:pPr>
            <w:r>
              <w:t>meīs</w:t>
            </w:r>
          </w:p>
        </w:tc>
        <w:tc>
          <w:tcPr>
            <w:tcW w:w="2328" w:type="dxa"/>
          </w:tcPr>
          <w:p w14:paraId="1E38B78A" w14:textId="77777777" w:rsidR="008758E5" w:rsidRDefault="008758E5" w:rsidP="00CD2394">
            <w:pPr>
              <w:pStyle w:val="NoSpacing"/>
              <w:keepLines/>
            </w:pPr>
            <w:r>
              <w:t>meīs</w:t>
            </w:r>
          </w:p>
        </w:tc>
        <w:tc>
          <w:tcPr>
            <w:tcW w:w="2328" w:type="dxa"/>
          </w:tcPr>
          <w:p w14:paraId="00E5F471" w14:textId="77777777" w:rsidR="008758E5" w:rsidRDefault="008758E5" w:rsidP="00CD2394">
            <w:pPr>
              <w:pStyle w:val="NoSpacing"/>
              <w:keepLines/>
            </w:pPr>
            <w:r>
              <w:t>meīs</w:t>
            </w:r>
          </w:p>
        </w:tc>
      </w:tr>
      <w:tr w:rsidR="008758E5" w14:paraId="5975E6C6" w14:textId="77777777" w:rsidTr="008758E5">
        <w:tc>
          <w:tcPr>
            <w:tcW w:w="2366" w:type="dxa"/>
          </w:tcPr>
          <w:p w14:paraId="5E097897" w14:textId="77777777" w:rsidR="008758E5" w:rsidRDefault="008758E5" w:rsidP="00CD2394">
            <w:pPr>
              <w:pStyle w:val="NoSpacing"/>
              <w:keepLines/>
            </w:pPr>
            <w:r>
              <w:t>Accusative</w:t>
            </w:r>
          </w:p>
        </w:tc>
        <w:tc>
          <w:tcPr>
            <w:tcW w:w="2328" w:type="dxa"/>
          </w:tcPr>
          <w:p w14:paraId="2C6416A1" w14:textId="77777777" w:rsidR="008758E5" w:rsidRDefault="008758E5" w:rsidP="00CD2394">
            <w:pPr>
              <w:pStyle w:val="NoSpacing"/>
              <w:keepLines/>
            </w:pPr>
            <w:r>
              <w:t>meōs</w:t>
            </w:r>
          </w:p>
        </w:tc>
        <w:tc>
          <w:tcPr>
            <w:tcW w:w="2328" w:type="dxa"/>
          </w:tcPr>
          <w:p w14:paraId="16C4F183" w14:textId="77777777" w:rsidR="008758E5" w:rsidRDefault="008758E5" w:rsidP="00CD2394">
            <w:pPr>
              <w:pStyle w:val="NoSpacing"/>
              <w:keepLines/>
            </w:pPr>
            <w:r>
              <w:t>meās</w:t>
            </w:r>
          </w:p>
        </w:tc>
        <w:tc>
          <w:tcPr>
            <w:tcW w:w="2328" w:type="dxa"/>
          </w:tcPr>
          <w:p w14:paraId="1C71EBF5" w14:textId="77777777" w:rsidR="008758E5" w:rsidRDefault="008758E5" w:rsidP="00CD2394">
            <w:pPr>
              <w:pStyle w:val="NoSpacing"/>
              <w:keepLines/>
            </w:pPr>
            <w:r>
              <w:t>mea</w:t>
            </w:r>
          </w:p>
        </w:tc>
      </w:tr>
      <w:tr w:rsidR="008758E5" w14:paraId="70280071" w14:textId="77777777" w:rsidTr="008758E5">
        <w:tc>
          <w:tcPr>
            <w:tcW w:w="2366" w:type="dxa"/>
          </w:tcPr>
          <w:p w14:paraId="1B2332CB" w14:textId="77777777" w:rsidR="008758E5" w:rsidRDefault="008758E5" w:rsidP="00CD2394">
            <w:pPr>
              <w:pStyle w:val="NoSpacing"/>
              <w:keepLines/>
            </w:pPr>
            <w:r>
              <w:t>Ablative</w:t>
            </w:r>
          </w:p>
        </w:tc>
        <w:tc>
          <w:tcPr>
            <w:tcW w:w="2328" w:type="dxa"/>
          </w:tcPr>
          <w:p w14:paraId="306048B3" w14:textId="77777777" w:rsidR="008758E5" w:rsidRDefault="008758E5" w:rsidP="00CD2394">
            <w:pPr>
              <w:pStyle w:val="NoSpacing"/>
              <w:keepLines/>
            </w:pPr>
            <w:r>
              <w:t>meīs</w:t>
            </w:r>
          </w:p>
        </w:tc>
        <w:tc>
          <w:tcPr>
            <w:tcW w:w="2328" w:type="dxa"/>
          </w:tcPr>
          <w:p w14:paraId="78D1C248" w14:textId="77777777" w:rsidR="008758E5" w:rsidRDefault="008758E5" w:rsidP="00CD2394">
            <w:pPr>
              <w:pStyle w:val="NoSpacing"/>
              <w:keepLines/>
            </w:pPr>
            <w:r>
              <w:t>meīs</w:t>
            </w:r>
          </w:p>
        </w:tc>
        <w:tc>
          <w:tcPr>
            <w:tcW w:w="2328" w:type="dxa"/>
          </w:tcPr>
          <w:p w14:paraId="22173A65" w14:textId="77777777" w:rsidR="008758E5" w:rsidRDefault="008758E5" w:rsidP="00CD2394">
            <w:pPr>
              <w:pStyle w:val="NoSpacing"/>
              <w:keepLines/>
            </w:pPr>
            <w:r>
              <w:t>meīs</w:t>
            </w:r>
          </w:p>
        </w:tc>
      </w:tr>
    </w:tbl>
    <w:p w14:paraId="49A5E164" w14:textId="77777777" w:rsidR="008758E5" w:rsidRPr="00927D8E" w:rsidRDefault="008758E5" w:rsidP="00CD2394">
      <w:pPr>
        <w:pStyle w:val="NoSpacing"/>
        <w:keepLines/>
        <w:rPr>
          <w:rFonts w:cstheme="minorHAnsi"/>
          <w:color w:val="000000"/>
          <w:szCs w:val="24"/>
        </w:rPr>
      </w:pPr>
    </w:p>
    <w:p w14:paraId="7BC49A5B" w14:textId="77777777" w:rsidR="008758E5" w:rsidRPr="00927D8E" w:rsidRDefault="008758E5" w:rsidP="00CD2394">
      <w:pPr>
        <w:pStyle w:val="NoSpacing"/>
        <w:keepLines/>
        <w:rPr>
          <w:rFonts w:cstheme="minorHAnsi"/>
          <w:color w:val="000000"/>
          <w:szCs w:val="24"/>
        </w:rPr>
      </w:pPr>
      <w:r w:rsidRPr="00927D8E">
        <w:rPr>
          <w:rFonts w:cstheme="minorHAnsi"/>
          <w:color w:val="000000"/>
          <w:szCs w:val="24"/>
        </w:rPr>
        <w:t>Like all adjectives, possessives have two parts: the stem gives the meaning</w:t>
      </w:r>
      <w:r>
        <w:rPr>
          <w:rFonts w:cstheme="minorHAnsi"/>
          <w:color w:val="000000"/>
          <w:szCs w:val="24"/>
        </w:rPr>
        <w:t xml:space="preserve"> (</w:t>
      </w:r>
      <w:r>
        <w:rPr>
          <w:rFonts w:cstheme="minorHAnsi"/>
          <w:i/>
          <w:color w:val="000000"/>
          <w:szCs w:val="24"/>
        </w:rPr>
        <w:t>mine, ours, yours</w:t>
      </w:r>
      <w:r>
        <w:rPr>
          <w:rFonts w:cstheme="minorHAnsi"/>
          <w:color w:val="000000"/>
          <w:szCs w:val="24"/>
        </w:rPr>
        <w:t>)</w:t>
      </w:r>
      <w:r w:rsidRPr="00927D8E">
        <w:rPr>
          <w:rFonts w:cstheme="minorHAnsi"/>
          <w:color w:val="000000"/>
          <w:szCs w:val="24"/>
        </w:rPr>
        <w:t xml:space="preserve">, while the ending agrees with a noun in case, number, and gender. This means that the gender of “mine” or “my” has nothing to do with the gender of the possessor, only what the adjective modifies. For example, in </w:t>
      </w:r>
      <w:r>
        <w:rPr>
          <w:rFonts w:cstheme="minorHAnsi"/>
          <w:color w:val="000000"/>
          <w:szCs w:val="24"/>
        </w:rPr>
        <w:t xml:space="preserve">the </w:t>
      </w:r>
      <w:r w:rsidRPr="0059694C">
        <w:rPr>
          <w:rFonts w:cstheme="minorHAnsi"/>
          <w:i/>
          <w:color w:val="000000"/>
          <w:szCs w:val="24"/>
        </w:rPr>
        <w:t>Vulgate</w:t>
      </w:r>
      <w:r>
        <w:rPr>
          <w:rFonts w:cstheme="minorHAnsi"/>
          <w:color w:val="000000"/>
          <w:szCs w:val="24"/>
        </w:rPr>
        <w:t>—</w:t>
      </w:r>
      <w:r w:rsidRPr="00927D8E">
        <w:rPr>
          <w:rFonts w:cstheme="minorHAnsi"/>
          <w:color w:val="000000"/>
          <w:szCs w:val="24"/>
        </w:rPr>
        <w:t xml:space="preserve">the </w:t>
      </w:r>
      <w:r>
        <w:rPr>
          <w:rFonts w:cstheme="minorHAnsi"/>
          <w:color w:val="000000"/>
          <w:szCs w:val="24"/>
        </w:rPr>
        <w:t>Latin translation of the Bible—</w:t>
      </w:r>
      <w:r w:rsidRPr="00927D8E">
        <w:rPr>
          <w:rFonts w:cstheme="minorHAnsi"/>
          <w:color w:val="000000"/>
          <w:szCs w:val="24"/>
        </w:rPr>
        <w:t>Jesus says to hi</w:t>
      </w:r>
      <w:r>
        <w:rPr>
          <w:rFonts w:cstheme="minorHAnsi"/>
          <w:color w:val="000000"/>
          <w:szCs w:val="24"/>
        </w:rPr>
        <w:t>s disciples during the last supp</w:t>
      </w:r>
      <w:r w:rsidRPr="00927D8E">
        <w:rPr>
          <w:rFonts w:cstheme="minorHAnsi"/>
          <w:color w:val="000000"/>
          <w:szCs w:val="24"/>
        </w:rPr>
        <w:t xml:space="preserve">er: </w:t>
      </w:r>
      <w:r w:rsidRPr="0059694C">
        <w:rPr>
          <w:rFonts w:cstheme="minorHAnsi"/>
          <w:i/>
          <w:color w:val="000000"/>
          <w:szCs w:val="24"/>
        </w:rPr>
        <w:t>accipite, comoedite; hoc est corpus meum</w:t>
      </w:r>
      <w:r w:rsidRPr="00927D8E">
        <w:rPr>
          <w:rFonts w:cstheme="minorHAnsi"/>
          <w:color w:val="000000"/>
          <w:szCs w:val="24"/>
        </w:rPr>
        <w:t xml:space="preserve"> (take and eat, this is my body).</w:t>
      </w:r>
      <w:r>
        <w:rPr>
          <w:rFonts w:cstheme="minorHAnsi"/>
          <w:color w:val="000000"/>
          <w:szCs w:val="24"/>
        </w:rPr>
        <w:t xml:space="preserve"> Both</w:t>
      </w:r>
      <w:r w:rsidRPr="00927D8E">
        <w:rPr>
          <w:rFonts w:cstheme="minorHAnsi"/>
          <w:color w:val="000000"/>
          <w:szCs w:val="24"/>
        </w:rPr>
        <w:t xml:space="preserve"> </w:t>
      </w:r>
      <w:r>
        <w:rPr>
          <w:rFonts w:cstheme="minorHAnsi"/>
          <w:i/>
          <w:color w:val="000000"/>
          <w:szCs w:val="24"/>
        </w:rPr>
        <w:t>h</w:t>
      </w:r>
      <w:r w:rsidRPr="0059694C">
        <w:rPr>
          <w:rFonts w:cstheme="minorHAnsi"/>
          <w:i/>
          <w:color w:val="000000"/>
          <w:szCs w:val="24"/>
        </w:rPr>
        <w:t>oc</w:t>
      </w:r>
      <w:r w:rsidRPr="00927D8E">
        <w:rPr>
          <w:rFonts w:cstheme="minorHAnsi"/>
          <w:color w:val="000000"/>
          <w:szCs w:val="24"/>
        </w:rPr>
        <w:t xml:space="preserve"> and the possessive adjective </w:t>
      </w:r>
      <w:r w:rsidRPr="0059694C">
        <w:rPr>
          <w:rFonts w:cstheme="minorHAnsi"/>
          <w:i/>
          <w:color w:val="000000"/>
          <w:szCs w:val="24"/>
        </w:rPr>
        <w:t>meum</w:t>
      </w:r>
      <w:r w:rsidRPr="00927D8E">
        <w:rPr>
          <w:rFonts w:cstheme="minorHAnsi"/>
          <w:color w:val="000000"/>
          <w:szCs w:val="24"/>
        </w:rPr>
        <w:t xml:space="preserve"> are all neuter simply because the grammatical gender of </w:t>
      </w:r>
      <w:r w:rsidRPr="005736F1">
        <w:rPr>
          <w:rFonts w:cstheme="minorHAnsi"/>
          <w:i/>
          <w:color w:val="000000"/>
          <w:szCs w:val="24"/>
        </w:rPr>
        <w:t>corpus</w:t>
      </w:r>
      <w:r w:rsidRPr="00927D8E">
        <w:rPr>
          <w:rFonts w:cstheme="minorHAnsi"/>
          <w:color w:val="000000"/>
          <w:szCs w:val="24"/>
        </w:rPr>
        <w:t xml:space="preserve"> is neuter. As a</w:t>
      </w:r>
      <w:r>
        <w:rPr>
          <w:rFonts w:cstheme="minorHAnsi"/>
          <w:color w:val="000000"/>
          <w:szCs w:val="24"/>
        </w:rPr>
        <w:t xml:space="preserve"> fun</w:t>
      </w:r>
      <w:r w:rsidRPr="00927D8E">
        <w:rPr>
          <w:rFonts w:cstheme="minorHAnsi"/>
          <w:color w:val="000000"/>
          <w:szCs w:val="24"/>
        </w:rPr>
        <w:t xml:space="preserve"> side note, the notion of bread changing into the body of Christ led to the phrase “</w:t>
      </w:r>
      <w:r w:rsidRPr="005736F1">
        <w:rPr>
          <w:rFonts w:cstheme="minorHAnsi"/>
          <w:i/>
          <w:color w:val="000000"/>
          <w:szCs w:val="24"/>
        </w:rPr>
        <w:t>hoc est corpus</w:t>
      </w:r>
      <w:r>
        <w:rPr>
          <w:rFonts w:cstheme="minorHAnsi"/>
          <w:color w:val="000000"/>
          <w:szCs w:val="24"/>
        </w:rPr>
        <w:t>” changed</w:t>
      </w:r>
      <w:r w:rsidRPr="00927D8E">
        <w:rPr>
          <w:rFonts w:cstheme="minorHAnsi"/>
          <w:color w:val="000000"/>
          <w:szCs w:val="24"/>
        </w:rPr>
        <w:t xml:space="preserve"> into “hokus pokus” when medieval magicians performed their acts.</w:t>
      </w:r>
    </w:p>
    <w:p w14:paraId="40629DE1" w14:textId="77777777" w:rsidR="008758E5" w:rsidRPr="00927D8E" w:rsidRDefault="008758E5" w:rsidP="00CD2394">
      <w:pPr>
        <w:pStyle w:val="NoSpacing"/>
        <w:keepLines/>
        <w:rPr>
          <w:rFonts w:cstheme="minorHAnsi"/>
          <w:color w:val="000000"/>
          <w:szCs w:val="24"/>
        </w:rPr>
      </w:pPr>
    </w:p>
    <w:p w14:paraId="224F8E4B" w14:textId="77777777" w:rsidR="008758E5" w:rsidRPr="00927D8E" w:rsidRDefault="008758E5" w:rsidP="00CD2394">
      <w:pPr>
        <w:pStyle w:val="NoSpacing"/>
        <w:keepLines/>
        <w:rPr>
          <w:rFonts w:cstheme="minorHAnsi"/>
          <w:color w:val="000000"/>
          <w:szCs w:val="24"/>
        </w:rPr>
      </w:pPr>
      <w:r>
        <w:rPr>
          <w:rStyle w:val="Heading5Char"/>
        </w:rPr>
        <w:t xml:space="preserve">Reflexive </w:t>
      </w:r>
      <w:r w:rsidRPr="00E30A3E">
        <w:rPr>
          <w:rStyle w:val="Heading5Char"/>
        </w:rPr>
        <w:t>Possessive Adjectives:</w:t>
      </w:r>
      <w:r>
        <w:rPr>
          <w:rFonts w:cstheme="minorHAnsi"/>
          <w:color w:val="000000"/>
          <w:szCs w:val="24"/>
        </w:rPr>
        <w:t xml:space="preserve"> </w:t>
      </w:r>
      <w:r w:rsidRPr="00927D8E">
        <w:rPr>
          <w:rFonts w:cstheme="minorHAnsi"/>
          <w:color w:val="000000"/>
          <w:szCs w:val="24"/>
        </w:rPr>
        <w:t>In addition to using the genitive of possession for 3rd person pronouns (</w:t>
      </w:r>
      <w:r w:rsidRPr="00E30A3E">
        <w:rPr>
          <w:rFonts w:cstheme="minorHAnsi"/>
          <w:i/>
          <w:color w:val="000000"/>
          <w:szCs w:val="24"/>
        </w:rPr>
        <w:t>eius, eōrum, eārum</w:t>
      </w:r>
      <w:r w:rsidRPr="00927D8E">
        <w:rPr>
          <w:rFonts w:cstheme="minorHAnsi"/>
          <w:color w:val="000000"/>
          <w:szCs w:val="24"/>
        </w:rPr>
        <w:t>, and similar), the Romans had a second type of possessive related to the reflexive pronoun learned previously. This difference, which is often unclear in English, is helpful for communication.</w:t>
      </w:r>
    </w:p>
    <w:p w14:paraId="611286A5" w14:textId="77777777" w:rsidR="008758E5" w:rsidRPr="00927D8E" w:rsidRDefault="008758E5" w:rsidP="00CD2394">
      <w:pPr>
        <w:pStyle w:val="NoSpacing"/>
        <w:keepLines/>
        <w:rPr>
          <w:rFonts w:cstheme="minorHAnsi"/>
          <w:color w:val="000000"/>
          <w:szCs w:val="24"/>
        </w:rPr>
      </w:pPr>
    </w:p>
    <w:p w14:paraId="1EC45903" w14:textId="77777777" w:rsidR="008758E5" w:rsidRDefault="008758E5" w:rsidP="00CD2394">
      <w:pPr>
        <w:pStyle w:val="NoSpacing"/>
        <w:keepLines/>
        <w:rPr>
          <w:rFonts w:cstheme="minorHAnsi"/>
          <w:color w:val="000000"/>
          <w:szCs w:val="24"/>
        </w:rPr>
      </w:pPr>
      <w:r w:rsidRPr="00927D8E">
        <w:rPr>
          <w:rFonts w:cstheme="minorHAnsi"/>
          <w:color w:val="000000"/>
          <w:szCs w:val="24"/>
        </w:rPr>
        <w:t>In the sentence “Titus and Brutus walked in a field,</w:t>
      </w:r>
      <w:r>
        <w:rPr>
          <w:rFonts w:cstheme="minorHAnsi"/>
          <w:color w:val="000000"/>
          <w:szCs w:val="24"/>
        </w:rPr>
        <w:t xml:space="preserve"> and</w:t>
      </w:r>
      <w:r w:rsidRPr="00927D8E">
        <w:rPr>
          <w:rFonts w:cstheme="minorHAnsi"/>
          <w:color w:val="000000"/>
          <w:szCs w:val="24"/>
        </w:rPr>
        <w:t xml:space="preserve"> Titus saw his horse,” it can be unclear whether Titus saw his own horse or the horse of Brutus. This difficulty does not exist in Latin, which has two different words for the “his” used above.</w:t>
      </w:r>
    </w:p>
    <w:p w14:paraId="6D977F3C" w14:textId="77777777" w:rsidR="008758E5" w:rsidRPr="00927D8E" w:rsidRDefault="008758E5" w:rsidP="00CD2394">
      <w:pPr>
        <w:pStyle w:val="NoSpacing"/>
        <w:keepLines/>
        <w:rPr>
          <w:rFonts w:cstheme="minorHAnsi"/>
          <w:color w:val="000000"/>
          <w:szCs w:val="24"/>
        </w:rPr>
      </w:pPr>
    </w:p>
    <w:p w14:paraId="67F91502" w14:textId="77777777" w:rsidR="008758E5" w:rsidRPr="00927D8E" w:rsidRDefault="008758E5" w:rsidP="00CD2394">
      <w:pPr>
        <w:pStyle w:val="NoSpacing"/>
        <w:keepLines/>
        <w:rPr>
          <w:rFonts w:cstheme="minorHAnsi"/>
          <w:color w:val="000000"/>
          <w:szCs w:val="24"/>
        </w:rPr>
      </w:pPr>
      <w:r w:rsidRPr="00B059B4">
        <w:rPr>
          <w:rStyle w:val="Strong"/>
        </w:rPr>
        <w:t>Suus, sua, suum</w:t>
      </w:r>
      <w:r w:rsidRPr="00927D8E">
        <w:rPr>
          <w:rFonts w:cstheme="minorHAnsi"/>
          <w:color w:val="000000"/>
          <w:szCs w:val="24"/>
        </w:rPr>
        <w:t xml:space="preserve"> is the reflexive possessive adjective. It works just like the adjectives above, but it refers back to the subject as the possessor. Thus:</w:t>
      </w:r>
    </w:p>
    <w:p w14:paraId="59A7E370" w14:textId="77777777" w:rsidR="008758E5" w:rsidRDefault="008758E5" w:rsidP="00CD2394">
      <w:pPr>
        <w:pStyle w:val="NoSpacing"/>
        <w:keepLines/>
        <w:rPr>
          <w:rFonts w:cstheme="minorHAnsi"/>
        </w:rPr>
      </w:pPr>
      <w:r w:rsidRPr="00927D8E">
        <w:rPr>
          <w:rFonts w:cstheme="minorHAnsi"/>
        </w:rPr>
        <w:t>Titus Brutusque in agrō am</w:t>
      </w:r>
      <w:r>
        <w:rPr>
          <w:rFonts w:cstheme="minorHAnsi"/>
        </w:rPr>
        <w:t>bulāvērun</w:t>
      </w:r>
      <w:r w:rsidRPr="00927D8E">
        <w:rPr>
          <w:rFonts w:cstheme="minorHAnsi"/>
        </w:rPr>
        <w:t xml:space="preserve">t. </w:t>
      </w:r>
    </w:p>
    <w:p w14:paraId="18CD273E" w14:textId="77777777" w:rsidR="008758E5" w:rsidRPr="00927D8E" w:rsidRDefault="008758E5" w:rsidP="00CD2394">
      <w:pPr>
        <w:pStyle w:val="NoSpacing"/>
        <w:keepLines/>
        <w:ind w:firstLine="720"/>
        <w:rPr>
          <w:rFonts w:cstheme="minorHAnsi"/>
        </w:rPr>
      </w:pPr>
      <w:r w:rsidRPr="00927D8E">
        <w:rPr>
          <w:rFonts w:cstheme="minorHAnsi"/>
        </w:rPr>
        <w:t>Titus suum equum videt = T</w:t>
      </w:r>
      <w:r>
        <w:rPr>
          <w:rFonts w:cstheme="minorHAnsi"/>
        </w:rPr>
        <w:t>itus sees his own horse.</w:t>
      </w:r>
      <w:r>
        <w:rPr>
          <w:rFonts w:cstheme="minorHAnsi"/>
        </w:rPr>
        <w:br/>
      </w:r>
      <w:r>
        <w:rPr>
          <w:rFonts w:cstheme="minorHAnsi"/>
        </w:rPr>
        <w:tab/>
      </w:r>
      <w:r w:rsidRPr="00927D8E">
        <w:rPr>
          <w:rFonts w:cstheme="minorHAnsi"/>
        </w:rPr>
        <w:t>Ti</w:t>
      </w:r>
      <w:r>
        <w:rPr>
          <w:rFonts w:cstheme="minorHAnsi"/>
        </w:rPr>
        <w:t>tus eius equum videt = Titus sees</w:t>
      </w:r>
      <w:r w:rsidRPr="00927D8E">
        <w:rPr>
          <w:rFonts w:cstheme="minorHAnsi"/>
        </w:rPr>
        <w:t xml:space="preserve"> his (someone else’s) horse.</w:t>
      </w:r>
    </w:p>
    <w:p w14:paraId="11672A0D" w14:textId="77777777" w:rsidR="008758E5" w:rsidRDefault="008758E5" w:rsidP="00CD2394">
      <w:pPr>
        <w:pStyle w:val="NoSpacing"/>
        <w:keepLines/>
        <w:rPr>
          <w:rFonts w:cstheme="minorHAnsi"/>
        </w:rPr>
      </w:pPr>
    </w:p>
    <w:p w14:paraId="3DC4F4DD" w14:textId="77777777" w:rsidR="008758E5" w:rsidRDefault="008758E5" w:rsidP="00CD2394">
      <w:pPr>
        <w:pStyle w:val="NoSpacing"/>
        <w:keepLines/>
        <w:rPr>
          <w:rFonts w:cstheme="minorHAnsi"/>
        </w:rPr>
      </w:pPr>
      <w:r w:rsidRPr="00A22ED1">
        <w:rPr>
          <w:rStyle w:val="Heading5Char"/>
        </w:rPr>
        <w:t>3rd Declension adje</w:t>
      </w:r>
      <w:r>
        <w:rPr>
          <w:rStyle w:val="Heading5Char"/>
        </w:rPr>
        <w:t>C</w:t>
      </w:r>
      <w:r w:rsidRPr="00A22ED1">
        <w:rPr>
          <w:rStyle w:val="Heading5Char"/>
        </w:rPr>
        <w:t>tives</w:t>
      </w:r>
      <w:r>
        <w:rPr>
          <w:rFonts w:cstheme="minorHAnsi"/>
        </w:rPr>
        <w:t>: The last of the new adjectives are from a different family, but get their endings (for the most part) from the 3</w:t>
      </w:r>
      <w:r w:rsidRPr="00C20F42">
        <w:rPr>
          <w:rFonts w:cstheme="minorHAnsi"/>
          <w:vertAlign w:val="superscript"/>
        </w:rPr>
        <w:t>rd</w:t>
      </w:r>
      <w:r>
        <w:rPr>
          <w:rFonts w:cstheme="minorHAnsi"/>
        </w:rPr>
        <w:t xml:space="preserve"> declension nouns you’ve already learned. For these, endings for the genitive plural, nominative and accusative plural, and the ablative singular are slightly different. As long as you can recognize the difference (especially the ablative singular), there’s no need to memorize these as a separate group.</w:t>
      </w:r>
    </w:p>
    <w:p w14:paraId="47F28858" w14:textId="77777777" w:rsidR="008758E5" w:rsidRDefault="008758E5">
      <w:pPr>
        <w:pStyle w:val="NoSpacing"/>
        <w:keepLines/>
        <w:numPr>
          <w:ilvl w:val="0"/>
          <w:numId w:val="55"/>
        </w:numPr>
        <w:rPr>
          <w:rFonts w:cstheme="minorHAnsi"/>
        </w:rPr>
      </w:pPr>
      <w:r>
        <w:rPr>
          <w:rFonts w:cstheme="minorHAnsi"/>
        </w:rPr>
        <w:t xml:space="preserve">the ablative singular (all genders) is </w:t>
      </w:r>
      <w:r>
        <w:rPr>
          <w:rFonts w:cstheme="minorHAnsi"/>
          <w:i/>
        </w:rPr>
        <w:t>–ī</w:t>
      </w:r>
      <w:r>
        <w:rPr>
          <w:rFonts w:cstheme="minorHAnsi"/>
        </w:rPr>
        <w:t xml:space="preserve"> instead of </w:t>
      </w:r>
      <w:r>
        <w:rPr>
          <w:rFonts w:cstheme="minorHAnsi"/>
          <w:i/>
        </w:rPr>
        <w:t xml:space="preserve">–e </w:t>
      </w:r>
    </w:p>
    <w:p w14:paraId="3E656B70" w14:textId="77777777" w:rsidR="008758E5" w:rsidRPr="00A22ED1" w:rsidRDefault="008758E5">
      <w:pPr>
        <w:pStyle w:val="NoSpacing"/>
        <w:keepLines/>
        <w:numPr>
          <w:ilvl w:val="0"/>
          <w:numId w:val="55"/>
        </w:numPr>
        <w:rPr>
          <w:rFonts w:cstheme="minorHAnsi"/>
        </w:rPr>
      </w:pPr>
      <w:r>
        <w:rPr>
          <w:rFonts w:cstheme="minorHAnsi"/>
        </w:rPr>
        <w:t xml:space="preserve">the genitive plural (all genders) is </w:t>
      </w:r>
      <w:r>
        <w:rPr>
          <w:rFonts w:cstheme="minorHAnsi"/>
          <w:i/>
        </w:rPr>
        <w:t>–ium</w:t>
      </w:r>
      <w:r>
        <w:rPr>
          <w:rFonts w:cstheme="minorHAnsi"/>
        </w:rPr>
        <w:t xml:space="preserve"> instead of </w:t>
      </w:r>
      <w:r>
        <w:rPr>
          <w:rFonts w:cstheme="minorHAnsi"/>
          <w:i/>
        </w:rPr>
        <w:t>–um</w:t>
      </w:r>
    </w:p>
    <w:p w14:paraId="53D78EDD" w14:textId="77777777" w:rsidR="008758E5" w:rsidRDefault="008758E5">
      <w:pPr>
        <w:pStyle w:val="NoSpacing"/>
        <w:keepLines/>
        <w:numPr>
          <w:ilvl w:val="0"/>
          <w:numId w:val="55"/>
        </w:numPr>
        <w:rPr>
          <w:rFonts w:cstheme="minorHAnsi"/>
        </w:rPr>
      </w:pPr>
      <w:r>
        <w:rPr>
          <w:rFonts w:cstheme="minorHAnsi"/>
        </w:rPr>
        <w:t xml:space="preserve">the nominative and accusative plural (neuter) is </w:t>
      </w:r>
      <w:r>
        <w:rPr>
          <w:rFonts w:cstheme="minorHAnsi"/>
          <w:i/>
        </w:rPr>
        <w:t>–ia</w:t>
      </w:r>
      <w:r>
        <w:rPr>
          <w:rFonts w:cstheme="minorHAnsi"/>
        </w:rPr>
        <w:t xml:space="preserve"> instead of </w:t>
      </w:r>
      <w:r>
        <w:rPr>
          <w:rFonts w:cstheme="minorHAnsi"/>
          <w:i/>
        </w:rPr>
        <w:t>–a</w:t>
      </w:r>
      <w:r>
        <w:rPr>
          <w:rFonts w:cstheme="minorHAnsi"/>
        </w:rPr>
        <w:t xml:space="preserve"> </w:t>
      </w:r>
    </w:p>
    <w:p w14:paraId="0F9092B3" w14:textId="77777777" w:rsidR="008758E5" w:rsidRDefault="008758E5" w:rsidP="00CD2394">
      <w:pPr>
        <w:pStyle w:val="NoSpacing"/>
        <w:keepLines/>
        <w:rPr>
          <w:rFonts w:cstheme="minorHAnsi"/>
        </w:rPr>
      </w:pPr>
    </w:p>
    <w:p w14:paraId="38588B69" w14:textId="77777777" w:rsidR="008758E5" w:rsidRDefault="008758E5" w:rsidP="00CD2394">
      <w:pPr>
        <w:pStyle w:val="NoSpacing"/>
        <w:keepLines/>
        <w:rPr>
          <w:rFonts w:cstheme="minorHAnsi"/>
        </w:rPr>
      </w:pPr>
      <w:r>
        <w:rPr>
          <w:rFonts w:cstheme="minorHAnsi"/>
        </w:rPr>
        <w:t>There is one slight difference. 1</w:t>
      </w:r>
      <w:r w:rsidRPr="00A22ED1">
        <w:rPr>
          <w:rFonts w:cstheme="minorHAnsi"/>
          <w:vertAlign w:val="superscript"/>
        </w:rPr>
        <w:t>st</w:t>
      </w:r>
      <w:r>
        <w:rPr>
          <w:rFonts w:cstheme="minorHAnsi"/>
        </w:rPr>
        <w:t>/2</w:t>
      </w:r>
      <w:r w:rsidRPr="00A22ED1">
        <w:rPr>
          <w:rFonts w:cstheme="minorHAnsi"/>
          <w:vertAlign w:val="superscript"/>
        </w:rPr>
        <w:t>nd</w:t>
      </w:r>
      <w:r>
        <w:rPr>
          <w:rFonts w:cstheme="minorHAnsi"/>
        </w:rPr>
        <w:t xml:space="preserve"> declension adjectives all have different endings for masculine, feminine, and neuter. 3</w:t>
      </w:r>
      <w:r w:rsidRPr="00A22ED1">
        <w:rPr>
          <w:rFonts w:cstheme="minorHAnsi"/>
          <w:vertAlign w:val="superscript"/>
        </w:rPr>
        <w:t>rd</w:t>
      </w:r>
      <w:r>
        <w:rPr>
          <w:rFonts w:cstheme="minorHAnsi"/>
        </w:rPr>
        <w:t xml:space="preserve"> declension adjectives sometimes follows this (3-ending), sometimes the masculine and feminine endings are the same (2-ending), and sometimes the ending for all three genders is the same (3-ending). This is just something to remember in vocabulary, but the pattern for all three is below:</w:t>
      </w:r>
    </w:p>
    <w:p w14:paraId="37E8FF55" w14:textId="77777777" w:rsidR="008758E5" w:rsidRPr="00927D8E" w:rsidRDefault="008758E5" w:rsidP="00CD2394">
      <w:pPr>
        <w:pStyle w:val="NoSpacing"/>
        <w:keepLines/>
        <w:rPr>
          <w:rFonts w:cstheme="minorHAnsi"/>
        </w:rPr>
      </w:pPr>
    </w:p>
    <w:p w14:paraId="00981E99" w14:textId="08EC86C9" w:rsidR="008758E5" w:rsidRDefault="008758E5" w:rsidP="00CD2394">
      <w:pPr>
        <w:keepLines/>
        <w:spacing w:after="0" w:line="240" w:lineRule="auto"/>
      </w:pPr>
      <w:r w:rsidRPr="00AA1B0F">
        <w:rPr>
          <w:rStyle w:val="Heading5Char"/>
        </w:rPr>
        <w:t>3 termination adjective</w:t>
      </w:r>
    </w:p>
    <w:tbl>
      <w:tblPr>
        <w:tblStyle w:val="TableGrid"/>
        <w:tblW w:w="0" w:type="auto"/>
        <w:tblLook w:val="04A0" w:firstRow="1" w:lastRow="0" w:firstColumn="1" w:lastColumn="0" w:noHBand="0" w:noVBand="1"/>
      </w:tblPr>
      <w:tblGrid>
        <w:gridCol w:w="2910"/>
        <w:gridCol w:w="1069"/>
        <w:gridCol w:w="1069"/>
        <w:gridCol w:w="1056"/>
        <w:gridCol w:w="1081"/>
        <w:gridCol w:w="1081"/>
        <w:gridCol w:w="1084"/>
      </w:tblGrid>
      <w:tr w:rsidR="00AA1B0F" w14:paraId="4EFCBE42" w14:textId="77777777" w:rsidTr="00AA1B0F">
        <w:trPr>
          <w:trHeight w:val="667"/>
        </w:trPr>
        <w:tc>
          <w:tcPr>
            <w:tcW w:w="2910" w:type="dxa"/>
            <w:vMerge w:val="restart"/>
          </w:tcPr>
          <w:p w14:paraId="7D6AD827" w14:textId="3D0E34F4" w:rsidR="00AA1B0F" w:rsidRDefault="00AA1B0F" w:rsidP="00CD2394">
            <w:pPr>
              <w:keepLines/>
            </w:pPr>
            <w:r w:rsidRPr="00AA1B0F">
              <w:rPr>
                <w:b/>
              </w:rPr>
              <w:t>acer, acris, acre</w:t>
            </w:r>
            <w:r>
              <w:t>: fierce, swift, keen</w:t>
            </w:r>
          </w:p>
        </w:tc>
        <w:tc>
          <w:tcPr>
            <w:tcW w:w="3194" w:type="dxa"/>
            <w:gridSpan w:val="3"/>
          </w:tcPr>
          <w:p w14:paraId="66DA8854" w14:textId="45EF03A0" w:rsidR="00AA1B0F" w:rsidRDefault="00AA1B0F" w:rsidP="00CD2394">
            <w:pPr>
              <w:keepLines/>
            </w:pPr>
            <w:r>
              <w:t>Singular</w:t>
            </w:r>
          </w:p>
        </w:tc>
        <w:tc>
          <w:tcPr>
            <w:tcW w:w="3246" w:type="dxa"/>
            <w:gridSpan w:val="3"/>
          </w:tcPr>
          <w:p w14:paraId="68ACF9EC" w14:textId="77777777" w:rsidR="00AA1B0F" w:rsidRDefault="00AA1B0F" w:rsidP="00CD2394">
            <w:pPr>
              <w:keepLines/>
            </w:pPr>
            <w:r>
              <w:t>Plural</w:t>
            </w:r>
          </w:p>
        </w:tc>
      </w:tr>
      <w:tr w:rsidR="00AA1B0F" w14:paraId="43258635" w14:textId="77777777" w:rsidTr="00AA1B0F">
        <w:trPr>
          <w:trHeight w:val="426"/>
        </w:trPr>
        <w:tc>
          <w:tcPr>
            <w:tcW w:w="2910" w:type="dxa"/>
            <w:vMerge/>
          </w:tcPr>
          <w:p w14:paraId="407E9154" w14:textId="77777777" w:rsidR="00AA1B0F" w:rsidRDefault="00AA1B0F" w:rsidP="00CD2394">
            <w:pPr>
              <w:keepLines/>
            </w:pPr>
          </w:p>
        </w:tc>
        <w:tc>
          <w:tcPr>
            <w:tcW w:w="1069" w:type="dxa"/>
          </w:tcPr>
          <w:p w14:paraId="511BB68D" w14:textId="06F357DE" w:rsidR="00AA1B0F" w:rsidRDefault="00AA1B0F" w:rsidP="00CD2394">
            <w:pPr>
              <w:keepLines/>
            </w:pPr>
            <w:r>
              <w:t>Masc</w:t>
            </w:r>
          </w:p>
        </w:tc>
        <w:tc>
          <w:tcPr>
            <w:tcW w:w="1069" w:type="dxa"/>
          </w:tcPr>
          <w:p w14:paraId="2F37317D" w14:textId="77777777" w:rsidR="00AA1B0F" w:rsidRDefault="00AA1B0F" w:rsidP="00CD2394">
            <w:pPr>
              <w:keepLines/>
            </w:pPr>
            <w:r>
              <w:t>Fem</w:t>
            </w:r>
          </w:p>
        </w:tc>
        <w:tc>
          <w:tcPr>
            <w:tcW w:w="1056" w:type="dxa"/>
          </w:tcPr>
          <w:p w14:paraId="73726252" w14:textId="77777777" w:rsidR="00AA1B0F" w:rsidRDefault="00AA1B0F" w:rsidP="00CD2394">
            <w:pPr>
              <w:keepLines/>
            </w:pPr>
            <w:r>
              <w:t>Neut</w:t>
            </w:r>
          </w:p>
        </w:tc>
        <w:tc>
          <w:tcPr>
            <w:tcW w:w="1081" w:type="dxa"/>
          </w:tcPr>
          <w:p w14:paraId="0632E2CC" w14:textId="77777777" w:rsidR="00AA1B0F" w:rsidRDefault="00AA1B0F" w:rsidP="00CD2394">
            <w:pPr>
              <w:keepLines/>
            </w:pPr>
            <w:r>
              <w:t>Masc</w:t>
            </w:r>
          </w:p>
        </w:tc>
        <w:tc>
          <w:tcPr>
            <w:tcW w:w="1081" w:type="dxa"/>
          </w:tcPr>
          <w:p w14:paraId="69335B16" w14:textId="77777777" w:rsidR="00AA1B0F" w:rsidRDefault="00AA1B0F" w:rsidP="00CD2394">
            <w:pPr>
              <w:keepLines/>
            </w:pPr>
            <w:r>
              <w:t>Fem</w:t>
            </w:r>
          </w:p>
        </w:tc>
        <w:tc>
          <w:tcPr>
            <w:tcW w:w="1084" w:type="dxa"/>
          </w:tcPr>
          <w:p w14:paraId="723A56EC" w14:textId="77777777" w:rsidR="00AA1B0F" w:rsidRDefault="00AA1B0F" w:rsidP="00CD2394">
            <w:pPr>
              <w:keepLines/>
            </w:pPr>
            <w:r>
              <w:t>Neut</w:t>
            </w:r>
          </w:p>
        </w:tc>
      </w:tr>
      <w:tr w:rsidR="00AA1B0F" w14:paraId="57EBBFF2" w14:textId="77777777" w:rsidTr="00AA1B0F">
        <w:trPr>
          <w:trHeight w:val="667"/>
        </w:trPr>
        <w:tc>
          <w:tcPr>
            <w:tcW w:w="2910" w:type="dxa"/>
          </w:tcPr>
          <w:p w14:paraId="7A1AC39F" w14:textId="3DE67730" w:rsidR="00AA1B0F" w:rsidRDefault="00AA1B0F" w:rsidP="00CD2394">
            <w:pPr>
              <w:keepLines/>
            </w:pPr>
            <w:r>
              <w:t>Nominative</w:t>
            </w:r>
          </w:p>
        </w:tc>
        <w:tc>
          <w:tcPr>
            <w:tcW w:w="1069" w:type="dxa"/>
          </w:tcPr>
          <w:p w14:paraId="119A7D71" w14:textId="529A0766" w:rsidR="00AA1B0F" w:rsidRDefault="00AA1B0F" w:rsidP="00CD2394">
            <w:pPr>
              <w:keepLines/>
            </w:pPr>
            <w:r>
              <w:t>acer</w:t>
            </w:r>
          </w:p>
        </w:tc>
        <w:tc>
          <w:tcPr>
            <w:tcW w:w="1069" w:type="dxa"/>
          </w:tcPr>
          <w:p w14:paraId="6ECB17E3" w14:textId="77777777" w:rsidR="00AA1B0F" w:rsidRDefault="00AA1B0F" w:rsidP="00CD2394">
            <w:pPr>
              <w:keepLines/>
            </w:pPr>
            <w:r>
              <w:t>acris</w:t>
            </w:r>
          </w:p>
        </w:tc>
        <w:tc>
          <w:tcPr>
            <w:tcW w:w="1056" w:type="dxa"/>
          </w:tcPr>
          <w:p w14:paraId="00605661" w14:textId="77777777" w:rsidR="00AA1B0F" w:rsidRDefault="00AA1B0F" w:rsidP="00CD2394">
            <w:pPr>
              <w:keepLines/>
            </w:pPr>
            <w:r>
              <w:t>acre</w:t>
            </w:r>
          </w:p>
        </w:tc>
        <w:tc>
          <w:tcPr>
            <w:tcW w:w="1081" w:type="dxa"/>
          </w:tcPr>
          <w:p w14:paraId="0ADE84E8" w14:textId="77777777" w:rsidR="00AA1B0F" w:rsidRDefault="00AA1B0F" w:rsidP="00CD2394">
            <w:pPr>
              <w:keepLines/>
            </w:pPr>
            <w:r>
              <w:t>acrēs</w:t>
            </w:r>
          </w:p>
        </w:tc>
        <w:tc>
          <w:tcPr>
            <w:tcW w:w="1081" w:type="dxa"/>
          </w:tcPr>
          <w:p w14:paraId="159D7E92" w14:textId="77777777" w:rsidR="00AA1B0F" w:rsidRDefault="00AA1B0F" w:rsidP="00CD2394">
            <w:pPr>
              <w:keepLines/>
            </w:pPr>
            <w:r>
              <w:t>acrēs</w:t>
            </w:r>
          </w:p>
        </w:tc>
        <w:tc>
          <w:tcPr>
            <w:tcW w:w="1084" w:type="dxa"/>
          </w:tcPr>
          <w:p w14:paraId="560D5110" w14:textId="77777777" w:rsidR="00AA1B0F" w:rsidRDefault="00AA1B0F" w:rsidP="00CD2394">
            <w:pPr>
              <w:keepLines/>
            </w:pPr>
            <w:r>
              <w:t>acria</w:t>
            </w:r>
          </w:p>
        </w:tc>
      </w:tr>
      <w:tr w:rsidR="00AA1B0F" w14:paraId="5ADBAFF4" w14:textId="77777777" w:rsidTr="00AA1B0F">
        <w:trPr>
          <w:trHeight w:val="667"/>
        </w:trPr>
        <w:tc>
          <w:tcPr>
            <w:tcW w:w="2910" w:type="dxa"/>
          </w:tcPr>
          <w:p w14:paraId="09C81AF8" w14:textId="486581D8" w:rsidR="00AA1B0F" w:rsidRDefault="00AA1B0F" w:rsidP="00CD2394">
            <w:pPr>
              <w:keepLines/>
            </w:pPr>
            <w:r>
              <w:t>Genitive</w:t>
            </w:r>
          </w:p>
        </w:tc>
        <w:tc>
          <w:tcPr>
            <w:tcW w:w="1069" w:type="dxa"/>
          </w:tcPr>
          <w:p w14:paraId="0A2F8314" w14:textId="6FCF965B" w:rsidR="00AA1B0F" w:rsidRDefault="00AA1B0F" w:rsidP="00CD2394">
            <w:pPr>
              <w:keepLines/>
            </w:pPr>
            <w:r>
              <w:t>acris</w:t>
            </w:r>
          </w:p>
        </w:tc>
        <w:tc>
          <w:tcPr>
            <w:tcW w:w="1069" w:type="dxa"/>
          </w:tcPr>
          <w:p w14:paraId="5BC459C6" w14:textId="77777777" w:rsidR="00AA1B0F" w:rsidRDefault="00AA1B0F" w:rsidP="00CD2394">
            <w:pPr>
              <w:keepLines/>
            </w:pPr>
            <w:r>
              <w:t>acris</w:t>
            </w:r>
          </w:p>
        </w:tc>
        <w:tc>
          <w:tcPr>
            <w:tcW w:w="1056" w:type="dxa"/>
          </w:tcPr>
          <w:p w14:paraId="16B4F406" w14:textId="77777777" w:rsidR="00AA1B0F" w:rsidRDefault="00AA1B0F" w:rsidP="00CD2394">
            <w:pPr>
              <w:keepLines/>
            </w:pPr>
            <w:r>
              <w:t>acris</w:t>
            </w:r>
          </w:p>
        </w:tc>
        <w:tc>
          <w:tcPr>
            <w:tcW w:w="1081" w:type="dxa"/>
          </w:tcPr>
          <w:p w14:paraId="37023DA8" w14:textId="77777777" w:rsidR="00AA1B0F" w:rsidRDefault="00AA1B0F" w:rsidP="00CD2394">
            <w:pPr>
              <w:keepLines/>
            </w:pPr>
            <w:r>
              <w:t>acrium</w:t>
            </w:r>
          </w:p>
        </w:tc>
        <w:tc>
          <w:tcPr>
            <w:tcW w:w="1081" w:type="dxa"/>
          </w:tcPr>
          <w:p w14:paraId="6C0427B3" w14:textId="77777777" w:rsidR="00AA1B0F" w:rsidRDefault="00AA1B0F" w:rsidP="00CD2394">
            <w:pPr>
              <w:keepLines/>
            </w:pPr>
            <w:r>
              <w:t>acrium</w:t>
            </w:r>
          </w:p>
        </w:tc>
        <w:tc>
          <w:tcPr>
            <w:tcW w:w="1084" w:type="dxa"/>
          </w:tcPr>
          <w:p w14:paraId="7673FDC7" w14:textId="77777777" w:rsidR="00AA1B0F" w:rsidRDefault="00AA1B0F" w:rsidP="00CD2394">
            <w:pPr>
              <w:keepLines/>
            </w:pPr>
            <w:r>
              <w:t>acrium</w:t>
            </w:r>
          </w:p>
        </w:tc>
      </w:tr>
      <w:tr w:rsidR="00AA1B0F" w14:paraId="0A45CA07" w14:textId="77777777" w:rsidTr="00AA1B0F">
        <w:trPr>
          <w:trHeight w:val="667"/>
        </w:trPr>
        <w:tc>
          <w:tcPr>
            <w:tcW w:w="2910" w:type="dxa"/>
          </w:tcPr>
          <w:p w14:paraId="356A4289" w14:textId="3AC37A0F" w:rsidR="00AA1B0F" w:rsidRDefault="00AA1B0F" w:rsidP="00CD2394">
            <w:pPr>
              <w:keepLines/>
            </w:pPr>
            <w:r>
              <w:t>Dative</w:t>
            </w:r>
          </w:p>
        </w:tc>
        <w:tc>
          <w:tcPr>
            <w:tcW w:w="1069" w:type="dxa"/>
          </w:tcPr>
          <w:p w14:paraId="38FA1CCD" w14:textId="5CBF63F3" w:rsidR="00AA1B0F" w:rsidRDefault="00AA1B0F" w:rsidP="00CD2394">
            <w:pPr>
              <w:keepLines/>
            </w:pPr>
            <w:r>
              <w:t>acrī</w:t>
            </w:r>
          </w:p>
        </w:tc>
        <w:tc>
          <w:tcPr>
            <w:tcW w:w="1069" w:type="dxa"/>
          </w:tcPr>
          <w:p w14:paraId="6E2FB34B" w14:textId="77777777" w:rsidR="00AA1B0F" w:rsidRDefault="00AA1B0F" w:rsidP="00CD2394">
            <w:pPr>
              <w:keepLines/>
            </w:pPr>
            <w:r>
              <w:t>acrī</w:t>
            </w:r>
          </w:p>
        </w:tc>
        <w:tc>
          <w:tcPr>
            <w:tcW w:w="1056" w:type="dxa"/>
          </w:tcPr>
          <w:p w14:paraId="36FE47BF" w14:textId="77777777" w:rsidR="00AA1B0F" w:rsidRDefault="00AA1B0F" w:rsidP="00CD2394">
            <w:pPr>
              <w:keepLines/>
            </w:pPr>
            <w:r>
              <w:t>acrī</w:t>
            </w:r>
          </w:p>
        </w:tc>
        <w:tc>
          <w:tcPr>
            <w:tcW w:w="1081" w:type="dxa"/>
          </w:tcPr>
          <w:p w14:paraId="54133BD5" w14:textId="77777777" w:rsidR="00AA1B0F" w:rsidRDefault="00AA1B0F" w:rsidP="00CD2394">
            <w:pPr>
              <w:keepLines/>
            </w:pPr>
            <w:r>
              <w:t>acribus</w:t>
            </w:r>
          </w:p>
        </w:tc>
        <w:tc>
          <w:tcPr>
            <w:tcW w:w="1081" w:type="dxa"/>
          </w:tcPr>
          <w:p w14:paraId="00EB453B" w14:textId="77777777" w:rsidR="00AA1B0F" w:rsidRDefault="00AA1B0F" w:rsidP="00CD2394">
            <w:pPr>
              <w:keepLines/>
            </w:pPr>
            <w:r>
              <w:t>acribus</w:t>
            </w:r>
          </w:p>
        </w:tc>
        <w:tc>
          <w:tcPr>
            <w:tcW w:w="1084" w:type="dxa"/>
          </w:tcPr>
          <w:p w14:paraId="5CCB9CA8" w14:textId="77777777" w:rsidR="00AA1B0F" w:rsidRDefault="00AA1B0F" w:rsidP="00CD2394">
            <w:pPr>
              <w:keepLines/>
            </w:pPr>
            <w:r>
              <w:t>acribus</w:t>
            </w:r>
          </w:p>
        </w:tc>
      </w:tr>
      <w:tr w:rsidR="00AA1B0F" w14:paraId="18C2F8F1" w14:textId="77777777" w:rsidTr="00AA1B0F">
        <w:trPr>
          <w:trHeight w:val="667"/>
        </w:trPr>
        <w:tc>
          <w:tcPr>
            <w:tcW w:w="2910" w:type="dxa"/>
          </w:tcPr>
          <w:p w14:paraId="0A7F109C" w14:textId="2AE35B96" w:rsidR="00AA1B0F" w:rsidRDefault="00AA1B0F" w:rsidP="00CD2394">
            <w:pPr>
              <w:keepLines/>
            </w:pPr>
            <w:r>
              <w:t>Accusative</w:t>
            </w:r>
          </w:p>
        </w:tc>
        <w:tc>
          <w:tcPr>
            <w:tcW w:w="1069" w:type="dxa"/>
          </w:tcPr>
          <w:p w14:paraId="32642A30" w14:textId="488752C4" w:rsidR="00AA1B0F" w:rsidRDefault="00AA1B0F" w:rsidP="00CD2394">
            <w:pPr>
              <w:keepLines/>
            </w:pPr>
            <w:r>
              <w:t>acrem</w:t>
            </w:r>
          </w:p>
        </w:tc>
        <w:tc>
          <w:tcPr>
            <w:tcW w:w="1069" w:type="dxa"/>
          </w:tcPr>
          <w:p w14:paraId="47B33D64" w14:textId="77777777" w:rsidR="00AA1B0F" w:rsidRDefault="00AA1B0F" w:rsidP="00CD2394">
            <w:pPr>
              <w:keepLines/>
            </w:pPr>
            <w:r>
              <w:t>acrem</w:t>
            </w:r>
          </w:p>
        </w:tc>
        <w:tc>
          <w:tcPr>
            <w:tcW w:w="1056" w:type="dxa"/>
          </w:tcPr>
          <w:p w14:paraId="424709E2" w14:textId="77777777" w:rsidR="00AA1B0F" w:rsidRDefault="00AA1B0F" w:rsidP="00CD2394">
            <w:pPr>
              <w:keepLines/>
            </w:pPr>
            <w:r>
              <w:t>acre</w:t>
            </w:r>
          </w:p>
        </w:tc>
        <w:tc>
          <w:tcPr>
            <w:tcW w:w="1081" w:type="dxa"/>
          </w:tcPr>
          <w:p w14:paraId="3A52F3CD" w14:textId="77777777" w:rsidR="00AA1B0F" w:rsidRDefault="00AA1B0F" w:rsidP="00CD2394">
            <w:pPr>
              <w:keepLines/>
            </w:pPr>
            <w:r>
              <w:t>acrēs</w:t>
            </w:r>
          </w:p>
          <w:p w14:paraId="1B5FCB01" w14:textId="77777777" w:rsidR="00AA1B0F" w:rsidRDefault="00AA1B0F" w:rsidP="00CD2394">
            <w:pPr>
              <w:keepLines/>
            </w:pPr>
            <w:r>
              <w:t>acrīs</w:t>
            </w:r>
          </w:p>
        </w:tc>
        <w:tc>
          <w:tcPr>
            <w:tcW w:w="1081" w:type="dxa"/>
          </w:tcPr>
          <w:p w14:paraId="44FB9C70" w14:textId="77777777" w:rsidR="00AA1B0F" w:rsidRDefault="00AA1B0F" w:rsidP="00CD2394">
            <w:pPr>
              <w:keepLines/>
            </w:pPr>
            <w:r>
              <w:t>acrēs</w:t>
            </w:r>
          </w:p>
          <w:p w14:paraId="03AD3B93" w14:textId="77777777" w:rsidR="00AA1B0F" w:rsidRDefault="00AA1B0F" w:rsidP="00CD2394">
            <w:pPr>
              <w:keepLines/>
            </w:pPr>
            <w:r>
              <w:t>acrīs</w:t>
            </w:r>
          </w:p>
        </w:tc>
        <w:tc>
          <w:tcPr>
            <w:tcW w:w="1084" w:type="dxa"/>
          </w:tcPr>
          <w:p w14:paraId="6A033988" w14:textId="6585BE40" w:rsidR="00AA1B0F" w:rsidRDefault="001E1FCF" w:rsidP="00CD2394">
            <w:pPr>
              <w:keepLines/>
            </w:pPr>
            <w:r>
              <w:t>acria</w:t>
            </w:r>
          </w:p>
        </w:tc>
      </w:tr>
      <w:tr w:rsidR="00AA1B0F" w14:paraId="43ABAEA7" w14:textId="77777777" w:rsidTr="00AA1B0F">
        <w:trPr>
          <w:trHeight w:val="667"/>
        </w:trPr>
        <w:tc>
          <w:tcPr>
            <w:tcW w:w="2910" w:type="dxa"/>
          </w:tcPr>
          <w:p w14:paraId="4CCAEDB8" w14:textId="0C167278" w:rsidR="00AA1B0F" w:rsidRDefault="00AA1B0F" w:rsidP="00CD2394">
            <w:pPr>
              <w:keepLines/>
            </w:pPr>
            <w:r>
              <w:t>Ablative</w:t>
            </w:r>
          </w:p>
        </w:tc>
        <w:tc>
          <w:tcPr>
            <w:tcW w:w="1069" w:type="dxa"/>
          </w:tcPr>
          <w:p w14:paraId="0AD4E38F" w14:textId="47ACD743" w:rsidR="00AA1B0F" w:rsidRDefault="00AA1B0F" w:rsidP="00CD2394">
            <w:pPr>
              <w:keepLines/>
            </w:pPr>
            <w:r>
              <w:t>acrī</w:t>
            </w:r>
          </w:p>
        </w:tc>
        <w:tc>
          <w:tcPr>
            <w:tcW w:w="1069" w:type="dxa"/>
          </w:tcPr>
          <w:p w14:paraId="242AACA8" w14:textId="77777777" w:rsidR="00AA1B0F" w:rsidRDefault="00AA1B0F" w:rsidP="00CD2394">
            <w:pPr>
              <w:keepLines/>
            </w:pPr>
            <w:r>
              <w:t>acrī</w:t>
            </w:r>
          </w:p>
        </w:tc>
        <w:tc>
          <w:tcPr>
            <w:tcW w:w="1056" w:type="dxa"/>
          </w:tcPr>
          <w:p w14:paraId="142E7C5B" w14:textId="77777777" w:rsidR="00AA1B0F" w:rsidRDefault="00AA1B0F" w:rsidP="00CD2394">
            <w:pPr>
              <w:keepLines/>
            </w:pPr>
            <w:r>
              <w:t>acrī</w:t>
            </w:r>
          </w:p>
        </w:tc>
        <w:tc>
          <w:tcPr>
            <w:tcW w:w="1081" w:type="dxa"/>
          </w:tcPr>
          <w:p w14:paraId="566561EF" w14:textId="77777777" w:rsidR="00AA1B0F" w:rsidRDefault="00AA1B0F" w:rsidP="00CD2394">
            <w:pPr>
              <w:keepLines/>
            </w:pPr>
            <w:r>
              <w:t>acribus</w:t>
            </w:r>
          </w:p>
        </w:tc>
        <w:tc>
          <w:tcPr>
            <w:tcW w:w="1081" w:type="dxa"/>
          </w:tcPr>
          <w:p w14:paraId="0A6AF47B" w14:textId="77777777" w:rsidR="00AA1B0F" w:rsidRDefault="00AA1B0F" w:rsidP="00CD2394">
            <w:pPr>
              <w:keepLines/>
            </w:pPr>
            <w:r>
              <w:t>acribus</w:t>
            </w:r>
          </w:p>
        </w:tc>
        <w:tc>
          <w:tcPr>
            <w:tcW w:w="1084" w:type="dxa"/>
          </w:tcPr>
          <w:p w14:paraId="4431C051" w14:textId="77777777" w:rsidR="00AA1B0F" w:rsidRDefault="00AA1B0F" w:rsidP="00CD2394">
            <w:pPr>
              <w:keepLines/>
            </w:pPr>
            <w:r>
              <w:t>acribus</w:t>
            </w:r>
          </w:p>
        </w:tc>
      </w:tr>
    </w:tbl>
    <w:p w14:paraId="2C582498" w14:textId="77777777" w:rsidR="008758E5" w:rsidRDefault="008758E5">
      <w:pPr>
        <w:pStyle w:val="ListParagraph"/>
        <w:keepLines/>
        <w:numPr>
          <w:ilvl w:val="0"/>
          <w:numId w:val="56"/>
        </w:numPr>
        <w:spacing w:after="0" w:line="240" w:lineRule="auto"/>
      </w:pPr>
      <w:r>
        <w:t>Note: for the most part, there is no difference between masculine and feminine; it is just the nominative singular that differs.</w:t>
      </w:r>
    </w:p>
    <w:p w14:paraId="4C80B296" w14:textId="77777777" w:rsidR="008758E5" w:rsidRDefault="008758E5">
      <w:pPr>
        <w:pStyle w:val="ListParagraph"/>
        <w:keepLines/>
        <w:numPr>
          <w:ilvl w:val="0"/>
          <w:numId w:val="56"/>
        </w:numPr>
        <w:spacing w:after="0" w:line="240" w:lineRule="auto"/>
      </w:pPr>
      <w:r>
        <w:t>Note: the accusative plural is sometimes ēs, and sometimes īs; it depends on the author, the time period, and sometimes just the editor’s decision.</w:t>
      </w:r>
    </w:p>
    <w:p w14:paraId="004FF665" w14:textId="77777777" w:rsidR="008758E5" w:rsidRDefault="008758E5" w:rsidP="00CD2394">
      <w:pPr>
        <w:keepLines/>
        <w:spacing w:after="0" w:line="240" w:lineRule="auto"/>
      </w:pPr>
    </w:p>
    <w:p w14:paraId="16AC2243" w14:textId="403A566E" w:rsidR="008758E5" w:rsidRDefault="00AA1B0F" w:rsidP="00AA1B0F">
      <w:pPr>
        <w:pStyle w:val="Heading5"/>
      </w:pPr>
      <w:r>
        <w:t>2 Termination adjectives</w:t>
      </w:r>
    </w:p>
    <w:tbl>
      <w:tblPr>
        <w:tblStyle w:val="TableGrid"/>
        <w:tblW w:w="0" w:type="auto"/>
        <w:tblLook w:val="04A0" w:firstRow="1" w:lastRow="0" w:firstColumn="1" w:lastColumn="0" w:noHBand="0" w:noVBand="1"/>
      </w:tblPr>
      <w:tblGrid>
        <w:gridCol w:w="2962"/>
        <w:gridCol w:w="1612"/>
        <w:gridCol w:w="1572"/>
        <w:gridCol w:w="1612"/>
        <w:gridCol w:w="1592"/>
      </w:tblGrid>
      <w:tr w:rsidR="00AA1B0F" w14:paraId="41A52733" w14:textId="77777777" w:rsidTr="00AA1B0F">
        <w:trPr>
          <w:trHeight w:val="404"/>
        </w:trPr>
        <w:tc>
          <w:tcPr>
            <w:tcW w:w="2962" w:type="dxa"/>
            <w:vMerge w:val="restart"/>
          </w:tcPr>
          <w:p w14:paraId="0689FAC2" w14:textId="24659F8E" w:rsidR="00AA1B0F" w:rsidRDefault="00AA1B0F" w:rsidP="00CD2394">
            <w:pPr>
              <w:keepLines/>
            </w:pPr>
            <w:r w:rsidRPr="00E2513B">
              <w:rPr>
                <w:b/>
              </w:rPr>
              <w:t>omnis, omne</w:t>
            </w:r>
            <w:r>
              <w:t>: every, all</w:t>
            </w:r>
          </w:p>
        </w:tc>
        <w:tc>
          <w:tcPr>
            <w:tcW w:w="3184" w:type="dxa"/>
            <w:gridSpan w:val="2"/>
          </w:tcPr>
          <w:p w14:paraId="64AB2634" w14:textId="204808E5" w:rsidR="00AA1B0F" w:rsidRDefault="00AA1B0F" w:rsidP="00CD2394">
            <w:pPr>
              <w:keepLines/>
            </w:pPr>
            <w:r>
              <w:t>Singular</w:t>
            </w:r>
          </w:p>
        </w:tc>
        <w:tc>
          <w:tcPr>
            <w:tcW w:w="3204" w:type="dxa"/>
            <w:gridSpan w:val="2"/>
          </w:tcPr>
          <w:p w14:paraId="14E57423" w14:textId="77777777" w:rsidR="00AA1B0F" w:rsidRDefault="00AA1B0F" w:rsidP="00CD2394">
            <w:pPr>
              <w:keepLines/>
            </w:pPr>
            <w:r>
              <w:t>Plural</w:t>
            </w:r>
          </w:p>
        </w:tc>
      </w:tr>
      <w:tr w:rsidR="00AA1B0F" w14:paraId="1878D022" w14:textId="77777777" w:rsidTr="00AA1B0F">
        <w:trPr>
          <w:trHeight w:val="404"/>
        </w:trPr>
        <w:tc>
          <w:tcPr>
            <w:tcW w:w="2962" w:type="dxa"/>
            <w:vMerge/>
          </w:tcPr>
          <w:p w14:paraId="32246195" w14:textId="77777777" w:rsidR="00AA1B0F" w:rsidRDefault="00AA1B0F" w:rsidP="00CD2394">
            <w:pPr>
              <w:keepLines/>
            </w:pPr>
          </w:p>
        </w:tc>
        <w:tc>
          <w:tcPr>
            <w:tcW w:w="1612" w:type="dxa"/>
          </w:tcPr>
          <w:p w14:paraId="77DDAA1D" w14:textId="7665957A" w:rsidR="00AA1B0F" w:rsidRDefault="00AA1B0F" w:rsidP="00CD2394">
            <w:pPr>
              <w:keepLines/>
            </w:pPr>
            <w:r>
              <w:t>Masc/Fem</w:t>
            </w:r>
          </w:p>
        </w:tc>
        <w:tc>
          <w:tcPr>
            <w:tcW w:w="1572" w:type="dxa"/>
          </w:tcPr>
          <w:p w14:paraId="0DD40B88" w14:textId="77777777" w:rsidR="00AA1B0F" w:rsidRDefault="00AA1B0F" w:rsidP="00CD2394">
            <w:pPr>
              <w:keepLines/>
            </w:pPr>
            <w:r>
              <w:t>Neuter</w:t>
            </w:r>
          </w:p>
        </w:tc>
        <w:tc>
          <w:tcPr>
            <w:tcW w:w="1612" w:type="dxa"/>
          </w:tcPr>
          <w:p w14:paraId="1ACB1096" w14:textId="77777777" w:rsidR="00AA1B0F" w:rsidRDefault="00AA1B0F" w:rsidP="00CD2394">
            <w:pPr>
              <w:keepLines/>
            </w:pPr>
            <w:r>
              <w:t>Masc/Fem</w:t>
            </w:r>
          </w:p>
        </w:tc>
        <w:tc>
          <w:tcPr>
            <w:tcW w:w="1592" w:type="dxa"/>
          </w:tcPr>
          <w:p w14:paraId="7B481C76" w14:textId="77777777" w:rsidR="00AA1B0F" w:rsidRDefault="00AA1B0F" w:rsidP="00CD2394">
            <w:pPr>
              <w:keepLines/>
            </w:pPr>
            <w:r>
              <w:t>Neuter</w:t>
            </w:r>
          </w:p>
        </w:tc>
      </w:tr>
      <w:tr w:rsidR="00AA1B0F" w14:paraId="7AAAABB2" w14:textId="77777777" w:rsidTr="00AA1B0F">
        <w:trPr>
          <w:trHeight w:val="404"/>
        </w:trPr>
        <w:tc>
          <w:tcPr>
            <w:tcW w:w="2962" w:type="dxa"/>
          </w:tcPr>
          <w:p w14:paraId="46285C8C" w14:textId="1F6FCC9D" w:rsidR="00AA1B0F" w:rsidRDefault="00AA1B0F" w:rsidP="00CD2394">
            <w:pPr>
              <w:keepLines/>
            </w:pPr>
            <w:r>
              <w:t>Nominative</w:t>
            </w:r>
          </w:p>
        </w:tc>
        <w:tc>
          <w:tcPr>
            <w:tcW w:w="1612" w:type="dxa"/>
          </w:tcPr>
          <w:p w14:paraId="6DD5662A" w14:textId="38C05923" w:rsidR="00AA1B0F" w:rsidRDefault="00AA1B0F" w:rsidP="00CD2394">
            <w:pPr>
              <w:keepLines/>
            </w:pPr>
            <w:r>
              <w:t>omnis</w:t>
            </w:r>
          </w:p>
        </w:tc>
        <w:tc>
          <w:tcPr>
            <w:tcW w:w="1572" w:type="dxa"/>
          </w:tcPr>
          <w:p w14:paraId="2EBD53D8" w14:textId="77777777" w:rsidR="00AA1B0F" w:rsidRDefault="00AA1B0F" w:rsidP="00CD2394">
            <w:pPr>
              <w:keepLines/>
            </w:pPr>
            <w:r>
              <w:t>omne</w:t>
            </w:r>
          </w:p>
        </w:tc>
        <w:tc>
          <w:tcPr>
            <w:tcW w:w="1612" w:type="dxa"/>
          </w:tcPr>
          <w:p w14:paraId="30463F3D" w14:textId="77777777" w:rsidR="00AA1B0F" w:rsidRDefault="00AA1B0F" w:rsidP="00CD2394">
            <w:pPr>
              <w:keepLines/>
            </w:pPr>
            <w:r>
              <w:t>omnēs</w:t>
            </w:r>
          </w:p>
        </w:tc>
        <w:tc>
          <w:tcPr>
            <w:tcW w:w="1592" w:type="dxa"/>
          </w:tcPr>
          <w:p w14:paraId="11F4E2BA" w14:textId="77777777" w:rsidR="00AA1B0F" w:rsidRDefault="00AA1B0F" w:rsidP="00CD2394">
            <w:pPr>
              <w:keepLines/>
            </w:pPr>
            <w:r>
              <w:t>omnia</w:t>
            </w:r>
          </w:p>
        </w:tc>
      </w:tr>
      <w:tr w:rsidR="00AA1B0F" w14:paraId="59221103" w14:textId="77777777" w:rsidTr="00AA1B0F">
        <w:trPr>
          <w:trHeight w:val="404"/>
        </w:trPr>
        <w:tc>
          <w:tcPr>
            <w:tcW w:w="2962" w:type="dxa"/>
          </w:tcPr>
          <w:p w14:paraId="7EF6822F" w14:textId="444CA95A" w:rsidR="00AA1B0F" w:rsidRDefault="00AA1B0F" w:rsidP="00CD2394">
            <w:pPr>
              <w:keepLines/>
            </w:pPr>
            <w:r>
              <w:t>Genitive</w:t>
            </w:r>
          </w:p>
        </w:tc>
        <w:tc>
          <w:tcPr>
            <w:tcW w:w="1612" w:type="dxa"/>
          </w:tcPr>
          <w:p w14:paraId="0089B95D" w14:textId="15732F9E" w:rsidR="00AA1B0F" w:rsidRDefault="00AA1B0F" w:rsidP="00CD2394">
            <w:pPr>
              <w:keepLines/>
            </w:pPr>
            <w:r>
              <w:t>omnis</w:t>
            </w:r>
          </w:p>
        </w:tc>
        <w:tc>
          <w:tcPr>
            <w:tcW w:w="1572" w:type="dxa"/>
          </w:tcPr>
          <w:p w14:paraId="3E98D544" w14:textId="77777777" w:rsidR="00AA1B0F" w:rsidRDefault="00AA1B0F" w:rsidP="00CD2394">
            <w:pPr>
              <w:keepLines/>
            </w:pPr>
            <w:r>
              <w:t>omnis</w:t>
            </w:r>
          </w:p>
        </w:tc>
        <w:tc>
          <w:tcPr>
            <w:tcW w:w="1612" w:type="dxa"/>
          </w:tcPr>
          <w:p w14:paraId="083A5931" w14:textId="77777777" w:rsidR="00AA1B0F" w:rsidRDefault="00AA1B0F" w:rsidP="00CD2394">
            <w:pPr>
              <w:keepLines/>
            </w:pPr>
            <w:r>
              <w:t>omnium</w:t>
            </w:r>
          </w:p>
        </w:tc>
        <w:tc>
          <w:tcPr>
            <w:tcW w:w="1592" w:type="dxa"/>
          </w:tcPr>
          <w:p w14:paraId="417C5051" w14:textId="77777777" w:rsidR="00AA1B0F" w:rsidRDefault="00AA1B0F" w:rsidP="00CD2394">
            <w:pPr>
              <w:keepLines/>
            </w:pPr>
            <w:r>
              <w:t>omnium</w:t>
            </w:r>
          </w:p>
        </w:tc>
      </w:tr>
      <w:tr w:rsidR="00AA1B0F" w14:paraId="4FD13E5B" w14:textId="77777777" w:rsidTr="00AA1B0F">
        <w:trPr>
          <w:trHeight w:val="404"/>
        </w:trPr>
        <w:tc>
          <w:tcPr>
            <w:tcW w:w="2962" w:type="dxa"/>
          </w:tcPr>
          <w:p w14:paraId="138AE8F2" w14:textId="36E97147" w:rsidR="00AA1B0F" w:rsidRDefault="00AA1B0F" w:rsidP="00CD2394">
            <w:pPr>
              <w:keepLines/>
            </w:pPr>
            <w:r>
              <w:t>Dative</w:t>
            </w:r>
          </w:p>
        </w:tc>
        <w:tc>
          <w:tcPr>
            <w:tcW w:w="1612" w:type="dxa"/>
          </w:tcPr>
          <w:p w14:paraId="0AF374EA" w14:textId="51ED3158" w:rsidR="00AA1B0F" w:rsidRDefault="00AA1B0F" w:rsidP="00CD2394">
            <w:pPr>
              <w:keepLines/>
            </w:pPr>
            <w:r>
              <w:t>omnī</w:t>
            </w:r>
          </w:p>
        </w:tc>
        <w:tc>
          <w:tcPr>
            <w:tcW w:w="1572" w:type="dxa"/>
          </w:tcPr>
          <w:p w14:paraId="38D8D9CC" w14:textId="77777777" w:rsidR="00AA1B0F" w:rsidRDefault="00AA1B0F" w:rsidP="00CD2394">
            <w:pPr>
              <w:keepLines/>
            </w:pPr>
            <w:r>
              <w:t>omnī</w:t>
            </w:r>
          </w:p>
        </w:tc>
        <w:tc>
          <w:tcPr>
            <w:tcW w:w="1612" w:type="dxa"/>
          </w:tcPr>
          <w:p w14:paraId="72284810" w14:textId="77777777" w:rsidR="00AA1B0F" w:rsidRDefault="00AA1B0F" w:rsidP="00CD2394">
            <w:pPr>
              <w:keepLines/>
            </w:pPr>
            <w:r>
              <w:t>omnibus</w:t>
            </w:r>
          </w:p>
        </w:tc>
        <w:tc>
          <w:tcPr>
            <w:tcW w:w="1592" w:type="dxa"/>
          </w:tcPr>
          <w:p w14:paraId="0E618FAB" w14:textId="77777777" w:rsidR="00AA1B0F" w:rsidRDefault="00AA1B0F" w:rsidP="00CD2394">
            <w:pPr>
              <w:keepLines/>
            </w:pPr>
            <w:r>
              <w:t>omnibus</w:t>
            </w:r>
          </w:p>
        </w:tc>
      </w:tr>
      <w:tr w:rsidR="00AA1B0F" w14:paraId="3731AC33" w14:textId="77777777" w:rsidTr="00AA1B0F">
        <w:trPr>
          <w:trHeight w:val="593"/>
        </w:trPr>
        <w:tc>
          <w:tcPr>
            <w:tcW w:w="2962" w:type="dxa"/>
          </w:tcPr>
          <w:p w14:paraId="3C6F21F1" w14:textId="493D1F77" w:rsidR="00AA1B0F" w:rsidRDefault="00AA1B0F" w:rsidP="00CD2394">
            <w:pPr>
              <w:keepLines/>
            </w:pPr>
            <w:r>
              <w:t>Accusative</w:t>
            </w:r>
          </w:p>
        </w:tc>
        <w:tc>
          <w:tcPr>
            <w:tcW w:w="1612" w:type="dxa"/>
          </w:tcPr>
          <w:p w14:paraId="2951FB7B" w14:textId="53173593" w:rsidR="00AA1B0F" w:rsidRDefault="00AA1B0F" w:rsidP="00CD2394">
            <w:pPr>
              <w:keepLines/>
            </w:pPr>
            <w:r>
              <w:t>omnem</w:t>
            </w:r>
          </w:p>
        </w:tc>
        <w:tc>
          <w:tcPr>
            <w:tcW w:w="1572" w:type="dxa"/>
          </w:tcPr>
          <w:p w14:paraId="49297008" w14:textId="77777777" w:rsidR="00AA1B0F" w:rsidRDefault="00AA1B0F" w:rsidP="00CD2394">
            <w:pPr>
              <w:keepLines/>
            </w:pPr>
            <w:r>
              <w:t>omne</w:t>
            </w:r>
          </w:p>
        </w:tc>
        <w:tc>
          <w:tcPr>
            <w:tcW w:w="1612" w:type="dxa"/>
          </w:tcPr>
          <w:p w14:paraId="55BBAE48" w14:textId="77777777" w:rsidR="00AA1B0F" w:rsidRDefault="00AA1B0F" w:rsidP="00CD2394">
            <w:pPr>
              <w:keepLines/>
            </w:pPr>
            <w:r>
              <w:t>omnēs</w:t>
            </w:r>
          </w:p>
          <w:p w14:paraId="1C19F605" w14:textId="77777777" w:rsidR="00AA1B0F" w:rsidRDefault="00AA1B0F" w:rsidP="00CD2394">
            <w:pPr>
              <w:keepLines/>
            </w:pPr>
            <w:r>
              <w:t>omnīs</w:t>
            </w:r>
          </w:p>
        </w:tc>
        <w:tc>
          <w:tcPr>
            <w:tcW w:w="1592" w:type="dxa"/>
          </w:tcPr>
          <w:p w14:paraId="2AFFECF1" w14:textId="77777777" w:rsidR="00AA1B0F" w:rsidRDefault="00AA1B0F" w:rsidP="00CD2394">
            <w:pPr>
              <w:keepLines/>
            </w:pPr>
            <w:r>
              <w:t>omnia</w:t>
            </w:r>
          </w:p>
        </w:tc>
      </w:tr>
      <w:tr w:rsidR="00AA1B0F" w14:paraId="21BB6191" w14:textId="77777777" w:rsidTr="00AA1B0F">
        <w:trPr>
          <w:trHeight w:val="404"/>
        </w:trPr>
        <w:tc>
          <w:tcPr>
            <w:tcW w:w="2962" w:type="dxa"/>
          </w:tcPr>
          <w:p w14:paraId="5E868DFD" w14:textId="31F9BA1D" w:rsidR="00AA1B0F" w:rsidRDefault="00AA1B0F" w:rsidP="00CD2394">
            <w:pPr>
              <w:keepLines/>
            </w:pPr>
            <w:r>
              <w:t>Ablative</w:t>
            </w:r>
          </w:p>
        </w:tc>
        <w:tc>
          <w:tcPr>
            <w:tcW w:w="1612" w:type="dxa"/>
          </w:tcPr>
          <w:p w14:paraId="07A7E16B" w14:textId="0E75F6B7" w:rsidR="00AA1B0F" w:rsidRDefault="00AA1B0F" w:rsidP="00CD2394">
            <w:pPr>
              <w:keepLines/>
            </w:pPr>
            <w:r>
              <w:t>omnī</w:t>
            </w:r>
          </w:p>
        </w:tc>
        <w:tc>
          <w:tcPr>
            <w:tcW w:w="1572" w:type="dxa"/>
          </w:tcPr>
          <w:p w14:paraId="4E7F84E3" w14:textId="77777777" w:rsidR="00AA1B0F" w:rsidRDefault="00AA1B0F" w:rsidP="00CD2394">
            <w:pPr>
              <w:keepLines/>
            </w:pPr>
            <w:r>
              <w:t>omnī</w:t>
            </w:r>
          </w:p>
        </w:tc>
        <w:tc>
          <w:tcPr>
            <w:tcW w:w="1612" w:type="dxa"/>
          </w:tcPr>
          <w:p w14:paraId="0D19C917" w14:textId="77777777" w:rsidR="00AA1B0F" w:rsidRDefault="00AA1B0F" w:rsidP="00CD2394">
            <w:pPr>
              <w:keepLines/>
            </w:pPr>
            <w:r>
              <w:t>omnibus</w:t>
            </w:r>
          </w:p>
        </w:tc>
        <w:tc>
          <w:tcPr>
            <w:tcW w:w="1592" w:type="dxa"/>
          </w:tcPr>
          <w:p w14:paraId="31443BEB" w14:textId="77777777" w:rsidR="00AA1B0F" w:rsidRDefault="00AA1B0F" w:rsidP="00CD2394">
            <w:pPr>
              <w:keepLines/>
            </w:pPr>
            <w:r>
              <w:t>omnibus</w:t>
            </w:r>
          </w:p>
        </w:tc>
      </w:tr>
    </w:tbl>
    <w:p w14:paraId="2C9ABE2F" w14:textId="77777777" w:rsidR="008758E5" w:rsidRPr="0053436D" w:rsidRDefault="008758E5" w:rsidP="00CD2394">
      <w:pPr>
        <w:keepLines/>
        <w:spacing w:after="0" w:line="240" w:lineRule="auto"/>
      </w:pPr>
    </w:p>
    <w:p w14:paraId="477EE7FE" w14:textId="77777777" w:rsidR="008758E5" w:rsidRDefault="008758E5" w:rsidP="00CD2394">
      <w:pPr>
        <w:keepLines/>
        <w:spacing w:after="0" w:line="240" w:lineRule="auto"/>
      </w:pPr>
      <w:r>
        <w:t>Note: again, the forms are generally the same; there is just difference in the nominative and accusative</w:t>
      </w:r>
    </w:p>
    <w:p w14:paraId="6A96C9B9" w14:textId="77777777" w:rsidR="008758E5" w:rsidRDefault="008758E5" w:rsidP="00CD2394">
      <w:pPr>
        <w:keepLines/>
        <w:spacing w:after="0" w:line="240" w:lineRule="auto"/>
      </w:pPr>
    </w:p>
    <w:p w14:paraId="35C59EDE" w14:textId="2496744C" w:rsidR="008758E5" w:rsidRDefault="008758E5" w:rsidP="00CD2394">
      <w:pPr>
        <w:keepLines/>
        <w:spacing w:after="0" w:line="240" w:lineRule="auto"/>
      </w:pPr>
      <w:r w:rsidRPr="00E2513B">
        <w:rPr>
          <w:rStyle w:val="Heading5Char"/>
        </w:rPr>
        <w:t>1 Termination adjectives</w:t>
      </w:r>
    </w:p>
    <w:tbl>
      <w:tblPr>
        <w:tblStyle w:val="TableGrid"/>
        <w:tblW w:w="0" w:type="auto"/>
        <w:tblLook w:val="04A0" w:firstRow="1" w:lastRow="0" w:firstColumn="1" w:lastColumn="0" w:noHBand="0" w:noVBand="1"/>
      </w:tblPr>
      <w:tblGrid>
        <w:gridCol w:w="2972"/>
        <w:gridCol w:w="1610"/>
        <w:gridCol w:w="1576"/>
        <w:gridCol w:w="1598"/>
        <w:gridCol w:w="1594"/>
      </w:tblGrid>
      <w:tr w:rsidR="00E2513B" w14:paraId="4FD71649" w14:textId="77777777" w:rsidTr="00E2513B">
        <w:trPr>
          <w:trHeight w:val="392"/>
        </w:trPr>
        <w:tc>
          <w:tcPr>
            <w:tcW w:w="2972" w:type="dxa"/>
            <w:vMerge w:val="restart"/>
          </w:tcPr>
          <w:p w14:paraId="1FE52A82" w14:textId="3AF840DB" w:rsidR="00E2513B" w:rsidRDefault="00E2513B" w:rsidP="00CD2394">
            <w:pPr>
              <w:keepLines/>
            </w:pPr>
            <w:r>
              <w:t>potēns (potentis): powerful, strong</w:t>
            </w:r>
          </w:p>
        </w:tc>
        <w:tc>
          <w:tcPr>
            <w:tcW w:w="3186" w:type="dxa"/>
            <w:gridSpan w:val="2"/>
          </w:tcPr>
          <w:p w14:paraId="796C6A42" w14:textId="5045C6B7" w:rsidR="00E2513B" w:rsidRDefault="00E2513B" w:rsidP="00CD2394">
            <w:pPr>
              <w:keepLines/>
            </w:pPr>
            <w:r>
              <w:t>singular</w:t>
            </w:r>
          </w:p>
        </w:tc>
        <w:tc>
          <w:tcPr>
            <w:tcW w:w="3192" w:type="dxa"/>
            <w:gridSpan w:val="2"/>
          </w:tcPr>
          <w:p w14:paraId="4F356E58" w14:textId="77777777" w:rsidR="00E2513B" w:rsidRDefault="00E2513B" w:rsidP="00CD2394">
            <w:pPr>
              <w:keepLines/>
            </w:pPr>
            <w:r>
              <w:t>plural</w:t>
            </w:r>
          </w:p>
        </w:tc>
      </w:tr>
      <w:tr w:rsidR="00E2513B" w14:paraId="4644EF79" w14:textId="77777777" w:rsidTr="00E2513B">
        <w:trPr>
          <w:trHeight w:val="392"/>
        </w:trPr>
        <w:tc>
          <w:tcPr>
            <w:tcW w:w="2972" w:type="dxa"/>
            <w:vMerge/>
          </w:tcPr>
          <w:p w14:paraId="4D90FB94" w14:textId="77777777" w:rsidR="00E2513B" w:rsidRDefault="00E2513B" w:rsidP="00CD2394">
            <w:pPr>
              <w:keepLines/>
            </w:pPr>
          </w:p>
        </w:tc>
        <w:tc>
          <w:tcPr>
            <w:tcW w:w="3186" w:type="dxa"/>
            <w:gridSpan w:val="2"/>
          </w:tcPr>
          <w:p w14:paraId="097ED314" w14:textId="359C7067" w:rsidR="00E2513B" w:rsidRDefault="00E2513B" w:rsidP="00CD2394">
            <w:pPr>
              <w:keepLines/>
            </w:pPr>
            <w:r>
              <w:t>M/F/N</w:t>
            </w:r>
          </w:p>
        </w:tc>
        <w:tc>
          <w:tcPr>
            <w:tcW w:w="3192" w:type="dxa"/>
            <w:gridSpan w:val="2"/>
          </w:tcPr>
          <w:p w14:paraId="61745099" w14:textId="77777777" w:rsidR="00E2513B" w:rsidRDefault="00E2513B" w:rsidP="00CD2394">
            <w:pPr>
              <w:keepLines/>
            </w:pPr>
            <w:r>
              <w:t>M/F/N</w:t>
            </w:r>
          </w:p>
        </w:tc>
      </w:tr>
      <w:tr w:rsidR="00E2513B" w14:paraId="4462AF64" w14:textId="77777777" w:rsidTr="00E2513B">
        <w:trPr>
          <w:trHeight w:val="392"/>
        </w:trPr>
        <w:tc>
          <w:tcPr>
            <w:tcW w:w="2972" w:type="dxa"/>
          </w:tcPr>
          <w:p w14:paraId="6172CE4E" w14:textId="1522C8DF" w:rsidR="00E2513B" w:rsidRDefault="00E2513B" w:rsidP="00CD2394">
            <w:pPr>
              <w:keepLines/>
            </w:pPr>
            <w:r>
              <w:t>Nominative</w:t>
            </w:r>
          </w:p>
        </w:tc>
        <w:tc>
          <w:tcPr>
            <w:tcW w:w="3186" w:type="dxa"/>
            <w:gridSpan w:val="2"/>
          </w:tcPr>
          <w:p w14:paraId="5DA3D264" w14:textId="4E1046A4" w:rsidR="00E2513B" w:rsidRDefault="00E2513B" w:rsidP="00CD2394">
            <w:pPr>
              <w:keepLines/>
            </w:pPr>
            <w:r>
              <w:t>potēns</w:t>
            </w:r>
          </w:p>
        </w:tc>
        <w:tc>
          <w:tcPr>
            <w:tcW w:w="1598" w:type="dxa"/>
          </w:tcPr>
          <w:p w14:paraId="70CB3392" w14:textId="77777777" w:rsidR="00E2513B" w:rsidRDefault="00E2513B" w:rsidP="00CD2394">
            <w:pPr>
              <w:keepLines/>
            </w:pPr>
            <w:r>
              <w:t>potentēs</w:t>
            </w:r>
          </w:p>
        </w:tc>
        <w:tc>
          <w:tcPr>
            <w:tcW w:w="1594" w:type="dxa"/>
          </w:tcPr>
          <w:p w14:paraId="3E8661CC" w14:textId="77777777" w:rsidR="00E2513B" w:rsidRDefault="00E2513B" w:rsidP="00CD2394">
            <w:pPr>
              <w:keepLines/>
            </w:pPr>
            <w:r>
              <w:t>potentia</w:t>
            </w:r>
          </w:p>
        </w:tc>
      </w:tr>
      <w:tr w:rsidR="00E2513B" w14:paraId="000451CA" w14:textId="77777777" w:rsidTr="00E2513B">
        <w:trPr>
          <w:trHeight w:val="392"/>
        </w:trPr>
        <w:tc>
          <w:tcPr>
            <w:tcW w:w="2972" w:type="dxa"/>
          </w:tcPr>
          <w:p w14:paraId="0EB37006" w14:textId="500D8E79" w:rsidR="00E2513B" w:rsidRDefault="00E2513B" w:rsidP="00CD2394">
            <w:pPr>
              <w:keepLines/>
            </w:pPr>
            <w:r>
              <w:t>Genitive</w:t>
            </w:r>
          </w:p>
        </w:tc>
        <w:tc>
          <w:tcPr>
            <w:tcW w:w="3186" w:type="dxa"/>
            <w:gridSpan w:val="2"/>
          </w:tcPr>
          <w:p w14:paraId="18EF78D4" w14:textId="0C61602E" w:rsidR="00E2513B" w:rsidRDefault="00E2513B" w:rsidP="00CD2394">
            <w:pPr>
              <w:keepLines/>
            </w:pPr>
            <w:r>
              <w:t>potentis</w:t>
            </w:r>
          </w:p>
        </w:tc>
        <w:tc>
          <w:tcPr>
            <w:tcW w:w="3192" w:type="dxa"/>
            <w:gridSpan w:val="2"/>
          </w:tcPr>
          <w:p w14:paraId="35FB2D44" w14:textId="77777777" w:rsidR="00E2513B" w:rsidRDefault="00E2513B" w:rsidP="00CD2394">
            <w:pPr>
              <w:keepLines/>
            </w:pPr>
            <w:r>
              <w:t>potentium</w:t>
            </w:r>
          </w:p>
        </w:tc>
      </w:tr>
      <w:tr w:rsidR="00E2513B" w14:paraId="45F2931F" w14:textId="77777777" w:rsidTr="00E2513B">
        <w:trPr>
          <w:trHeight w:val="392"/>
        </w:trPr>
        <w:tc>
          <w:tcPr>
            <w:tcW w:w="2972" w:type="dxa"/>
          </w:tcPr>
          <w:p w14:paraId="084E447C" w14:textId="12EFED2B" w:rsidR="00E2513B" w:rsidRDefault="00E2513B" w:rsidP="00CD2394">
            <w:pPr>
              <w:keepLines/>
            </w:pPr>
            <w:r>
              <w:t>Dative</w:t>
            </w:r>
          </w:p>
        </w:tc>
        <w:tc>
          <w:tcPr>
            <w:tcW w:w="3186" w:type="dxa"/>
            <w:gridSpan w:val="2"/>
          </w:tcPr>
          <w:p w14:paraId="40C25BD2" w14:textId="14DD4935" w:rsidR="00E2513B" w:rsidRDefault="00E2513B" w:rsidP="00CD2394">
            <w:pPr>
              <w:keepLines/>
            </w:pPr>
            <w:r>
              <w:t>potentī</w:t>
            </w:r>
          </w:p>
        </w:tc>
        <w:tc>
          <w:tcPr>
            <w:tcW w:w="3192" w:type="dxa"/>
            <w:gridSpan w:val="2"/>
          </w:tcPr>
          <w:p w14:paraId="7B494BEC" w14:textId="77777777" w:rsidR="00E2513B" w:rsidRDefault="00E2513B" w:rsidP="00CD2394">
            <w:pPr>
              <w:keepLines/>
            </w:pPr>
            <w:r>
              <w:t>potentibus</w:t>
            </w:r>
          </w:p>
        </w:tc>
      </w:tr>
      <w:tr w:rsidR="00E2513B" w14:paraId="6D190772" w14:textId="77777777" w:rsidTr="00E2513B">
        <w:trPr>
          <w:trHeight w:val="392"/>
        </w:trPr>
        <w:tc>
          <w:tcPr>
            <w:tcW w:w="2972" w:type="dxa"/>
          </w:tcPr>
          <w:p w14:paraId="21B90AAB" w14:textId="71C2F260" w:rsidR="00E2513B" w:rsidRDefault="00E2513B" w:rsidP="00CD2394">
            <w:pPr>
              <w:keepLines/>
            </w:pPr>
            <w:r>
              <w:t>Accusative</w:t>
            </w:r>
          </w:p>
        </w:tc>
        <w:tc>
          <w:tcPr>
            <w:tcW w:w="1610" w:type="dxa"/>
          </w:tcPr>
          <w:p w14:paraId="0602E5CE" w14:textId="3DA5EE70" w:rsidR="00E2513B" w:rsidRDefault="00E2513B" w:rsidP="00CD2394">
            <w:pPr>
              <w:keepLines/>
            </w:pPr>
            <w:r>
              <w:t>potentem</w:t>
            </w:r>
          </w:p>
        </w:tc>
        <w:tc>
          <w:tcPr>
            <w:tcW w:w="1576" w:type="dxa"/>
          </w:tcPr>
          <w:p w14:paraId="3836C5A3" w14:textId="77777777" w:rsidR="00E2513B" w:rsidRDefault="00E2513B" w:rsidP="00CD2394">
            <w:pPr>
              <w:keepLines/>
            </w:pPr>
            <w:r>
              <w:t>potēns</w:t>
            </w:r>
          </w:p>
        </w:tc>
        <w:tc>
          <w:tcPr>
            <w:tcW w:w="1598" w:type="dxa"/>
          </w:tcPr>
          <w:p w14:paraId="2848C1BA" w14:textId="77777777" w:rsidR="00E2513B" w:rsidRDefault="00E2513B" w:rsidP="00CD2394">
            <w:pPr>
              <w:keepLines/>
            </w:pPr>
            <w:r>
              <w:t>potentēs</w:t>
            </w:r>
          </w:p>
          <w:p w14:paraId="0A3CC94D" w14:textId="77777777" w:rsidR="00E2513B" w:rsidRDefault="00E2513B" w:rsidP="00CD2394">
            <w:pPr>
              <w:keepLines/>
            </w:pPr>
            <w:r>
              <w:t>potentīs</w:t>
            </w:r>
          </w:p>
        </w:tc>
        <w:tc>
          <w:tcPr>
            <w:tcW w:w="1594" w:type="dxa"/>
          </w:tcPr>
          <w:p w14:paraId="59034272" w14:textId="77777777" w:rsidR="00E2513B" w:rsidRDefault="00E2513B" w:rsidP="00CD2394">
            <w:pPr>
              <w:keepLines/>
            </w:pPr>
            <w:r>
              <w:t>potentia</w:t>
            </w:r>
          </w:p>
        </w:tc>
      </w:tr>
      <w:tr w:rsidR="00E2513B" w14:paraId="6B9CB387" w14:textId="77777777" w:rsidTr="00E2513B">
        <w:trPr>
          <w:trHeight w:val="376"/>
        </w:trPr>
        <w:tc>
          <w:tcPr>
            <w:tcW w:w="2972" w:type="dxa"/>
          </w:tcPr>
          <w:p w14:paraId="361AF419" w14:textId="0D13EE34" w:rsidR="00E2513B" w:rsidRDefault="00E2513B" w:rsidP="00CD2394">
            <w:pPr>
              <w:keepLines/>
            </w:pPr>
            <w:r>
              <w:t>Ablative</w:t>
            </w:r>
          </w:p>
        </w:tc>
        <w:tc>
          <w:tcPr>
            <w:tcW w:w="3186" w:type="dxa"/>
            <w:gridSpan w:val="2"/>
          </w:tcPr>
          <w:p w14:paraId="743FA02A" w14:textId="52DAFCA4" w:rsidR="00E2513B" w:rsidRDefault="00E2513B" w:rsidP="00CD2394">
            <w:pPr>
              <w:keepLines/>
            </w:pPr>
            <w:r>
              <w:t>potentī</w:t>
            </w:r>
          </w:p>
        </w:tc>
        <w:tc>
          <w:tcPr>
            <w:tcW w:w="3192" w:type="dxa"/>
            <w:gridSpan w:val="2"/>
          </w:tcPr>
          <w:p w14:paraId="47F05FEC" w14:textId="77777777" w:rsidR="00E2513B" w:rsidRDefault="00E2513B" w:rsidP="00CD2394">
            <w:pPr>
              <w:keepLines/>
            </w:pPr>
            <w:r>
              <w:t>potentibus</w:t>
            </w:r>
          </w:p>
        </w:tc>
      </w:tr>
    </w:tbl>
    <w:p w14:paraId="75A0373A" w14:textId="77777777" w:rsidR="008758E5" w:rsidRDefault="008758E5" w:rsidP="00CD2394">
      <w:pPr>
        <w:keepLines/>
        <w:spacing w:after="0" w:line="240" w:lineRule="auto"/>
      </w:pPr>
    </w:p>
    <w:p w14:paraId="1E73AF92" w14:textId="77777777" w:rsidR="008758E5" w:rsidRDefault="008758E5" w:rsidP="00CD2394">
      <w:pPr>
        <w:keepLines/>
        <w:spacing w:after="0" w:line="240" w:lineRule="auto"/>
      </w:pPr>
      <w:r>
        <w:t>Note: because Nominative and Accusative neuters must always be the same, there is only slight variation in the neuter forms for these cases.</w:t>
      </w:r>
    </w:p>
    <w:p w14:paraId="5723457C" w14:textId="77777777" w:rsidR="008758E5" w:rsidRPr="00927D8E" w:rsidRDefault="008758E5" w:rsidP="00CD2394">
      <w:pPr>
        <w:pStyle w:val="NoSpacing"/>
        <w:keepLines/>
        <w:rPr>
          <w:rFonts w:cstheme="minorHAnsi"/>
        </w:rPr>
      </w:pPr>
    </w:p>
    <w:p w14:paraId="7F2D90E4" w14:textId="77777777" w:rsidR="008758E5" w:rsidRPr="00927D8E" w:rsidRDefault="008758E5" w:rsidP="00CD2394">
      <w:pPr>
        <w:pStyle w:val="NoSpacing"/>
        <w:keepLines/>
        <w:rPr>
          <w:rFonts w:cstheme="minorHAnsi"/>
        </w:rPr>
      </w:pPr>
    </w:p>
    <w:p w14:paraId="121C7BC8" w14:textId="77777777" w:rsidR="008758E5" w:rsidRDefault="008758E5" w:rsidP="00CD2394">
      <w:pPr>
        <w:pStyle w:val="NoSpacing"/>
        <w:keepLines/>
      </w:pPr>
      <w:bookmarkStart w:id="81" w:name="_Toc158985017"/>
      <w:r w:rsidRPr="00B059B4">
        <w:rPr>
          <w:rStyle w:val="Heading2Char"/>
        </w:rPr>
        <w:t>Formation of Participles</w:t>
      </w:r>
      <w:bookmarkEnd w:id="81"/>
      <w:r>
        <w:rPr>
          <w:rFonts w:cstheme="minorHAnsi"/>
        </w:rPr>
        <w:t>: The present active participle comes from the present stem:</w:t>
      </w:r>
    </w:p>
    <w:p w14:paraId="69C5725C" w14:textId="77777777" w:rsidR="008758E5" w:rsidRPr="008B5EFD" w:rsidRDefault="008758E5" w:rsidP="00CD2394">
      <w:pPr>
        <w:keepLines/>
        <w:rPr>
          <w:rStyle w:val="Strong"/>
        </w:rPr>
      </w:pPr>
      <w:r w:rsidRPr="008B5EFD">
        <w:rPr>
          <w:rStyle w:val="Strong"/>
        </w:rPr>
        <w:t>Present active</w:t>
      </w:r>
    </w:p>
    <w:tbl>
      <w:tblPr>
        <w:tblStyle w:val="TableGrid"/>
        <w:tblW w:w="0" w:type="auto"/>
        <w:tblLook w:val="04A0" w:firstRow="1" w:lastRow="0" w:firstColumn="1" w:lastColumn="0" w:noHBand="0" w:noVBand="1"/>
      </w:tblPr>
      <w:tblGrid>
        <w:gridCol w:w="3461"/>
        <w:gridCol w:w="3462"/>
      </w:tblGrid>
      <w:tr w:rsidR="008758E5" w14:paraId="49A9B21F" w14:textId="77777777" w:rsidTr="008758E5">
        <w:trPr>
          <w:trHeight w:val="378"/>
        </w:trPr>
        <w:tc>
          <w:tcPr>
            <w:tcW w:w="3461" w:type="dxa"/>
          </w:tcPr>
          <w:p w14:paraId="56C110EE" w14:textId="77777777" w:rsidR="008758E5" w:rsidRDefault="008758E5" w:rsidP="00CD2394">
            <w:pPr>
              <w:keepLines/>
            </w:pPr>
            <w:r>
              <w:t>infinitive</w:t>
            </w:r>
          </w:p>
        </w:tc>
        <w:tc>
          <w:tcPr>
            <w:tcW w:w="3462" w:type="dxa"/>
          </w:tcPr>
          <w:p w14:paraId="47B36EAD" w14:textId="77777777" w:rsidR="008758E5" w:rsidRDefault="008758E5" w:rsidP="00CD2394">
            <w:pPr>
              <w:keepLines/>
            </w:pPr>
            <w:r>
              <w:t>present active participle</w:t>
            </w:r>
          </w:p>
        </w:tc>
      </w:tr>
      <w:tr w:rsidR="008758E5" w14:paraId="55EF3E72" w14:textId="77777777" w:rsidTr="008758E5">
        <w:trPr>
          <w:trHeight w:val="378"/>
        </w:trPr>
        <w:tc>
          <w:tcPr>
            <w:tcW w:w="3461" w:type="dxa"/>
          </w:tcPr>
          <w:p w14:paraId="0E232FD9" w14:textId="77777777" w:rsidR="008758E5" w:rsidRDefault="008758E5" w:rsidP="00CD2394">
            <w:pPr>
              <w:keepLines/>
            </w:pPr>
            <w:r>
              <w:t>1</w:t>
            </w:r>
            <w:r w:rsidRPr="00FA4296">
              <w:rPr>
                <w:vertAlign w:val="superscript"/>
              </w:rPr>
              <w:t>st</w:t>
            </w:r>
            <w:r>
              <w:t>: vocāre (to call)</w:t>
            </w:r>
          </w:p>
        </w:tc>
        <w:tc>
          <w:tcPr>
            <w:tcW w:w="3462" w:type="dxa"/>
          </w:tcPr>
          <w:p w14:paraId="76EF507A" w14:textId="77777777" w:rsidR="008758E5" w:rsidRDefault="008758E5" w:rsidP="00CD2394">
            <w:pPr>
              <w:keepLines/>
            </w:pPr>
            <w:r>
              <w:t>vocans, vocantis (calling)</w:t>
            </w:r>
          </w:p>
        </w:tc>
      </w:tr>
      <w:tr w:rsidR="008758E5" w14:paraId="31FE098C" w14:textId="77777777" w:rsidTr="008758E5">
        <w:trPr>
          <w:trHeight w:val="378"/>
        </w:trPr>
        <w:tc>
          <w:tcPr>
            <w:tcW w:w="3461" w:type="dxa"/>
          </w:tcPr>
          <w:p w14:paraId="563B8B6E" w14:textId="77777777" w:rsidR="008758E5" w:rsidRDefault="008758E5" w:rsidP="00CD2394">
            <w:pPr>
              <w:keepLines/>
            </w:pPr>
            <w:r>
              <w:t>2</w:t>
            </w:r>
            <w:r w:rsidRPr="00FA4296">
              <w:rPr>
                <w:vertAlign w:val="superscript"/>
              </w:rPr>
              <w:t>nd</w:t>
            </w:r>
            <w:r>
              <w:t>: vidēre (to see)</w:t>
            </w:r>
          </w:p>
        </w:tc>
        <w:tc>
          <w:tcPr>
            <w:tcW w:w="3462" w:type="dxa"/>
          </w:tcPr>
          <w:p w14:paraId="4560EA01" w14:textId="77777777" w:rsidR="008758E5" w:rsidRDefault="008758E5" w:rsidP="00CD2394">
            <w:pPr>
              <w:keepLines/>
            </w:pPr>
            <w:r>
              <w:t>vidēns, videntis (seeing)</w:t>
            </w:r>
          </w:p>
        </w:tc>
      </w:tr>
      <w:tr w:rsidR="008758E5" w14:paraId="45EE9A90" w14:textId="77777777" w:rsidTr="008758E5">
        <w:trPr>
          <w:trHeight w:val="364"/>
        </w:trPr>
        <w:tc>
          <w:tcPr>
            <w:tcW w:w="3461" w:type="dxa"/>
          </w:tcPr>
          <w:p w14:paraId="79C109E3" w14:textId="77777777" w:rsidR="008758E5" w:rsidRDefault="008758E5" w:rsidP="00CD2394">
            <w:pPr>
              <w:keepLines/>
            </w:pPr>
            <w:r>
              <w:t>3</w:t>
            </w:r>
            <w:r w:rsidRPr="00FA4296">
              <w:rPr>
                <w:vertAlign w:val="superscript"/>
              </w:rPr>
              <w:t>rd</w:t>
            </w:r>
            <w:r>
              <w:t>: regere (to rule)</w:t>
            </w:r>
          </w:p>
        </w:tc>
        <w:tc>
          <w:tcPr>
            <w:tcW w:w="3462" w:type="dxa"/>
          </w:tcPr>
          <w:p w14:paraId="7DA534FC" w14:textId="7EF74B10" w:rsidR="008758E5" w:rsidRDefault="001E5319" w:rsidP="001E5319">
            <w:pPr>
              <w:keepLines/>
            </w:pPr>
            <w:r>
              <w:t>regēns, regentis</w:t>
            </w:r>
            <w:r w:rsidR="008758E5">
              <w:t xml:space="preserve"> (</w:t>
            </w:r>
            <w:r>
              <w:t>ruling</w:t>
            </w:r>
            <w:r w:rsidR="008758E5">
              <w:t>)</w:t>
            </w:r>
          </w:p>
        </w:tc>
      </w:tr>
      <w:tr w:rsidR="008758E5" w14:paraId="13F3C8B5" w14:textId="77777777" w:rsidTr="008758E5">
        <w:trPr>
          <w:trHeight w:val="378"/>
        </w:trPr>
        <w:tc>
          <w:tcPr>
            <w:tcW w:w="3461" w:type="dxa"/>
          </w:tcPr>
          <w:p w14:paraId="6DAC5941" w14:textId="77777777" w:rsidR="008758E5" w:rsidRDefault="008758E5" w:rsidP="00CD2394">
            <w:pPr>
              <w:keepLines/>
            </w:pPr>
            <w:r>
              <w:t>3</w:t>
            </w:r>
            <w:r w:rsidRPr="00FA4296">
              <w:rPr>
                <w:vertAlign w:val="superscript"/>
              </w:rPr>
              <w:t>rd</w:t>
            </w:r>
            <w:r>
              <w:t xml:space="preserve"> –io: capere (to take)</w:t>
            </w:r>
          </w:p>
        </w:tc>
        <w:tc>
          <w:tcPr>
            <w:tcW w:w="3462" w:type="dxa"/>
          </w:tcPr>
          <w:p w14:paraId="07E915BE" w14:textId="77777777" w:rsidR="008758E5" w:rsidRDefault="008758E5" w:rsidP="00CD2394">
            <w:pPr>
              <w:keepLines/>
            </w:pPr>
            <w:r>
              <w:t>capiēns, capientis (taking)</w:t>
            </w:r>
          </w:p>
        </w:tc>
      </w:tr>
      <w:tr w:rsidR="008758E5" w14:paraId="3FE83220" w14:textId="77777777" w:rsidTr="008758E5">
        <w:trPr>
          <w:trHeight w:val="378"/>
        </w:trPr>
        <w:tc>
          <w:tcPr>
            <w:tcW w:w="3461" w:type="dxa"/>
          </w:tcPr>
          <w:p w14:paraId="0A678174" w14:textId="77777777" w:rsidR="008758E5" w:rsidRDefault="008758E5" w:rsidP="00CD2394">
            <w:pPr>
              <w:keepLines/>
            </w:pPr>
            <w:r>
              <w:t>4</w:t>
            </w:r>
            <w:r w:rsidRPr="00FA4296">
              <w:rPr>
                <w:vertAlign w:val="superscript"/>
              </w:rPr>
              <w:t>th</w:t>
            </w:r>
            <w:r>
              <w:t>: audīre (to hear)</w:t>
            </w:r>
          </w:p>
        </w:tc>
        <w:tc>
          <w:tcPr>
            <w:tcW w:w="3462" w:type="dxa"/>
          </w:tcPr>
          <w:p w14:paraId="3FDDED5F" w14:textId="77777777" w:rsidR="008758E5" w:rsidRDefault="008758E5" w:rsidP="00CD2394">
            <w:pPr>
              <w:keepLines/>
            </w:pPr>
            <w:r>
              <w:t>audiēns, audientis (hearing)</w:t>
            </w:r>
          </w:p>
        </w:tc>
      </w:tr>
    </w:tbl>
    <w:p w14:paraId="49D7BC95" w14:textId="77777777" w:rsidR="008758E5" w:rsidRDefault="008758E5" w:rsidP="00CD2394">
      <w:pPr>
        <w:keepLines/>
      </w:pPr>
    </w:p>
    <w:p w14:paraId="746A7A7D" w14:textId="77777777" w:rsidR="008758E5" w:rsidRDefault="008758E5" w:rsidP="00CD2394">
      <w:pPr>
        <w:keepLines/>
      </w:pPr>
      <w:r>
        <w:t>The present active participle likewise declines like a 1-ending 3</w:t>
      </w:r>
      <w:r w:rsidRPr="00A10135">
        <w:rPr>
          <w:vertAlign w:val="superscript"/>
        </w:rPr>
        <w:t>rd</w:t>
      </w:r>
      <w:r>
        <w:t xml:space="preserve"> declension adjective so that it can agree in gender, number, and case with the noun it modifies:</w:t>
      </w:r>
    </w:p>
    <w:tbl>
      <w:tblPr>
        <w:tblStyle w:val="TableGrid"/>
        <w:tblW w:w="0" w:type="auto"/>
        <w:tblLook w:val="04A0" w:firstRow="1" w:lastRow="0" w:firstColumn="1" w:lastColumn="0" w:noHBand="0" w:noVBand="1"/>
      </w:tblPr>
      <w:tblGrid>
        <w:gridCol w:w="2337"/>
        <w:gridCol w:w="2337"/>
        <w:gridCol w:w="2338"/>
        <w:gridCol w:w="2338"/>
      </w:tblGrid>
      <w:tr w:rsidR="008758E5" w:rsidRPr="003845A7" w14:paraId="0A0C6EBD" w14:textId="77777777" w:rsidTr="008758E5">
        <w:tc>
          <w:tcPr>
            <w:tcW w:w="4674" w:type="dxa"/>
            <w:gridSpan w:val="2"/>
          </w:tcPr>
          <w:p w14:paraId="33EA0FDD" w14:textId="77777777" w:rsidR="008758E5" w:rsidRPr="003845A7" w:rsidRDefault="008758E5" w:rsidP="00CD2394">
            <w:pPr>
              <w:keepLines/>
            </w:pPr>
            <w:r>
              <w:t>Masculine and Feminine</w:t>
            </w:r>
          </w:p>
        </w:tc>
        <w:tc>
          <w:tcPr>
            <w:tcW w:w="4676" w:type="dxa"/>
            <w:gridSpan w:val="2"/>
          </w:tcPr>
          <w:p w14:paraId="356F4DE7" w14:textId="77777777" w:rsidR="008758E5" w:rsidRPr="003845A7" w:rsidRDefault="008758E5" w:rsidP="00CD2394">
            <w:pPr>
              <w:keepLines/>
            </w:pPr>
            <w:r>
              <w:t>Neuter</w:t>
            </w:r>
          </w:p>
        </w:tc>
      </w:tr>
      <w:tr w:rsidR="008758E5" w:rsidRPr="003845A7" w14:paraId="10C1C223" w14:textId="77777777" w:rsidTr="008758E5">
        <w:tc>
          <w:tcPr>
            <w:tcW w:w="2337" w:type="dxa"/>
          </w:tcPr>
          <w:p w14:paraId="1A00F7A5" w14:textId="77777777" w:rsidR="008758E5" w:rsidRPr="003845A7" w:rsidRDefault="008758E5" w:rsidP="00CD2394">
            <w:pPr>
              <w:keepLines/>
            </w:pPr>
            <w:r w:rsidRPr="003845A7">
              <w:t>voc</w:t>
            </w:r>
            <w:r>
              <w:t>ā</w:t>
            </w:r>
            <w:r w:rsidRPr="003845A7">
              <w:t>ns</w:t>
            </w:r>
          </w:p>
        </w:tc>
        <w:tc>
          <w:tcPr>
            <w:tcW w:w="2337" w:type="dxa"/>
          </w:tcPr>
          <w:p w14:paraId="32292426" w14:textId="77777777" w:rsidR="008758E5" w:rsidRPr="003845A7" w:rsidRDefault="008758E5" w:rsidP="00CD2394">
            <w:pPr>
              <w:keepLines/>
            </w:pPr>
            <w:r w:rsidRPr="003845A7">
              <w:t>vocant</w:t>
            </w:r>
            <w:r>
              <w:t>ē</w:t>
            </w:r>
            <w:r w:rsidRPr="003845A7">
              <w:t>s</w:t>
            </w:r>
          </w:p>
        </w:tc>
        <w:tc>
          <w:tcPr>
            <w:tcW w:w="2338" w:type="dxa"/>
          </w:tcPr>
          <w:p w14:paraId="6F5C89E9" w14:textId="77777777" w:rsidR="008758E5" w:rsidRPr="003845A7" w:rsidRDefault="008758E5" w:rsidP="00CD2394">
            <w:pPr>
              <w:keepLines/>
            </w:pPr>
            <w:r w:rsidRPr="003845A7">
              <w:t>voc</w:t>
            </w:r>
            <w:r>
              <w:t>ān</w:t>
            </w:r>
            <w:r w:rsidRPr="003845A7">
              <w:t>s</w:t>
            </w:r>
          </w:p>
        </w:tc>
        <w:tc>
          <w:tcPr>
            <w:tcW w:w="2338" w:type="dxa"/>
          </w:tcPr>
          <w:p w14:paraId="4C23B41E" w14:textId="77777777" w:rsidR="008758E5" w:rsidRPr="00CD1E2A" w:rsidRDefault="008758E5" w:rsidP="00CD2394">
            <w:pPr>
              <w:keepLines/>
              <w:rPr>
                <w:b/>
              </w:rPr>
            </w:pPr>
            <w:r w:rsidRPr="00CD1E2A">
              <w:rPr>
                <w:b/>
              </w:rPr>
              <w:t>vocantia</w:t>
            </w:r>
          </w:p>
        </w:tc>
      </w:tr>
      <w:tr w:rsidR="008758E5" w:rsidRPr="003845A7" w14:paraId="37D1B722" w14:textId="77777777" w:rsidTr="008758E5">
        <w:tc>
          <w:tcPr>
            <w:tcW w:w="2337" w:type="dxa"/>
          </w:tcPr>
          <w:p w14:paraId="74416705" w14:textId="77777777" w:rsidR="008758E5" w:rsidRPr="003845A7" w:rsidRDefault="008758E5" w:rsidP="00CD2394">
            <w:pPr>
              <w:keepLines/>
            </w:pPr>
            <w:r w:rsidRPr="003845A7">
              <w:lastRenderedPageBreak/>
              <w:t>vocantis</w:t>
            </w:r>
          </w:p>
        </w:tc>
        <w:tc>
          <w:tcPr>
            <w:tcW w:w="2337" w:type="dxa"/>
          </w:tcPr>
          <w:p w14:paraId="0C1A0E66" w14:textId="77777777" w:rsidR="008758E5" w:rsidRPr="00CD1E2A" w:rsidRDefault="008758E5" w:rsidP="00CD2394">
            <w:pPr>
              <w:keepLines/>
              <w:rPr>
                <w:b/>
              </w:rPr>
            </w:pPr>
            <w:r w:rsidRPr="00CD1E2A">
              <w:rPr>
                <w:b/>
              </w:rPr>
              <w:t>vocantium</w:t>
            </w:r>
          </w:p>
        </w:tc>
        <w:tc>
          <w:tcPr>
            <w:tcW w:w="2338" w:type="dxa"/>
          </w:tcPr>
          <w:p w14:paraId="5EA721F7" w14:textId="77777777" w:rsidR="008758E5" w:rsidRPr="003845A7" w:rsidRDefault="008758E5" w:rsidP="00CD2394">
            <w:pPr>
              <w:keepLines/>
            </w:pPr>
            <w:r w:rsidRPr="003845A7">
              <w:t>vocantis</w:t>
            </w:r>
          </w:p>
        </w:tc>
        <w:tc>
          <w:tcPr>
            <w:tcW w:w="2338" w:type="dxa"/>
          </w:tcPr>
          <w:p w14:paraId="4CCEE270" w14:textId="77777777" w:rsidR="008758E5" w:rsidRPr="00CD1E2A" w:rsidRDefault="008758E5" w:rsidP="00CD2394">
            <w:pPr>
              <w:keepLines/>
              <w:rPr>
                <w:b/>
              </w:rPr>
            </w:pPr>
            <w:r w:rsidRPr="00CD1E2A">
              <w:rPr>
                <w:b/>
              </w:rPr>
              <w:t>vocantium</w:t>
            </w:r>
          </w:p>
        </w:tc>
      </w:tr>
      <w:tr w:rsidR="008758E5" w:rsidRPr="003845A7" w14:paraId="1EF9D0B9" w14:textId="77777777" w:rsidTr="008758E5">
        <w:tc>
          <w:tcPr>
            <w:tcW w:w="2337" w:type="dxa"/>
          </w:tcPr>
          <w:p w14:paraId="036B6208" w14:textId="77777777" w:rsidR="008758E5" w:rsidRPr="003845A7" w:rsidRDefault="008758E5" w:rsidP="00CD2394">
            <w:pPr>
              <w:keepLines/>
            </w:pPr>
            <w:r w:rsidRPr="003845A7">
              <w:t>vocanti</w:t>
            </w:r>
          </w:p>
        </w:tc>
        <w:tc>
          <w:tcPr>
            <w:tcW w:w="2337" w:type="dxa"/>
          </w:tcPr>
          <w:p w14:paraId="499C75BE" w14:textId="77777777" w:rsidR="008758E5" w:rsidRPr="003845A7" w:rsidRDefault="008758E5" w:rsidP="00CD2394">
            <w:pPr>
              <w:keepLines/>
            </w:pPr>
            <w:r w:rsidRPr="003845A7">
              <w:t>vocantibus</w:t>
            </w:r>
          </w:p>
        </w:tc>
        <w:tc>
          <w:tcPr>
            <w:tcW w:w="2338" w:type="dxa"/>
          </w:tcPr>
          <w:p w14:paraId="125DD3A4" w14:textId="77777777" w:rsidR="008758E5" w:rsidRPr="003845A7" w:rsidRDefault="008758E5" w:rsidP="00CD2394">
            <w:pPr>
              <w:keepLines/>
            </w:pPr>
            <w:r w:rsidRPr="003845A7">
              <w:t>vocant</w:t>
            </w:r>
            <w:r>
              <w:t>ī</w:t>
            </w:r>
          </w:p>
        </w:tc>
        <w:tc>
          <w:tcPr>
            <w:tcW w:w="2338" w:type="dxa"/>
          </w:tcPr>
          <w:p w14:paraId="348CF759" w14:textId="77777777" w:rsidR="008758E5" w:rsidRPr="003845A7" w:rsidRDefault="008758E5" w:rsidP="00CD2394">
            <w:pPr>
              <w:keepLines/>
            </w:pPr>
            <w:r w:rsidRPr="003845A7">
              <w:t>vocantibus</w:t>
            </w:r>
          </w:p>
        </w:tc>
      </w:tr>
      <w:tr w:rsidR="008758E5" w:rsidRPr="003845A7" w14:paraId="42579AA3" w14:textId="77777777" w:rsidTr="008758E5">
        <w:tc>
          <w:tcPr>
            <w:tcW w:w="2337" w:type="dxa"/>
          </w:tcPr>
          <w:p w14:paraId="70C9164E" w14:textId="77777777" w:rsidR="008758E5" w:rsidRPr="003845A7" w:rsidRDefault="008758E5" w:rsidP="00CD2394">
            <w:pPr>
              <w:keepLines/>
            </w:pPr>
            <w:r w:rsidRPr="003845A7">
              <w:t>vocantem</w:t>
            </w:r>
          </w:p>
        </w:tc>
        <w:tc>
          <w:tcPr>
            <w:tcW w:w="2337" w:type="dxa"/>
          </w:tcPr>
          <w:p w14:paraId="6D69AB04" w14:textId="77777777" w:rsidR="008758E5" w:rsidRPr="00CD1E2A" w:rsidRDefault="008758E5" w:rsidP="00CD2394">
            <w:pPr>
              <w:keepLines/>
              <w:rPr>
                <w:b/>
              </w:rPr>
            </w:pPr>
            <w:r w:rsidRPr="00CD1E2A">
              <w:rPr>
                <w:b/>
              </w:rPr>
              <w:t>vocantīs</w:t>
            </w:r>
          </w:p>
        </w:tc>
        <w:tc>
          <w:tcPr>
            <w:tcW w:w="2338" w:type="dxa"/>
          </w:tcPr>
          <w:p w14:paraId="09D29BE3" w14:textId="77777777" w:rsidR="008758E5" w:rsidRPr="003845A7" w:rsidRDefault="008758E5" w:rsidP="00CD2394">
            <w:pPr>
              <w:keepLines/>
            </w:pPr>
            <w:r w:rsidRPr="003845A7">
              <w:t>vocans</w:t>
            </w:r>
          </w:p>
        </w:tc>
        <w:tc>
          <w:tcPr>
            <w:tcW w:w="2338" w:type="dxa"/>
          </w:tcPr>
          <w:p w14:paraId="6FB30870" w14:textId="77777777" w:rsidR="008758E5" w:rsidRPr="00CD1E2A" w:rsidRDefault="008758E5" w:rsidP="00CD2394">
            <w:pPr>
              <w:keepLines/>
              <w:rPr>
                <w:b/>
              </w:rPr>
            </w:pPr>
            <w:r w:rsidRPr="00CD1E2A">
              <w:rPr>
                <w:b/>
              </w:rPr>
              <w:t>vocantia</w:t>
            </w:r>
          </w:p>
        </w:tc>
      </w:tr>
      <w:tr w:rsidR="008758E5" w14:paraId="5C08379B" w14:textId="77777777" w:rsidTr="008758E5">
        <w:tc>
          <w:tcPr>
            <w:tcW w:w="2337" w:type="dxa"/>
          </w:tcPr>
          <w:p w14:paraId="35D43310" w14:textId="77777777" w:rsidR="008758E5" w:rsidRPr="00CD1E2A" w:rsidRDefault="008758E5" w:rsidP="00CD2394">
            <w:pPr>
              <w:keepLines/>
              <w:rPr>
                <w:b/>
              </w:rPr>
            </w:pPr>
            <w:r>
              <w:rPr>
                <w:b/>
              </w:rPr>
              <w:t>vocantī</w:t>
            </w:r>
          </w:p>
        </w:tc>
        <w:tc>
          <w:tcPr>
            <w:tcW w:w="2337" w:type="dxa"/>
          </w:tcPr>
          <w:p w14:paraId="28B7AA1B" w14:textId="77777777" w:rsidR="008758E5" w:rsidRPr="003845A7" w:rsidRDefault="008758E5" w:rsidP="00CD2394">
            <w:pPr>
              <w:keepLines/>
            </w:pPr>
            <w:r w:rsidRPr="003845A7">
              <w:t>vocantibus</w:t>
            </w:r>
          </w:p>
        </w:tc>
        <w:tc>
          <w:tcPr>
            <w:tcW w:w="2338" w:type="dxa"/>
          </w:tcPr>
          <w:p w14:paraId="2905979D" w14:textId="77777777" w:rsidR="008758E5" w:rsidRPr="003845A7" w:rsidRDefault="008758E5" w:rsidP="00CD2394">
            <w:pPr>
              <w:keepLines/>
            </w:pPr>
            <w:r w:rsidRPr="003845A7">
              <w:t>vocante</w:t>
            </w:r>
          </w:p>
        </w:tc>
        <w:tc>
          <w:tcPr>
            <w:tcW w:w="2338" w:type="dxa"/>
          </w:tcPr>
          <w:p w14:paraId="569638A7" w14:textId="77777777" w:rsidR="008758E5" w:rsidRDefault="008758E5" w:rsidP="00CD2394">
            <w:pPr>
              <w:keepLines/>
            </w:pPr>
            <w:r w:rsidRPr="003845A7">
              <w:t>vocantibus</w:t>
            </w:r>
          </w:p>
        </w:tc>
      </w:tr>
    </w:tbl>
    <w:p w14:paraId="424A2673" w14:textId="77777777" w:rsidR="008758E5" w:rsidRPr="00CD1E2A" w:rsidRDefault="008758E5" w:rsidP="00CD2394">
      <w:pPr>
        <w:keepLines/>
      </w:pPr>
    </w:p>
    <w:p w14:paraId="31B1EE42" w14:textId="77777777" w:rsidR="008758E5" w:rsidRDefault="008758E5" w:rsidP="00CD2394">
      <w:pPr>
        <w:keepLines/>
      </w:pPr>
      <w:r w:rsidRPr="008B5EFD">
        <w:rPr>
          <w:rStyle w:val="Strong"/>
        </w:rPr>
        <w:t>Perfect Passive</w:t>
      </w:r>
      <w:r>
        <w:t xml:space="preserve"> (Note that everything in the perfect system is regular, so all conjugations and irregular verbs will have the same endings)</w:t>
      </w:r>
    </w:p>
    <w:p w14:paraId="120E23B6" w14:textId="77777777" w:rsidR="008758E5" w:rsidRDefault="008758E5" w:rsidP="00CD2394">
      <w:pPr>
        <w:keepLines/>
      </w:pPr>
      <w:r>
        <w:t>vocātus, vocāta, vocātum: called; having been called</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758E5" w14:paraId="051B2B17" w14:textId="77777777" w:rsidTr="008758E5">
        <w:tc>
          <w:tcPr>
            <w:tcW w:w="4674" w:type="dxa"/>
            <w:gridSpan w:val="3"/>
          </w:tcPr>
          <w:p w14:paraId="437CA667" w14:textId="77777777" w:rsidR="008758E5" w:rsidRDefault="008758E5" w:rsidP="00CD2394">
            <w:pPr>
              <w:keepLines/>
              <w:jc w:val="center"/>
            </w:pPr>
            <w:r>
              <w:t>Singular</w:t>
            </w:r>
          </w:p>
        </w:tc>
        <w:tc>
          <w:tcPr>
            <w:tcW w:w="4676" w:type="dxa"/>
            <w:gridSpan w:val="3"/>
          </w:tcPr>
          <w:p w14:paraId="20089A7B" w14:textId="77777777" w:rsidR="008758E5" w:rsidRDefault="008758E5" w:rsidP="00CD2394">
            <w:pPr>
              <w:keepLines/>
              <w:jc w:val="center"/>
            </w:pPr>
            <w:r>
              <w:t>Plural</w:t>
            </w:r>
          </w:p>
        </w:tc>
      </w:tr>
      <w:tr w:rsidR="008758E5" w14:paraId="088B55D0" w14:textId="77777777" w:rsidTr="008758E5">
        <w:tc>
          <w:tcPr>
            <w:tcW w:w="1558" w:type="dxa"/>
          </w:tcPr>
          <w:p w14:paraId="7E50D2FD" w14:textId="77777777" w:rsidR="008758E5" w:rsidRDefault="008758E5" w:rsidP="00CD2394">
            <w:pPr>
              <w:keepLines/>
            </w:pPr>
            <w:r>
              <w:t>Masculine</w:t>
            </w:r>
          </w:p>
        </w:tc>
        <w:tc>
          <w:tcPr>
            <w:tcW w:w="1558" w:type="dxa"/>
          </w:tcPr>
          <w:p w14:paraId="7DBB389B" w14:textId="77777777" w:rsidR="008758E5" w:rsidRDefault="008758E5" w:rsidP="00CD2394">
            <w:pPr>
              <w:keepLines/>
            </w:pPr>
            <w:r>
              <w:t>Feminine</w:t>
            </w:r>
          </w:p>
        </w:tc>
        <w:tc>
          <w:tcPr>
            <w:tcW w:w="1558" w:type="dxa"/>
          </w:tcPr>
          <w:p w14:paraId="12778687" w14:textId="77777777" w:rsidR="008758E5" w:rsidRDefault="008758E5" w:rsidP="00CD2394">
            <w:pPr>
              <w:keepLines/>
            </w:pPr>
            <w:r>
              <w:t>Neuter</w:t>
            </w:r>
          </w:p>
        </w:tc>
        <w:tc>
          <w:tcPr>
            <w:tcW w:w="1558" w:type="dxa"/>
          </w:tcPr>
          <w:p w14:paraId="0E709208" w14:textId="77777777" w:rsidR="008758E5" w:rsidRDefault="008758E5" w:rsidP="00CD2394">
            <w:pPr>
              <w:keepLines/>
            </w:pPr>
            <w:r>
              <w:t>Masculine</w:t>
            </w:r>
          </w:p>
        </w:tc>
        <w:tc>
          <w:tcPr>
            <w:tcW w:w="1559" w:type="dxa"/>
          </w:tcPr>
          <w:p w14:paraId="0F9EFE19" w14:textId="77777777" w:rsidR="008758E5" w:rsidRDefault="008758E5" w:rsidP="00CD2394">
            <w:pPr>
              <w:keepLines/>
            </w:pPr>
            <w:r>
              <w:t>Feminine</w:t>
            </w:r>
          </w:p>
        </w:tc>
        <w:tc>
          <w:tcPr>
            <w:tcW w:w="1559" w:type="dxa"/>
          </w:tcPr>
          <w:p w14:paraId="6186B99B" w14:textId="77777777" w:rsidR="008758E5" w:rsidRDefault="008758E5" w:rsidP="00CD2394">
            <w:pPr>
              <w:keepLines/>
            </w:pPr>
            <w:r>
              <w:t>Neuter</w:t>
            </w:r>
          </w:p>
        </w:tc>
      </w:tr>
      <w:tr w:rsidR="008758E5" w14:paraId="42955FBB" w14:textId="77777777" w:rsidTr="008758E5">
        <w:tc>
          <w:tcPr>
            <w:tcW w:w="1558" w:type="dxa"/>
          </w:tcPr>
          <w:p w14:paraId="6467D29E" w14:textId="77777777" w:rsidR="008758E5" w:rsidRDefault="008758E5" w:rsidP="00CD2394">
            <w:pPr>
              <w:keepLines/>
            </w:pPr>
            <w:r>
              <w:t>vocātus</w:t>
            </w:r>
          </w:p>
        </w:tc>
        <w:tc>
          <w:tcPr>
            <w:tcW w:w="1558" w:type="dxa"/>
          </w:tcPr>
          <w:p w14:paraId="7E07F13A" w14:textId="77777777" w:rsidR="008758E5" w:rsidRDefault="008758E5" w:rsidP="00CD2394">
            <w:pPr>
              <w:keepLines/>
            </w:pPr>
            <w:r>
              <w:t>vocāta</w:t>
            </w:r>
          </w:p>
        </w:tc>
        <w:tc>
          <w:tcPr>
            <w:tcW w:w="1558" w:type="dxa"/>
          </w:tcPr>
          <w:p w14:paraId="11BE4B9D" w14:textId="77777777" w:rsidR="008758E5" w:rsidRDefault="008758E5" w:rsidP="00CD2394">
            <w:pPr>
              <w:keepLines/>
            </w:pPr>
            <w:r>
              <w:t>vocātum</w:t>
            </w:r>
          </w:p>
        </w:tc>
        <w:tc>
          <w:tcPr>
            <w:tcW w:w="1558" w:type="dxa"/>
          </w:tcPr>
          <w:p w14:paraId="4C677E28" w14:textId="77777777" w:rsidR="008758E5" w:rsidRDefault="008758E5" w:rsidP="00CD2394">
            <w:pPr>
              <w:keepLines/>
            </w:pPr>
            <w:r>
              <w:t>vocātī</w:t>
            </w:r>
          </w:p>
        </w:tc>
        <w:tc>
          <w:tcPr>
            <w:tcW w:w="1559" w:type="dxa"/>
          </w:tcPr>
          <w:p w14:paraId="395FA03F" w14:textId="77777777" w:rsidR="008758E5" w:rsidRDefault="008758E5" w:rsidP="00CD2394">
            <w:pPr>
              <w:keepLines/>
            </w:pPr>
            <w:r>
              <w:t>vocātae</w:t>
            </w:r>
          </w:p>
        </w:tc>
        <w:tc>
          <w:tcPr>
            <w:tcW w:w="1559" w:type="dxa"/>
          </w:tcPr>
          <w:p w14:paraId="249350F4" w14:textId="77777777" w:rsidR="008758E5" w:rsidRDefault="008758E5" w:rsidP="00CD2394">
            <w:pPr>
              <w:keepLines/>
            </w:pPr>
            <w:r>
              <w:t>vocāta</w:t>
            </w:r>
          </w:p>
        </w:tc>
      </w:tr>
      <w:tr w:rsidR="008758E5" w14:paraId="37F518E5" w14:textId="77777777" w:rsidTr="008758E5">
        <w:tc>
          <w:tcPr>
            <w:tcW w:w="1558" w:type="dxa"/>
          </w:tcPr>
          <w:p w14:paraId="77866086" w14:textId="77777777" w:rsidR="008758E5" w:rsidRDefault="008758E5" w:rsidP="00CD2394">
            <w:pPr>
              <w:keepLines/>
            </w:pPr>
            <w:r>
              <w:t>vocātī</w:t>
            </w:r>
          </w:p>
        </w:tc>
        <w:tc>
          <w:tcPr>
            <w:tcW w:w="1558" w:type="dxa"/>
          </w:tcPr>
          <w:p w14:paraId="7931DB7A" w14:textId="77777777" w:rsidR="008758E5" w:rsidRDefault="008758E5" w:rsidP="00CD2394">
            <w:pPr>
              <w:keepLines/>
            </w:pPr>
            <w:r>
              <w:t>vocātae</w:t>
            </w:r>
          </w:p>
        </w:tc>
        <w:tc>
          <w:tcPr>
            <w:tcW w:w="1558" w:type="dxa"/>
          </w:tcPr>
          <w:p w14:paraId="08BDDF9E" w14:textId="77777777" w:rsidR="008758E5" w:rsidRDefault="008758E5" w:rsidP="00CD2394">
            <w:pPr>
              <w:keepLines/>
            </w:pPr>
            <w:r>
              <w:t>vocātī</w:t>
            </w:r>
          </w:p>
        </w:tc>
        <w:tc>
          <w:tcPr>
            <w:tcW w:w="1558" w:type="dxa"/>
          </w:tcPr>
          <w:p w14:paraId="77387375" w14:textId="77777777" w:rsidR="008758E5" w:rsidRDefault="008758E5" w:rsidP="00CD2394">
            <w:pPr>
              <w:keepLines/>
            </w:pPr>
            <w:r>
              <w:t>vocātōrum</w:t>
            </w:r>
          </w:p>
        </w:tc>
        <w:tc>
          <w:tcPr>
            <w:tcW w:w="1559" w:type="dxa"/>
          </w:tcPr>
          <w:p w14:paraId="4BB23F26" w14:textId="56E098F5" w:rsidR="008758E5" w:rsidRDefault="008758E5" w:rsidP="00CD2394">
            <w:pPr>
              <w:keepLines/>
            </w:pPr>
            <w:r>
              <w:t>vocātārum</w:t>
            </w:r>
          </w:p>
        </w:tc>
        <w:tc>
          <w:tcPr>
            <w:tcW w:w="1559" w:type="dxa"/>
          </w:tcPr>
          <w:p w14:paraId="102D6129" w14:textId="77777777" w:rsidR="008758E5" w:rsidRDefault="008758E5" w:rsidP="00CD2394">
            <w:pPr>
              <w:keepLines/>
            </w:pPr>
            <w:r>
              <w:t>vocātōrum</w:t>
            </w:r>
          </w:p>
        </w:tc>
      </w:tr>
      <w:tr w:rsidR="008758E5" w14:paraId="4103FE96" w14:textId="77777777" w:rsidTr="008758E5">
        <w:tc>
          <w:tcPr>
            <w:tcW w:w="1558" w:type="dxa"/>
          </w:tcPr>
          <w:p w14:paraId="50C8C91B" w14:textId="77777777" w:rsidR="008758E5" w:rsidRDefault="008758E5" w:rsidP="00CD2394">
            <w:pPr>
              <w:keepLines/>
            </w:pPr>
            <w:r>
              <w:t>vocātō</w:t>
            </w:r>
          </w:p>
        </w:tc>
        <w:tc>
          <w:tcPr>
            <w:tcW w:w="1558" w:type="dxa"/>
          </w:tcPr>
          <w:p w14:paraId="41D7E853" w14:textId="77777777" w:rsidR="008758E5" w:rsidRDefault="008758E5" w:rsidP="00CD2394">
            <w:pPr>
              <w:keepLines/>
            </w:pPr>
            <w:r>
              <w:t>vocātae</w:t>
            </w:r>
          </w:p>
        </w:tc>
        <w:tc>
          <w:tcPr>
            <w:tcW w:w="1558" w:type="dxa"/>
          </w:tcPr>
          <w:p w14:paraId="12F897FD" w14:textId="77777777" w:rsidR="008758E5" w:rsidRDefault="008758E5" w:rsidP="00CD2394">
            <w:pPr>
              <w:keepLines/>
            </w:pPr>
            <w:r>
              <w:t>vocātō</w:t>
            </w:r>
          </w:p>
        </w:tc>
        <w:tc>
          <w:tcPr>
            <w:tcW w:w="1558" w:type="dxa"/>
          </w:tcPr>
          <w:p w14:paraId="65EB8499" w14:textId="77777777" w:rsidR="008758E5" w:rsidRDefault="008758E5" w:rsidP="00CD2394">
            <w:pPr>
              <w:keepLines/>
            </w:pPr>
            <w:r>
              <w:t>vocātīs</w:t>
            </w:r>
          </w:p>
        </w:tc>
        <w:tc>
          <w:tcPr>
            <w:tcW w:w="1559" w:type="dxa"/>
          </w:tcPr>
          <w:p w14:paraId="174ACA8F" w14:textId="77777777" w:rsidR="008758E5" w:rsidRDefault="008758E5" w:rsidP="00CD2394">
            <w:pPr>
              <w:keepLines/>
            </w:pPr>
            <w:r>
              <w:t>vocātīs</w:t>
            </w:r>
          </w:p>
        </w:tc>
        <w:tc>
          <w:tcPr>
            <w:tcW w:w="1559" w:type="dxa"/>
          </w:tcPr>
          <w:p w14:paraId="2B4995C9" w14:textId="77777777" w:rsidR="008758E5" w:rsidRDefault="008758E5" w:rsidP="00CD2394">
            <w:pPr>
              <w:keepLines/>
            </w:pPr>
            <w:r>
              <w:t>vocātis</w:t>
            </w:r>
          </w:p>
        </w:tc>
      </w:tr>
      <w:tr w:rsidR="008758E5" w14:paraId="62F75071" w14:textId="77777777" w:rsidTr="008758E5">
        <w:tc>
          <w:tcPr>
            <w:tcW w:w="1558" w:type="dxa"/>
          </w:tcPr>
          <w:p w14:paraId="514A8DAB" w14:textId="77777777" w:rsidR="008758E5" w:rsidRDefault="008758E5" w:rsidP="00CD2394">
            <w:pPr>
              <w:keepLines/>
            </w:pPr>
            <w:r>
              <w:t>vocātum</w:t>
            </w:r>
          </w:p>
        </w:tc>
        <w:tc>
          <w:tcPr>
            <w:tcW w:w="1558" w:type="dxa"/>
          </w:tcPr>
          <w:p w14:paraId="3429B668" w14:textId="77777777" w:rsidR="008758E5" w:rsidRDefault="008758E5" w:rsidP="00CD2394">
            <w:pPr>
              <w:keepLines/>
            </w:pPr>
            <w:r>
              <w:t>vocātam</w:t>
            </w:r>
          </w:p>
        </w:tc>
        <w:tc>
          <w:tcPr>
            <w:tcW w:w="1558" w:type="dxa"/>
          </w:tcPr>
          <w:p w14:paraId="3F479317" w14:textId="77777777" w:rsidR="008758E5" w:rsidRDefault="008758E5" w:rsidP="00CD2394">
            <w:pPr>
              <w:keepLines/>
            </w:pPr>
            <w:r>
              <w:t>vocātum</w:t>
            </w:r>
          </w:p>
        </w:tc>
        <w:tc>
          <w:tcPr>
            <w:tcW w:w="1558" w:type="dxa"/>
          </w:tcPr>
          <w:p w14:paraId="37E2B4FE" w14:textId="77777777" w:rsidR="008758E5" w:rsidRDefault="008758E5" w:rsidP="00CD2394">
            <w:pPr>
              <w:keepLines/>
            </w:pPr>
            <w:r>
              <w:t>vocātōs</w:t>
            </w:r>
          </w:p>
        </w:tc>
        <w:tc>
          <w:tcPr>
            <w:tcW w:w="1559" w:type="dxa"/>
          </w:tcPr>
          <w:p w14:paraId="0F4653BC" w14:textId="77777777" w:rsidR="008758E5" w:rsidRDefault="008758E5" w:rsidP="00CD2394">
            <w:pPr>
              <w:keepLines/>
            </w:pPr>
            <w:r>
              <w:t>vocātās</w:t>
            </w:r>
          </w:p>
        </w:tc>
        <w:tc>
          <w:tcPr>
            <w:tcW w:w="1559" w:type="dxa"/>
          </w:tcPr>
          <w:p w14:paraId="18071683" w14:textId="77777777" w:rsidR="008758E5" w:rsidRDefault="008758E5" w:rsidP="00CD2394">
            <w:pPr>
              <w:keepLines/>
            </w:pPr>
            <w:r>
              <w:t>vocāta</w:t>
            </w:r>
          </w:p>
        </w:tc>
      </w:tr>
      <w:tr w:rsidR="008758E5" w14:paraId="493798A4" w14:textId="77777777" w:rsidTr="008758E5">
        <w:tc>
          <w:tcPr>
            <w:tcW w:w="1558" w:type="dxa"/>
          </w:tcPr>
          <w:p w14:paraId="44D5E960" w14:textId="77777777" w:rsidR="008758E5" w:rsidRDefault="008758E5" w:rsidP="00CD2394">
            <w:pPr>
              <w:keepLines/>
            </w:pPr>
            <w:r>
              <w:t>vocātō</w:t>
            </w:r>
          </w:p>
        </w:tc>
        <w:tc>
          <w:tcPr>
            <w:tcW w:w="1558" w:type="dxa"/>
          </w:tcPr>
          <w:p w14:paraId="5D66D80C" w14:textId="77777777" w:rsidR="008758E5" w:rsidRDefault="008758E5" w:rsidP="00CD2394">
            <w:pPr>
              <w:keepLines/>
            </w:pPr>
            <w:r>
              <w:t>vocātā</w:t>
            </w:r>
          </w:p>
        </w:tc>
        <w:tc>
          <w:tcPr>
            <w:tcW w:w="1558" w:type="dxa"/>
          </w:tcPr>
          <w:p w14:paraId="4D7B2BD6" w14:textId="77777777" w:rsidR="008758E5" w:rsidRDefault="008758E5" w:rsidP="00CD2394">
            <w:pPr>
              <w:keepLines/>
            </w:pPr>
            <w:r>
              <w:t>vocātō</w:t>
            </w:r>
          </w:p>
        </w:tc>
        <w:tc>
          <w:tcPr>
            <w:tcW w:w="1558" w:type="dxa"/>
          </w:tcPr>
          <w:p w14:paraId="094D84AA" w14:textId="77777777" w:rsidR="008758E5" w:rsidRDefault="008758E5" w:rsidP="00CD2394">
            <w:pPr>
              <w:keepLines/>
            </w:pPr>
            <w:r>
              <w:t>vocātīs</w:t>
            </w:r>
          </w:p>
        </w:tc>
        <w:tc>
          <w:tcPr>
            <w:tcW w:w="1559" w:type="dxa"/>
          </w:tcPr>
          <w:p w14:paraId="7DE73204" w14:textId="77777777" w:rsidR="008758E5" w:rsidRDefault="008758E5" w:rsidP="00CD2394">
            <w:pPr>
              <w:keepLines/>
            </w:pPr>
            <w:r>
              <w:t>vocātīs</w:t>
            </w:r>
          </w:p>
        </w:tc>
        <w:tc>
          <w:tcPr>
            <w:tcW w:w="1559" w:type="dxa"/>
          </w:tcPr>
          <w:p w14:paraId="2976AF80" w14:textId="77777777" w:rsidR="008758E5" w:rsidRDefault="008758E5" w:rsidP="00CD2394">
            <w:pPr>
              <w:keepLines/>
            </w:pPr>
            <w:r>
              <w:t>vocātīs</w:t>
            </w:r>
          </w:p>
        </w:tc>
      </w:tr>
    </w:tbl>
    <w:p w14:paraId="74E7AEEE" w14:textId="77777777" w:rsidR="008758E5" w:rsidRDefault="008758E5" w:rsidP="00CD2394">
      <w:pPr>
        <w:keepLines/>
      </w:pPr>
    </w:p>
    <w:p w14:paraId="772EDB1E" w14:textId="77777777" w:rsidR="008758E5" w:rsidRDefault="008758E5" w:rsidP="00CD2394">
      <w:pPr>
        <w:keepLines/>
      </w:pPr>
      <w:r>
        <w:t xml:space="preserve">Unlike English, most—but not all—participles modify whole clauses rather than individual nouns (see </w:t>
      </w:r>
      <w:r w:rsidRPr="00F26C90">
        <w:rPr>
          <w:rStyle w:val="Strong"/>
        </w:rPr>
        <w:t>attributive</w:t>
      </w:r>
      <w:r>
        <w:t xml:space="preserve"> and </w:t>
      </w:r>
      <w:r w:rsidRPr="00F26C90">
        <w:rPr>
          <w:rStyle w:val="Strong"/>
        </w:rPr>
        <w:t>predicative</w:t>
      </w:r>
      <w:r>
        <w:t xml:space="preserve"> participles in the index).</w:t>
      </w:r>
    </w:p>
    <w:p w14:paraId="5B98F513" w14:textId="77777777" w:rsidR="008758E5" w:rsidRDefault="008758E5" w:rsidP="00CD2394">
      <w:pPr>
        <w:keepLines/>
      </w:pPr>
      <w:r>
        <w:t>The sentence below can be translated several ways, depending on context:</w:t>
      </w:r>
    </w:p>
    <w:p w14:paraId="15FEB864" w14:textId="77777777" w:rsidR="008758E5" w:rsidRDefault="008758E5" w:rsidP="00CD2394">
      <w:pPr>
        <w:keepLines/>
      </w:pPr>
      <w:r>
        <w:t>Equus a multīs</w:t>
      </w:r>
      <w:r w:rsidRPr="00713901">
        <w:rPr>
          <w:b/>
        </w:rPr>
        <w:t xml:space="preserve"> petitus</w:t>
      </w:r>
      <w:r>
        <w:t xml:space="preserve"> ad viam currit.</w:t>
      </w:r>
      <w:r>
        <w:tab/>
        <w:t>The horse, sought by many, runs toward the road.</w:t>
      </w:r>
    </w:p>
    <w:p w14:paraId="67F489AD" w14:textId="77777777" w:rsidR="008758E5" w:rsidRDefault="008758E5" w:rsidP="00CD2394">
      <w:pPr>
        <w:keepLines/>
      </w:pPr>
      <w:r>
        <w:tab/>
      </w:r>
      <w:r>
        <w:tab/>
      </w:r>
      <w:r>
        <w:tab/>
      </w:r>
      <w:r>
        <w:tab/>
      </w:r>
      <w:r>
        <w:tab/>
        <w:t>The horse that was sought by many runs toward the road.</w:t>
      </w:r>
    </w:p>
    <w:p w14:paraId="2B529847" w14:textId="77777777" w:rsidR="008758E5" w:rsidRDefault="008758E5" w:rsidP="00CD2394">
      <w:pPr>
        <w:keepLines/>
      </w:pPr>
      <w:r>
        <w:tab/>
      </w:r>
      <w:r>
        <w:tab/>
      </w:r>
      <w:r>
        <w:tab/>
      </w:r>
      <w:r>
        <w:tab/>
      </w:r>
      <w:r>
        <w:tab/>
        <w:t>Because the horse was sought by many it ran toward the road.</w:t>
      </w:r>
    </w:p>
    <w:p w14:paraId="1AA89AE3" w14:textId="77777777" w:rsidR="008758E5" w:rsidRDefault="008758E5" w:rsidP="00CD2394">
      <w:pPr>
        <w:keepLines/>
      </w:pPr>
      <w:r>
        <w:tab/>
      </w:r>
      <w:r>
        <w:tab/>
      </w:r>
      <w:r>
        <w:tab/>
      </w:r>
      <w:r>
        <w:tab/>
      </w:r>
      <w:r>
        <w:tab/>
        <w:t>The horse, when it was sought by many, ran toward the road.</w:t>
      </w:r>
    </w:p>
    <w:p w14:paraId="514AA7B1" w14:textId="77777777" w:rsidR="008758E5" w:rsidRDefault="008758E5" w:rsidP="00CD2394">
      <w:pPr>
        <w:keepLines/>
      </w:pPr>
      <w:r>
        <w:t xml:space="preserve">In the first example, the perfect participle </w:t>
      </w:r>
      <w:r>
        <w:rPr>
          <w:i/>
        </w:rPr>
        <w:t>petitus</w:t>
      </w:r>
      <w:r>
        <w:t xml:space="preserve"> is taken to modify the noun horse. In the other examples, although the participle agrees with </w:t>
      </w:r>
      <w:r>
        <w:rPr>
          <w:i/>
        </w:rPr>
        <w:t>equus</w:t>
      </w:r>
      <w:r>
        <w:t>, it is taken to modify the dependent clause.</w:t>
      </w:r>
    </w:p>
    <w:p w14:paraId="3810181A" w14:textId="77777777" w:rsidR="008758E5" w:rsidRDefault="008758E5" w:rsidP="00CD2394">
      <w:pPr>
        <w:keepLines/>
      </w:pPr>
      <w:r>
        <w:t xml:space="preserve">Caesar, illōs </w:t>
      </w:r>
      <w:r w:rsidRPr="00FE5459">
        <w:rPr>
          <w:b/>
        </w:rPr>
        <w:t>ducēns</w:t>
      </w:r>
      <w:r>
        <w:t>, Romam relinquit.</w:t>
      </w:r>
      <w:r>
        <w:tab/>
      </w:r>
      <w:r>
        <w:tab/>
        <w:t>Caesar, leading those men, leaves Rome.</w:t>
      </w:r>
    </w:p>
    <w:p w14:paraId="5C797F60" w14:textId="77777777" w:rsidR="008758E5" w:rsidRDefault="008758E5" w:rsidP="00CD2394">
      <w:pPr>
        <w:keepLines/>
      </w:pPr>
      <w:r>
        <w:tab/>
      </w:r>
      <w:r>
        <w:tab/>
      </w:r>
      <w:r>
        <w:tab/>
      </w:r>
      <w:r>
        <w:tab/>
      </w:r>
      <w:r>
        <w:tab/>
      </w:r>
      <w:r>
        <w:tab/>
        <w:t>Caesar, who is leading those men, leaves Rome.</w:t>
      </w:r>
    </w:p>
    <w:p w14:paraId="3C186F3A" w14:textId="77777777" w:rsidR="008758E5" w:rsidRDefault="008758E5" w:rsidP="00CD2394">
      <w:pPr>
        <w:keepLines/>
      </w:pPr>
      <w:r>
        <w:tab/>
      </w:r>
      <w:r>
        <w:tab/>
      </w:r>
      <w:r>
        <w:tab/>
      </w:r>
      <w:r>
        <w:tab/>
      </w:r>
      <w:r>
        <w:tab/>
      </w:r>
      <w:r>
        <w:tab/>
        <w:t>While Caesar is leading those men, he leaves Rome.</w:t>
      </w:r>
    </w:p>
    <w:p w14:paraId="106FC663" w14:textId="77777777" w:rsidR="008758E5" w:rsidRDefault="008758E5" w:rsidP="00CD2394">
      <w:pPr>
        <w:keepLines/>
      </w:pPr>
      <w:r>
        <w:t>Although it’s difficult to choose the right sense of the participle when translating individual sentences, context will make it easier once you read them in passages.</w:t>
      </w:r>
    </w:p>
    <w:p w14:paraId="2B1A6DED" w14:textId="77777777" w:rsidR="008758E5" w:rsidRDefault="008758E5" w:rsidP="00CD2394">
      <w:pPr>
        <w:keepLines/>
      </w:pPr>
      <w:r w:rsidRPr="00F26C90">
        <w:rPr>
          <w:rStyle w:val="Heading5Char"/>
        </w:rPr>
        <w:t>Segmenting</w:t>
      </w:r>
      <w:r>
        <w:t>: Participles can mark sentence segments just like verbs, punctuation, conjunctions, and prepositions. Participles are often used to govern an independent clause, so they will contain the same place/time/means constructions as the verbs from which they come.</w:t>
      </w:r>
    </w:p>
    <w:p w14:paraId="2FF7EC26" w14:textId="77777777" w:rsidR="008758E5" w:rsidRDefault="008758E5" w:rsidP="00CD2394">
      <w:pPr>
        <w:pStyle w:val="SectionandVocabheader"/>
      </w:pPr>
      <w:bookmarkStart w:id="82" w:name="_Toc158985018"/>
      <w:r w:rsidRPr="00DD58DC">
        <w:rPr>
          <w:rStyle w:val="Heading3Char"/>
        </w:rPr>
        <w:t>Chapter 13 Exercises</w:t>
      </w:r>
      <w:bookmarkEnd w:id="82"/>
      <w:r>
        <w:t xml:space="preserve"> </w:t>
      </w:r>
    </w:p>
    <w:p w14:paraId="552B397B" w14:textId="77777777" w:rsidR="008758E5" w:rsidRDefault="008758E5" w:rsidP="00CD2394">
      <w:pPr>
        <w:keepLines/>
      </w:pPr>
      <w:r>
        <w:t>A) translate the following segments/clauses</w:t>
      </w:r>
    </w:p>
    <w:p w14:paraId="76490F0E" w14:textId="7B522347" w:rsidR="008758E5" w:rsidRDefault="008758E5">
      <w:pPr>
        <w:pStyle w:val="ListParagraph"/>
        <w:keepLines/>
        <w:numPr>
          <w:ilvl w:val="0"/>
          <w:numId w:val="75"/>
        </w:numPr>
      </w:pPr>
      <w:r>
        <w:lastRenderedPageBreak/>
        <w:t>credunt suīs filiīs</w:t>
      </w:r>
      <w:r>
        <w:tab/>
      </w:r>
      <w:r>
        <w:tab/>
      </w:r>
      <w:r>
        <w:tab/>
        <w:t>______________________</w:t>
      </w:r>
    </w:p>
    <w:p w14:paraId="6BD37116" w14:textId="0EF927BD" w:rsidR="008758E5" w:rsidRDefault="008758E5">
      <w:pPr>
        <w:pStyle w:val="ListParagraph"/>
        <w:keepLines/>
        <w:numPr>
          <w:ilvl w:val="0"/>
          <w:numId w:val="75"/>
        </w:numPr>
      </w:pPr>
      <w:r>
        <w:t>fratrēs utrius</w:t>
      </w:r>
      <w:r>
        <w:tab/>
      </w:r>
      <w:r>
        <w:tab/>
      </w:r>
      <w:r>
        <w:tab/>
      </w:r>
      <w:r>
        <w:tab/>
        <w:t>______________________</w:t>
      </w:r>
    </w:p>
    <w:p w14:paraId="29A65380" w14:textId="53DEC2D3" w:rsidR="008758E5" w:rsidRDefault="008758E5">
      <w:pPr>
        <w:pStyle w:val="ListParagraph"/>
        <w:keepLines/>
        <w:numPr>
          <w:ilvl w:val="0"/>
          <w:numId w:val="75"/>
        </w:numPr>
      </w:pPr>
      <w:r>
        <w:t xml:space="preserve">uter frater </w:t>
      </w:r>
      <w:r>
        <w:tab/>
      </w:r>
      <w:r>
        <w:tab/>
      </w:r>
      <w:r>
        <w:tab/>
      </w:r>
      <w:r>
        <w:tab/>
        <w:t>______________________</w:t>
      </w:r>
    </w:p>
    <w:p w14:paraId="6CDE2EBD" w14:textId="2DC0F47F" w:rsidR="008758E5" w:rsidRDefault="008758E5">
      <w:pPr>
        <w:pStyle w:val="ListParagraph"/>
        <w:keepLines/>
        <w:numPr>
          <w:ilvl w:val="0"/>
          <w:numId w:val="75"/>
        </w:numPr>
      </w:pPr>
      <w:r>
        <w:t>currimus ad potentem pātriam</w:t>
      </w:r>
      <w:r>
        <w:tab/>
      </w:r>
      <w:r w:rsidR="00F94AE9">
        <w:tab/>
      </w:r>
      <w:r>
        <w:t>______________________</w:t>
      </w:r>
    </w:p>
    <w:p w14:paraId="22B3EF50" w14:textId="0014C49C" w:rsidR="008758E5" w:rsidRDefault="008758E5">
      <w:pPr>
        <w:pStyle w:val="ListParagraph"/>
        <w:keepLines/>
        <w:numPr>
          <w:ilvl w:val="0"/>
          <w:numId w:val="75"/>
        </w:numPr>
      </w:pPr>
      <w:r>
        <w:t>capita ingentium campōrum</w:t>
      </w:r>
      <w:r>
        <w:tab/>
      </w:r>
      <w:r>
        <w:tab/>
        <w:t>______________________</w:t>
      </w:r>
    </w:p>
    <w:p w14:paraId="6BF0A434" w14:textId="5E707437" w:rsidR="008758E5" w:rsidRDefault="008758E5">
      <w:pPr>
        <w:pStyle w:val="ListParagraph"/>
        <w:keepLines/>
        <w:numPr>
          <w:ilvl w:val="0"/>
          <w:numId w:val="75"/>
        </w:numPr>
      </w:pPr>
      <w:r>
        <w:t>sē ferre totum caelum credunt</w:t>
      </w:r>
      <w:r>
        <w:tab/>
      </w:r>
      <w:r w:rsidR="00F94AE9">
        <w:tab/>
      </w:r>
      <w:r>
        <w:t>______________________</w:t>
      </w:r>
    </w:p>
    <w:p w14:paraId="09D85E6C" w14:textId="1B275825" w:rsidR="008758E5" w:rsidRDefault="008758E5">
      <w:pPr>
        <w:pStyle w:val="ListParagraph"/>
        <w:keepLines/>
        <w:numPr>
          <w:ilvl w:val="0"/>
          <w:numId w:val="75"/>
        </w:numPr>
      </w:pPr>
      <w:r>
        <w:t>cum sē vocat, ea audit</w:t>
      </w:r>
      <w:r>
        <w:tab/>
      </w:r>
      <w:r>
        <w:tab/>
      </w:r>
      <w:r w:rsidR="00F94AE9">
        <w:tab/>
      </w:r>
      <w:r>
        <w:t>______________________</w:t>
      </w:r>
    </w:p>
    <w:p w14:paraId="4CAB0EB4" w14:textId="756112FE" w:rsidR="008758E5" w:rsidRDefault="008758E5">
      <w:pPr>
        <w:pStyle w:val="ListParagraph"/>
        <w:keepLines/>
        <w:numPr>
          <w:ilvl w:val="0"/>
          <w:numId w:val="75"/>
        </w:numPr>
      </w:pPr>
      <w:r>
        <w:t>meum os noscunt</w:t>
      </w:r>
      <w:r>
        <w:tab/>
      </w:r>
      <w:r>
        <w:tab/>
      </w:r>
      <w:r>
        <w:tab/>
        <w:t>______________________</w:t>
      </w:r>
    </w:p>
    <w:p w14:paraId="595FF571" w14:textId="5C8997A1" w:rsidR="008758E5" w:rsidRDefault="008758E5">
      <w:pPr>
        <w:pStyle w:val="ListParagraph"/>
        <w:keepLines/>
        <w:numPr>
          <w:ilvl w:val="0"/>
          <w:numId w:val="75"/>
        </w:numPr>
      </w:pPr>
      <w:r>
        <w:t>tua membra iacent</w:t>
      </w:r>
      <w:r>
        <w:tab/>
      </w:r>
      <w:r>
        <w:tab/>
      </w:r>
      <w:r>
        <w:tab/>
        <w:t>______________________</w:t>
      </w:r>
    </w:p>
    <w:p w14:paraId="5157D906" w14:textId="4F6D4813" w:rsidR="008758E5" w:rsidRDefault="008758E5">
      <w:pPr>
        <w:pStyle w:val="ListParagraph"/>
        <w:keepLines/>
        <w:numPr>
          <w:ilvl w:val="0"/>
          <w:numId w:val="75"/>
        </w:numPr>
      </w:pPr>
      <w:r>
        <w:t>sua pectōra ferēbant</w:t>
      </w:r>
      <w:r>
        <w:tab/>
      </w:r>
      <w:r>
        <w:tab/>
      </w:r>
      <w:r w:rsidR="00F94AE9">
        <w:tab/>
      </w:r>
      <w:r>
        <w:t>______________________</w:t>
      </w:r>
    </w:p>
    <w:p w14:paraId="54AD5F2A" w14:textId="1A28B716" w:rsidR="00E2513B" w:rsidRDefault="00E2513B" w:rsidP="00CD2394">
      <w:pPr>
        <w:keepLines/>
      </w:pPr>
    </w:p>
    <w:p w14:paraId="27047EE4" w14:textId="1D70B172" w:rsidR="00E2513B" w:rsidRDefault="00F94AE9" w:rsidP="00CD2394">
      <w:pPr>
        <w:keepLines/>
      </w:pPr>
      <w:r>
        <w:t>B) translate the following phrases into Latin. First, determine whether you should use a verb and/or participle</w:t>
      </w:r>
    </w:p>
    <w:p w14:paraId="0FE3F9E9" w14:textId="6C5D3AA3" w:rsidR="00F94AE9" w:rsidRDefault="00F94AE9">
      <w:pPr>
        <w:pStyle w:val="ListParagraph"/>
        <w:keepLines/>
        <w:numPr>
          <w:ilvl w:val="0"/>
          <w:numId w:val="74"/>
        </w:numPr>
      </w:pPr>
      <w:r>
        <w:t>we sent the soldiers</w:t>
      </w:r>
      <w:r>
        <w:tab/>
      </w:r>
      <w:r>
        <w:tab/>
      </w:r>
      <w:r>
        <w:tab/>
        <w:t>_____________________________________________</w:t>
      </w:r>
    </w:p>
    <w:p w14:paraId="2D670116" w14:textId="1893E4B6" w:rsidR="00F94AE9" w:rsidRDefault="00F94AE9">
      <w:pPr>
        <w:pStyle w:val="ListParagraph"/>
        <w:keepLines/>
        <w:numPr>
          <w:ilvl w:val="0"/>
          <w:numId w:val="74"/>
        </w:numPr>
      </w:pPr>
      <w:r>
        <w:t>soldiers sent from the skies</w:t>
      </w:r>
      <w:r>
        <w:tab/>
      </w:r>
      <w:r>
        <w:tab/>
        <w:t>_____________________________________________</w:t>
      </w:r>
    </w:p>
    <w:p w14:paraId="7CB9D4EF" w14:textId="5137B4DA" w:rsidR="00F94AE9" w:rsidRDefault="00F94AE9">
      <w:pPr>
        <w:pStyle w:val="ListParagraph"/>
        <w:keepLines/>
        <w:numPr>
          <w:ilvl w:val="0"/>
          <w:numId w:val="74"/>
        </w:numPr>
      </w:pPr>
      <w:r>
        <w:t>some are running</w:t>
      </w:r>
      <w:r>
        <w:tab/>
      </w:r>
      <w:r>
        <w:tab/>
      </w:r>
      <w:r>
        <w:tab/>
        <w:t>_____________________________________________</w:t>
      </w:r>
    </w:p>
    <w:p w14:paraId="6121FA44" w14:textId="6536C98F" w:rsidR="00F94AE9" w:rsidRDefault="00F94AE9">
      <w:pPr>
        <w:pStyle w:val="ListParagraph"/>
        <w:keepLines/>
        <w:numPr>
          <w:ilvl w:val="0"/>
          <w:numId w:val="74"/>
        </w:numPr>
      </w:pPr>
      <w:r>
        <w:t>the men carrying the water are running</w:t>
      </w:r>
      <w:r>
        <w:tab/>
        <w:t>_____________________________________________</w:t>
      </w:r>
    </w:p>
    <w:p w14:paraId="01DF5EB3" w14:textId="4FDDD95E" w:rsidR="00F94AE9" w:rsidRDefault="00F94AE9">
      <w:pPr>
        <w:pStyle w:val="ListParagraph"/>
        <w:keepLines/>
        <w:numPr>
          <w:ilvl w:val="0"/>
          <w:numId w:val="74"/>
        </w:numPr>
      </w:pPr>
      <w:r>
        <w:t>sent to the fatherland</w:t>
      </w:r>
      <w:r>
        <w:tab/>
      </w:r>
      <w:r>
        <w:tab/>
      </w:r>
      <w:r>
        <w:tab/>
        <w:t>_____________________________________________</w:t>
      </w:r>
    </w:p>
    <w:p w14:paraId="0CE8CAC3" w14:textId="1497C290" w:rsidR="00F94AE9" w:rsidRDefault="00F94AE9">
      <w:pPr>
        <w:pStyle w:val="ListParagraph"/>
        <w:keepLines/>
        <w:numPr>
          <w:ilvl w:val="0"/>
          <w:numId w:val="74"/>
        </w:numPr>
      </w:pPr>
      <w:r>
        <w:t>they were sent from the fatherland</w:t>
      </w:r>
      <w:r>
        <w:tab/>
        <w:t>_____________________________________________</w:t>
      </w:r>
    </w:p>
    <w:p w14:paraId="1D0FC337" w14:textId="6ECAC76C" w:rsidR="00F94AE9" w:rsidRDefault="00F94AE9">
      <w:pPr>
        <w:pStyle w:val="ListParagraph"/>
        <w:keepLines/>
        <w:numPr>
          <w:ilvl w:val="0"/>
          <w:numId w:val="74"/>
        </w:numPr>
      </w:pPr>
      <w:r>
        <w:t>friends of the captured soldier</w:t>
      </w:r>
      <w:r>
        <w:tab/>
      </w:r>
      <w:r>
        <w:tab/>
        <w:t>_____________________________________________</w:t>
      </w:r>
    </w:p>
    <w:p w14:paraId="745171BE" w14:textId="64459C4F" w:rsidR="00F94AE9" w:rsidRDefault="00F94AE9">
      <w:pPr>
        <w:pStyle w:val="ListParagraph"/>
        <w:keepLines/>
        <w:numPr>
          <w:ilvl w:val="0"/>
          <w:numId w:val="74"/>
        </w:numPr>
      </w:pPr>
      <w:r>
        <w:t>a gift to the running women</w:t>
      </w:r>
      <w:r>
        <w:tab/>
      </w:r>
      <w:r>
        <w:tab/>
        <w:t>_____________________________________________</w:t>
      </w:r>
    </w:p>
    <w:p w14:paraId="6216D453" w14:textId="29FD0AC4" w:rsidR="005C6B83" w:rsidRDefault="005C6B83">
      <w:pPr>
        <w:pStyle w:val="ListParagraph"/>
        <w:keepLines/>
        <w:numPr>
          <w:ilvl w:val="0"/>
          <w:numId w:val="74"/>
        </w:numPr>
      </w:pPr>
      <w:r>
        <w:t>we run toward the savage ones carrying the limbs _____________________________________</w:t>
      </w:r>
    </w:p>
    <w:p w14:paraId="5D8A7FAE" w14:textId="4BB942AC" w:rsidR="00F94AE9" w:rsidRPr="00294681" w:rsidRDefault="005C6B83">
      <w:pPr>
        <w:pStyle w:val="ListParagraph"/>
        <w:keepLines/>
        <w:numPr>
          <w:ilvl w:val="0"/>
          <w:numId w:val="74"/>
        </w:numPr>
      </w:pPr>
      <w:r>
        <w:t>do you see the captured fields?</w:t>
      </w:r>
      <w:r>
        <w:tab/>
      </w:r>
      <w:r>
        <w:tab/>
        <w:t>_____________________________________________</w:t>
      </w:r>
      <w:r>
        <w:br/>
        <w:t xml:space="preserve"> </w:t>
      </w:r>
    </w:p>
    <w:p w14:paraId="322DA761" w14:textId="77777777" w:rsidR="008758E5" w:rsidRDefault="008758E5" w:rsidP="00CD2394">
      <w:pPr>
        <w:pStyle w:val="SectionandVocabheader"/>
      </w:pPr>
      <w:bookmarkStart w:id="83" w:name="_Toc158985019"/>
      <w:r w:rsidRPr="00CB0483">
        <w:rPr>
          <w:rStyle w:val="Heading3Char"/>
        </w:rPr>
        <w:t>Chapter 13 Translations</w:t>
      </w:r>
      <w:bookmarkEnd w:id="83"/>
    </w:p>
    <w:p w14:paraId="1C7AF2CE" w14:textId="77777777" w:rsidR="008758E5" w:rsidRDefault="008758E5" w:rsidP="00CD2394">
      <w:pPr>
        <w:keepLines/>
      </w:pPr>
      <w:r>
        <w:t>Practice translating the following sentences. Identify sentence segments, especially participial phrases, and try translating participles in different ways.</w:t>
      </w:r>
    </w:p>
    <w:p w14:paraId="33C19603" w14:textId="77777777" w:rsidR="008758E5" w:rsidRDefault="008758E5">
      <w:pPr>
        <w:pStyle w:val="ListParagraph"/>
        <w:keepLines/>
        <w:numPr>
          <w:ilvl w:val="0"/>
          <w:numId w:val="57"/>
        </w:numPr>
      </w:pPr>
      <w:r>
        <w:t>ūnus milēs ferum os ferēns in mediam hostem advēnit</w:t>
      </w:r>
    </w:p>
    <w:p w14:paraId="24A4CE61" w14:textId="77777777" w:rsidR="008758E5" w:rsidRDefault="008758E5">
      <w:pPr>
        <w:pStyle w:val="ListParagraph"/>
        <w:keepLines/>
        <w:numPr>
          <w:ilvl w:val="0"/>
          <w:numId w:val="57"/>
        </w:numPr>
      </w:pPr>
      <w:r>
        <w:lastRenderedPageBreak/>
        <w:t>hominēs meī ad urbem a fatīs ductī post longum tempus ad litus venērunt</w:t>
      </w:r>
    </w:p>
    <w:p w14:paraId="618E182F" w14:textId="257BDB6F" w:rsidR="008758E5" w:rsidRDefault="008758E5">
      <w:pPr>
        <w:pStyle w:val="ListParagraph"/>
        <w:keepLines/>
        <w:numPr>
          <w:ilvl w:val="0"/>
          <w:numId w:val="57"/>
        </w:numPr>
      </w:pPr>
      <w:r>
        <w:t xml:space="preserve">saepe illī quibus honorēs ingentēs datī sunt otium nōn </w:t>
      </w:r>
      <w:r w:rsidR="0020149B">
        <w:t>invenīre</w:t>
      </w:r>
      <w:r>
        <w:t xml:space="preserve"> possunt</w:t>
      </w:r>
    </w:p>
    <w:p w14:paraId="23429EB7" w14:textId="4A7BF60B" w:rsidR="008758E5" w:rsidRDefault="008758E5">
      <w:pPr>
        <w:pStyle w:val="ListParagraph"/>
        <w:keepLines/>
        <w:numPr>
          <w:ilvl w:val="0"/>
          <w:numId w:val="57"/>
        </w:numPr>
      </w:pPr>
      <w:r>
        <w:t>illae sē arma ad pa</w:t>
      </w:r>
      <w:r w:rsidR="0020149B">
        <w:t>triam mittere dixērunt, sed pet</w:t>
      </w:r>
      <w:r>
        <w:t>entēs novum regnum nostram terram relinquimus</w:t>
      </w:r>
    </w:p>
    <w:p w14:paraId="4DCF8B93" w14:textId="77777777" w:rsidR="008758E5" w:rsidRDefault="008758E5">
      <w:pPr>
        <w:pStyle w:val="ListParagraph"/>
        <w:keepLines/>
        <w:numPr>
          <w:ilvl w:val="0"/>
          <w:numId w:val="57"/>
        </w:numPr>
      </w:pPr>
      <w:r>
        <w:t>cum vestrōs equōs ad campum latōs vidēre nōn poteramus, ereptōs esse a militibus credidimus</w:t>
      </w:r>
    </w:p>
    <w:p w14:paraId="2E2A6FFA" w14:textId="77777777" w:rsidR="008758E5" w:rsidRDefault="008758E5">
      <w:pPr>
        <w:pStyle w:val="ListParagraph"/>
        <w:keepLines/>
        <w:numPr>
          <w:ilvl w:val="0"/>
          <w:numId w:val="57"/>
        </w:numPr>
      </w:pPr>
      <w:r>
        <w:t>eō tempore ex illīs ambulantibus ad suās navēs L. solus cucurrit</w:t>
      </w:r>
    </w:p>
    <w:p w14:paraId="2D16A10A" w14:textId="304340AA" w:rsidR="008758E5" w:rsidRDefault="008758E5">
      <w:pPr>
        <w:pStyle w:val="ListParagraph"/>
        <w:keepLines/>
        <w:numPr>
          <w:ilvl w:val="0"/>
          <w:numId w:val="57"/>
        </w:numPr>
      </w:pPr>
      <w:r>
        <w:t>postquam gravem vocem dē</w:t>
      </w:r>
      <w:r w:rsidR="00C7776E">
        <w:t xml:space="preserve"> altīs caelīs missām audīvērunt</w:t>
      </w:r>
      <w:r>
        <w:t xml:space="preserve"> sūa omnia pectora fera esse senēs dixērunt</w:t>
      </w:r>
    </w:p>
    <w:p w14:paraId="582CC097" w14:textId="77777777" w:rsidR="008758E5" w:rsidRDefault="008758E5">
      <w:pPr>
        <w:pStyle w:val="ListParagraph"/>
        <w:keepLines/>
        <w:numPr>
          <w:ilvl w:val="0"/>
          <w:numId w:val="57"/>
        </w:numPr>
      </w:pPr>
      <w:r>
        <w:t>nōn movēte haec membra quae in campō iacent, sed caput eius ibi ponēte</w:t>
      </w:r>
    </w:p>
    <w:p w14:paraId="47E55764" w14:textId="77777777" w:rsidR="008758E5" w:rsidRDefault="008758E5">
      <w:pPr>
        <w:pStyle w:val="ListParagraph"/>
        <w:keepLines/>
        <w:numPr>
          <w:ilvl w:val="0"/>
          <w:numId w:val="57"/>
        </w:numPr>
      </w:pPr>
      <w:r>
        <w:t>C. Caesar cuius militēs urbem vīcērunt in patriā advēnit. ubi eum tu vīdistī?</w:t>
      </w:r>
    </w:p>
    <w:p w14:paraId="44567ECE" w14:textId="6C320A58" w:rsidR="008758E5" w:rsidRDefault="00C7776E">
      <w:pPr>
        <w:pStyle w:val="ListParagraph"/>
        <w:keepLines/>
        <w:numPr>
          <w:ilvl w:val="0"/>
          <w:numId w:val="57"/>
        </w:numPr>
      </w:pPr>
      <w:r>
        <w:t>pectus meum bonīs meīs amicīs</w:t>
      </w:r>
      <w:r w:rsidR="008758E5">
        <w:t xml:space="preserve"> quī omnia consilia noscunt saepe credit</w:t>
      </w:r>
    </w:p>
    <w:p w14:paraId="454B78C1" w14:textId="77777777" w:rsidR="008758E5" w:rsidRDefault="008758E5" w:rsidP="00CD2394">
      <w:pPr>
        <w:pStyle w:val="SectionandVocabheader"/>
      </w:pPr>
      <w:bookmarkStart w:id="84" w:name="_Toc158985020"/>
      <w:r>
        <w:t>Chapter 13 Vocabulary</w:t>
      </w:r>
      <w:bookmarkEnd w:id="84"/>
    </w:p>
    <w:tbl>
      <w:tblPr>
        <w:tblStyle w:val="TableGrid"/>
        <w:tblW w:w="0" w:type="auto"/>
        <w:tblLook w:val="04A0" w:firstRow="1" w:lastRow="0" w:firstColumn="1" w:lastColumn="0" w:noHBand="0" w:noVBand="1"/>
      </w:tblPr>
      <w:tblGrid>
        <w:gridCol w:w="4670"/>
        <w:gridCol w:w="4670"/>
      </w:tblGrid>
      <w:tr w:rsidR="008758E5" w:rsidRPr="00B54353" w14:paraId="2BA81D1D" w14:textId="77777777" w:rsidTr="0050191B">
        <w:trPr>
          <w:trHeight w:val="611"/>
        </w:trPr>
        <w:tc>
          <w:tcPr>
            <w:tcW w:w="4670" w:type="dxa"/>
          </w:tcPr>
          <w:p w14:paraId="7B646EBC" w14:textId="77777777" w:rsidR="008758E5" w:rsidRPr="00B54353" w:rsidRDefault="008758E5" w:rsidP="00CD2394">
            <w:pPr>
              <w:keepLines/>
            </w:pPr>
            <w:r>
              <w:t xml:space="preserve">Vocabulary </w:t>
            </w:r>
            <w:r w:rsidRPr="00E925BF">
              <w:rPr>
                <w:b/>
                <w:bCs/>
              </w:rPr>
              <w:t>(some words from above are repeated here)</w:t>
            </w:r>
          </w:p>
        </w:tc>
        <w:tc>
          <w:tcPr>
            <w:tcW w:w="4670" w:type="dxa"/>
          </w:tcPr>
          <w:p w14:paraId="56F90E58" w14:textId="77777777" w:rsidR="008758E5" w:rsidRPr="00B54353" w:rsidRDefault="008758E5" w:rsidP="00CD2394">
            <w:pPr>
              <w:keepLines/>
            </w:pPr>
          </w:p>
        </w:tc>
      </w:tr>
      <w:tr w:rsidR="0050191B" w:rsidRPr="00B54353" w14:paraId="7E3E6658" w14:textId="77777777" w:rsidTr="008F51C6">
        <w:trPr>
          <w:trHeight w:val="305"/>
        </w:trPr>
        <w:tc>
          <w:tcPr>
            <w:tcW w:w="4670" w:type="dxa"/>
          </w:tcPr>
          <w:p w14:paraId="4E69844C" w14:textId="77777777" w:rsidR="0050191B" w:rsidRPr="00B54353" w:rsidRDefault="0050191B" w:rsidP="008F51C6">
            <w:pPr>
              <w:keepLines/>
            </w:pPr>
            <w:r w:rsidRPr="00352413">
              <w:rPr>
                <w:rStyle w:val="Strong"/>
              </w:rPr>
              <w:t>Verbs</w:t>
            </w:r>
          </w:p>
        </w:tc>
        <w:tc>
          <w:tcPr>
            <w:tcW w:w="4670" w:type="dxa"/>
          </w:tcPr>
          <w:p w14:paraId="41052A8E" w14:textId="77777777" w:rsidR="0050191B" w:rsidRPr="00B54353" w:rsidRDefault="0050191B" w:rsidP="008F51C6">
            <w:pPr>
              <w:keepLines/>
            </w:pPr>
          </w:p>
        </w:tc>
      </w:tr>
      <w:tr w:rsidR="0050191B" w:rsidRPr="00B54353" w14:paraId="1A8C6C83" w14:textId="77777777" w:rsidTr="008F51C6">
        <w:trPr>
          <w:trHeight w:val="305"/>
        </w:trPr>
        <w:tc>
          <w:tcPr>
            <w:tcW w:w="4670" w:type="dxa"/>
          </w:tcPr>
          <w:p w14:paraId="3AE9393A" w14:textId="45783BB8" w:rsidR="0050191B" w:rsidRPr="00352413" w:rsidRDefault="0050191B" w:rsidP="008F51C6">
            <w:pPr>
              <w:keepLines/>
              <w:rPr>
                <w:rStyle w:val="Strong"/>
              </w:rPr>
            </w:pPr>
            <w:r>
              <w:t>currō, currere,</w:t>
            </w:r>
            <w:r w:rsidR="00895A2F">
              <w:t xml:space="preserve"> cucurr</w:t>
            </w:r>
            <w:r w:rsidR="006F1C0A">
              <w:t>ī</w:t>
            </w:r>
            <w:r w:rsidR="00895A2F">
              <w:t xml:space="preserve"> (or cucurs</w:t>
            </w:r>
            <w:r w:rsidR="006F1C0A">
              <w:t>ī</w:t>
            </w:r>
            <w:r w:rsidR="00895A2F">
              <w:t>)</w:t>
            </w:r>
            <w:r>
              <w:t>, cursus</w:t>
            </w:r>
          </w:p>
        </w:tc>
        <w:tc>
          <w:tcPr>
            <w:tcW w:w="4670" w:type="dxa"/>
          </w:tcPr>
          <w:p w14:paraId="20453845" w14:textId="77777777" w:rsidR="0050191B" w:rsidRPr="00B54353" w:rsidRDefault="0050191B" w:rsidP="008F51C6">
            <w:pPr>
              <w:keepLines/>
            </w:pPr>
            <w:r>
              <w:t>to run</w:t>
            </w:r>
          </w:p>
        </w:tc>
      </w:tr>
      <w:tr w:rsidR="0050191B" w:rsidRPr="00B54353" w14:paraId="7B1E6B48" w14:textId="77777777" w:rsidTr="008F51C6">
        <w:trPr>
          <w:trHeight w:val="294"/>
        </w:trPr>
        <w:tc>
          <w:tcPr>
            <w:tcW w:w="4670" w:type="dxa"/>
          </w:tcPr>
          <w:p w14:paraId="182B8EF8" w14:textId="77777777" w:rsidR="0050191B" w:rsidRPr="00B54353" w:rsidRDefault="0050191B" w:rsidP="008F51C6">
            <w:pPr>
              <w:keepLines/>
            </w:pPr>
            <w:r>
              <w:t>ferō, ferre, tūlī, latus</w:t>
            </w:r>
          </w:p>
        </w:tc>
        <w:tc>
          <w:tcPr>
            <w:tcW w:w="4670" w:type="dxa"/>
          </w:tcPr>
          <w:p w14:paraId="5A188E78" w14:textId="77777777" w:rsidR="0050191B" w:rsidRPr="00B54353" w:rsidRDefault="0050191B" w:rsidP="008F51C6">
            <w:pPr>
              <w:keepLines/>
            </w:pPr>
            <w:r>
              <w:t>to bear, carry, endure</w:t>
            </w:r>
          </w:p>
        </w:tc>
      </w:tr>
      <w:tr w:rsidR="0050191B" w14:paraId="3B986C5D" w14:textId="77777777" w:rsidTr="008F51C6">
        <w:trPr>
          <w:trHeight w:val="305"/>
        </w:trPr>
        <w:tc>
          <w:tcPr>
            <w:tcW w:w="4670" w:type="dxa"/>
          </w:tcPr>
          <w:p w14:paraId="59069341" w14:textId="77777777" w:rsidR="0050191B" w:rsidRDefault="0050191B" w:rsidP="008F51C6">
            <w:pPr>
              <w:keepLines/>
            </w:pPr>
            <w:r>
              <w:t>mittō, mittere, mīsī, missus</w:t>
            </w:r>
            <w:r w:rsidRPr="00B54353">
              <w:t xml:space="preserve"> </w:t>
            </w:r>
          </w:p>
        </w:tc>
        <w:tc>
          <w:tcPr>
            <w:tcW w:w="4670" w:type="dxa"/>
          </w:tcPr>
          <w:p w14:paraId="6C4C063E" w14:textId="16E87DDA" w:rsidR="0050191B" w:rsidRDefault="00317996" w:rsidP="008F51C6">
            <w:pPr>
              <w:keepLines/>
            </w:pPr>
            <w:r>
              <w:t xml:space="preserve">to </w:t>
            </w:r>
            <w:r w:rsidR="0050191B" w:rsidRPr="00B54353">
              <w:t xml:space="preserve">send, let go </w:t>
            </w:r>
          </w:p>
        </w:tc>
      </w:tr>
      <w:tr w:rsidR="008758E5" w:rsidRPr="00B54353" w14:paraId="7E314B6A" w14:textId="77777777" w:rsidTr="0050191B">
        <w:trPr>
          <w:trHeight w:val="305"/>
        </w:trPr>
        <w:tc>
          <w:tcPr>
            <w:tcW w:w="4670" w:type="dxa"/>
          </w:tcPr>
          <w:p w14:paraId="6B719E86" w14:textId="77777777" w:rsidR="008758E5" w:rsidRPr="00352413" w:rsidRDefault="008758E5" w:rsidP="00CD2394">
            <w:pPr>
              <w:keepLines/>
              <w:rPr>
                <w:rStyle w:val="Strong"/>
              </w:rPr>
            </w:pPr>
            <w:r w:rsidRPr="00352413">
              <w:rPr>
                <w:rStyle w:val="Strong"/>
              </w:rPr>
              <w:t>Adjectives</w:t>
            </w:r>
          </w:p>
        </w:tc>
        <w:tc>
          <w:tcPr>
            <w:tcW w:w="4670" w:type="dxa"/>
          </w:tcPr>
          <w:p w14:paraId="00DB7557" w14:textId="77777777" w:rsidR="008758E5" w:rsidRPr="00B54353" w:rsidRDefault="008758E5" w:rsidP="00CD2394">
            <w:pPr>
              <w:keepLines/>
            </w:pPr>
          </w:p>
        </w:tc>
      </w:tr>
      <w:tr w:rsidR="008758E5" w:rsidRPr="00B54353" w14:paraId="39BD4A30" w14:textId="77777777" w:rsidTr="0050191B">
        <w:trPr>
          <w:trHeight w:val="294"/>
        </w:trPr>
        <w:tc>
          <w:tcPr>
            <w:tcW w:w="4670" w:type="dxa"/>
          </w:tcPr>
          <w:p w14:paraId="44272648" w14:textId="77777777" w:rsidR="008758E5" w:rsidRPr="006D0A4C" w:rsidRDefault="008758E5" w:rsidP="00CD2394">
            <w:pPr>
              <w:keepLines/>
              <w:rPr>
                <w:rStyle w:val="Strong"/>
                <w:b w:val="0"/>
              </w:rPr>
            </w:pPr>
            <w:r w:rsidRPr="006D0A4C">
              <w:rPr>
                <w:rStyle w:val="Strong"/>
                <w:b w:val="0"/>
              </w:rPr>
              <w:t>UNUS NAUTA adjectives (listed above)</w:t>
            </w:r>
          </w:p>
        </w:tc>
        <w:tc>
          <w:tcPr>
            <w:tcW w:w="4670" w:type="dxa"/>
          </w:tcPr>
          <w:p w14:paraId="2CF47871" w14:textId="77777777" w:rsidR="008758E5" w:rsidRPr="00B54353" w:rsidRDefault="008758E5" w:rsidP="00CD2394">
            <w:pPr>
              <w:keepLines/>
            </w:pPr>
          </w:p>
        </w:tc>
      </w:tr>
      <w:tr w:rsidR="008758E5" w:rsidRPr="00B54353" w14:paraId="0F2B529E" w14:textId="77777777" w:rsidTr="0050191B">
        <w:trPr>
          <w:trHeight w:val="305"/>
        </w:trPr>
        <w:tc>
          <w:tcPr>
            <w:tcW w:w="4670" w:type="dxa"/>
          </w:tcPr>
          <w:p w14:paraId="2DD3E3B0" w14:textId="77777777" w:rsidR="008758E5" w:rsidRPr="00B54353" w:rsidRDefault="008758E5" w:rsidP="00CD2394">
            <w:pPr>
              <w:keepLines/>
            </w:pPr>
            <w:r w:rsidRPr="00B54353">
              <w:t>altus</w:t>
            </w:r>
            <w:r>
              <w:t>,</w:t>
            </w:r>
            <w:r w:rsidRPr="00B54353">
              <w:t xml:space="preserve"> alta</w:t>
            </w:r>
            <w:r>
              <w:t>,</w:t>
            </w:r>
            <w:r w:rsidRPr="00B54353">
              <w:t xml:space="preserve"> altum</w:t>
            </w:r>
          </w:p>
        </w:tc>
        <w:tc>
          <w:tcPr>
            <w:tcW w:w="4670" w:type="dxa"/>
          </w:tcPr>
          <w:p w14:paraId="34D29F05" w14:textId="77777777" w:rsidR="008758E5" w:rsidRPr="00B54353" w:rsidRDefault="008758E5" w:rsidP="00CD2394">
            <w:pPr>
              <w:keepLines/>
            </w:pPr>
            <w:r w:rsidRPr="00B54353">
              <w:t>high, lofty; deep</w:t>
            </w:r>
          </w:p>
        </w:tc>
      </w:tr>
      <w:tr w:rsidR="008758E5" w:rsidRPr="00B54353" w14:paraId="06EF4FB7" w14:textId="77777777" w:rsidTr="0050191B">
        <w:trPr>
          <w:trHeight w:val="305"/>
        </w:trPr>
        <w:tc>
          <w:tcPr>
            <w:tcW w:w="4670" w:type="dxa"/>
          </w:tcPr>
          <w:p w14:paraId="0C0D3C09" w14:textId="77777777" w:rsidR="008758E5" w:rsidRPr="00B54353" w:rsidRDefault="008758E5" w:rsidP="00CD2394">
            <w:pPr>
              <w:keepLines/>
            </w:pPr>
            <w:r w:rsidRPr="00B54353">
              <w:t>ferus, fera, ferum</w:t>
            </w:r>
          </w:p>
        </w:tc>
        <w:tc>
          <w:tcPr>
            <w:tcW w:w="4670" w:type="dxa"/>
          </w:tcPr>
          <w:p w14:paraId="72C4E76E" w14:textId="77777777" w:rsidR="008758E5" w:rsidRPr="00B54353" w:rsidRDefault="008758E5" w:rsidP="00CD2394">
            <w:pPr>
              <w:keepLines/>
            </w:pPr>
            <w:r w:rsidRPr="00B54353">
              <w:t>wild, savage</w:t>
            </w:r>
          </w:p>
        </w:tc>
      </w:tr>
      <w:tr w:rsidR="008758E5" w:rsidRPr="00B54353" w14:paraId="554FD3BC" w14:textId="77777777" w:rsidTr="0050191B">
        <w:trPr>
          <w:trHeight w:val="305"/>
        </w:trPr>
        <w:tc>
          <w:tcPr>
            <w:tcW w:w="4670" w:type="dxa"/>
          </w:tcPr>
          <w:p w14:paraId="25D1D08F" w14:textId="77777777" w:rsidR="008758E5" w:rsidRPr="00B54353" w:rsidRDefault="008758E5" w:rsidP="00CD2394">
            <w:pPr>
              <w:keepLines/>
            </w:pPr>
            <w:r w:rsidRPr="00B54353">
              <w:t>medius</w:t>
            </w:r>
            <w:r>
              <w:t>,</w:t>
            </w:r>
            <w:r w:rsidRPr="00B54353">
              <w:t xml:space="preserve"> media</w:t>
            </w:r>
            <w:r>
              <w:t>,</w:t>
            </w:r>
            <w:r w:rsidRPr="00B54353">
              <w:t xml:space="preserve"> medium</w:t>
            </w:r>
          </w:p>
        </w:tc>
        <w:tc>
          <w:tcPr>
            <w:tcW w:w="4670" w:type="dxa"/>
          </w:tcPr>
          <w:p w14:paraId="7D3AD6D0" w14:textId="77777777" w:rsidR="008758E5" w:rsidRPr="00B54353" w:rsidRDefault="008758E5" w:rsidP="00CD2394">
            <w:pPr>
              <w:keepLines/>
            </w:pPr>
            <w:r w:rsidRPr="00B54353">
              <w:t>middle, central</w:t>
            </w:r>
          </w:p>
        </w:tc>
      </w:tr>
      <w:tr w:rsidR="008758E5" w:rsidRPr="00B54353" w14:paraId="708C3AB4" w14:textId="77777777" w:rsidTr="0050191B">
        <w:trPr>
          <w:trHeight w:val="305"/>
        </w:trPr>
        <w:tc>
          <w:tcPr>
            <w:tcW w:w="4670" w:type="dxa"/>
          </w:tcPr>
          <w:p w14:paraId="727ABBF8" w14:textId="77777777" w:rsidR="008758E5" w:rsidRDefault="008758E5" w:rsidP="00CD2394">
            <w:pPr>
              <w:keepLines/>
            </w:pPr>
            <w:r>
              <w:t>acer, acris, acre</w:t>
            </w:r>
          </w:p>
        </w:tc>
        <w:tc>
          <w:tcPr>
            <w:tcW w:w="4670" w:type="dxa"/>
          </w:tcPr>
          <w:p w14:paraId="698A0FC7" w14:textId="77777777" w:rsidR="008758E5" w:rsidRDefault="008758E5" w:rsidP="00CD2394">
            <w:pPr>
              <w:keepLines/>
            </w:pPr>
            <w:r>
              <w:t>sharp, piercing, bitter</w:t>
            </w:r>
          </w:p>
        </w:tc>
      </w:tr>
      <w:tr w:rsidR="008758E5" w:rsidRPr="00B54353" w14:paraId="7FFB719F" w14:textId="77777777" w:rsidTr="0050191B">
        <w:trPr>
          <w:trHeight w:val="305"/>
        </w:trPr>
        <w:tc>
          <w:tcPr>
            <w:tcW w:w="4670" w:type="dxa"/>
          </w:tcPr>
          <w:p w14:paraId="4EB4FD6E" w14:textId="77777777" w:rsidR="008758E5" w:rsidRPr="00B54353" w:rsidRDefault="008758E5" w:rsidP="00CD2394">
            <w:pPr>
              <w:keepLines/>
            </w:pPr>
            <w:r>
              <w:t>celer, celeris, celere</w:t>
            </w:r>
          </w:p>
        </w:tc>
        <w:tc>
          <w:tcPr>
            <w:tcW w:w="4670" w:type="dxa"/>
          </w:tcPr>
          <w:p w14:paraId="106B507C" w14:textId="77777777" w:rsidR="008758E5" w:rsidRPr="00B54353" w:rsidRDefault="008758E5" w:rsidP="00CD2394">
            <w:pPr>
              <w:keepLines/>
            </w:pPr>
            <w:r>
              <w:t>swift, rapid</w:t>
            </w:r>
          </w:p>
        </w:tc>
      </w:tr>
      <w:tr w:rsidR="008758E5" w:rsidRPr="00B54353" w14:paraId="42907A17" w14:textId="77777777" w:rsidTr="0050191B">
        <w:trPr>
          <w:trHeight w:val="305"/>
        </w:trPr>
        <w:tc>
          <w:tcPr>
            <w:tcW w:w="4670" w:type="dxa"/>
          </w:tcPr>
          <w:p w14:paraId="6C42D306" w14:textId="77777777" w:rsidR="008758E5" w:rsidRPr="00B54353" w:rsidRDefault="008758E5" w:rsidP="00CD2394">
            <w:pPr>
              <w:keepLines/>
            </w:pPr>
            <w:r>
              <w:t xml:space="preserve">omnis, omne </w:t>
            </w:r>
          </w:p>
        </w:tc>
        <w:tc>
          <w:tcPr>
            <w:tcW w:w="4670" w:type="dxa"/>
          </w:tcPr>
          <w:p w14:paraId="5AA68D88" w14:textId="77777777" w:rsidR="008758E5" w:rsidRPr="00B54353" w:rsidRDefault="008758E5" w:rsidP="00CD2394">
            <w:pPr>
              <w:keepLines/>
            </w:pPr>
            <w:r>
              <w:t>every (singular); all (plural)</w:t>
            </w:r>
          </w:p>
        </w:tc>
      </w:tr>
      <w:tr w:rsidR="008758E5" w:rsidRPr="00B54353" w14:paraId="42FE28A6" w14:textId="77777777" w:rsidTr="0050191B">
        <w:trPr>
          <w:trHeight w:val="294"/>
        </w:trPr>
        <w:tc>
          <w:tcPr>
            <w:tcW w:w="4670" w:type="dxa"/>
          </w:tcPr>
          <w:p w14:paraId="3BA89C79" w14:textId="77777777" w:rsidR="008758E5" w:rsidRDefault="008758E5" w:rsidP="00CD2394">
            <w:pPr>
              <w:keepLines/>
            </w:pPr>
            <w:r>
              <w:t>gravis, grave</w:t>
            </w:r>
          </w:p>
        </w:tc>
        <w:tc>
          <w:tcPr>
            <w:tcW w:w="4670" w:type="dxa"/>
          </w:tcPr>
          <w:p w14:paraId="4E8798CF" w14:textId="77777777" w:rsidR="008758E5" w:rsidRDefault="008758E5" w:rsidP="00CD2394">
            <w:pPr>
              <w:keepLines/>
            </w:pPr>
            <w:r>
              <w:t>heavy, serious</w:t>
            </w:r>
          </w:p>
        </w:tc>
      </w:tr>
      <w:tr w:rsidR="008758E5" w:rsidRPr="00B54353" w14:paraId="236F1E73" w14:textId="77777777" w:rsidTr="0050191B">
        <w:trPr>
          <w:trHeight w:val="305"/>
        </w:trPr>
        <w:tc>
          <w:tcPr>
            <w:tcW w:w="4670" w:type="dxa"/>
          </w:tcPr>
          <w:p w14:paraId="2B6A2DEA" w14:textId="77777777" w:rsidR="008758E5" w:rsidRPr="00B54353" w:rsidRDefault="008758E5" w:rsidP="00CD2394">
            <w:pPr>
              <w:keepLines/>
            </w:pPr>
            <w:r>
              <w:t>potēns (potentis)*</w:t>
            </w:r>
          </w:p>
        </w:tc>
        <w:tc>
          <w:tcPr>
            <w:tcW w:w="4670" w:type="dxa"/>
          </w:tcPr>
          <w:p w14:paraId="23703A09" w14:textId="77777777" w:rsidR="008758E5" w:rsidRPr="00B54353" w:rsidRDefault="008758E5" w:rsidP="00CD2394">
            <w:pPr>
              <w:keepLines/>
            </w:pPr>
            <w:r>
              <w:t>powerful</w:t>
            </w:r>
          </w:p>
        </w:tc>
      </w:tr>
      <w:tr w:rsidR="008758E5" w:rsidRPr="00B54353" w14:paraId="1599CC99" w14:textId="77777777" w:rsidTr="0050191B">
        <w:trPr>
          <w:trHeight w:val="305"/>
        </w:trPr>
        <w:tc>
          <w:tcPr>
            <w:tcW w:w="4670" w:type="dxa"/>
          </w:tcPr>
          <w:p w14:paraId="78EFD793" w14:textId="77777777" w:rsidR="008758E5" w:rsidRDefault="008758E5" w:rsidP="00CD2394">
            <w:pPr>
              <w:keepLines/>
            </w:pPr>
            <w:r>
              <w:t>ingēns (ingentis)*</w:t>
            </w:r>
          </w:p>
        </w:tc>
        <w:tc>
          <w:tcPr>
            <w:tcW w:w="4670" w:type="dxa"/>
          </w:tcPr>
          <w:p w14:paraId="242E0C47" w14:textId="77777777" w:rsidR="008758E5" w:rsidRDefault="008758E5" w:rsidP="00CD2394">
            <w:pPr>
              <w:keepLines/>
            </w:pPr>
            <w:r>
              <w:t>huge, enormous</w:t>
            </w:r>
          </w:p>
        </w:tc>
      </w:tr>
      <w:tr w:rsidR="002623F9" w:rsidRPr="00B54353" w14:paraId="6449259D" w14:textId="77777777" w:rsidTr="0050191B">
        <w:trPr>
          <w:trHeight w:val="305"/>
        </w:trPr>
        <w:tc>
          <w:tcPr>
            <w:tcW w:w="4670" w:type="dxa"/>
          </w:tcPr>
          <w:p w14:paraId="7A70759F" w14:textId="20155F9E" w:rsidR="002623F9" w:rsidRDefault="002623F9" w:rsidP="00CD2394">
            <w:pPr>
              <w:keepLines/>
            </w:pPr>
            <w:r>
              <w:t>suus, sua, suum</w:t>
            </w:r>
          </w:p>
        </w:tc>
        <w:tc>
          <w:tcPr>
            <w:tcW w:w="4670" w:type="dxa"/>
          </w:tcPr>
          <w:p w14:paraId="475D606E" w14:textId="33B6EEE2" w:rsidR="002623F9" w:rsidRDefault="002623F9" w:rsidP="00CD2394">
            <w:pPr>
              <w:keepLines/>
            </w:pPr>
            <w:r>
              <w:t>his/her/their own</w:t>
            </w:r>
          </w:p>
        </w:tc>
      </w:tr>
      <w:tr w:rsidR="008758E5" w:rsidRPr="00B54353" w14:paraId="2EDC887C" w14:textId="77777777" w:rsidTr="0050191B">
        <w:trPr>
          <w:trHeight w:val="305"/>
        </w:trPr>
        <w:tc>
          <w:tcPr>
            <w:tcW w:w="4670" w:type="dxa"/>
          </w:tcPr>
          <w:p w14:paraId="484AC407" w14:textId="77777777" w:rsidR="008758E5" w:rsidRPr="00352413" w:rsidRDefault="008758E5" w:rsidP="00CD2394">
            <w:pPr>
              <w:keepLines/>
              <w:rPr>
                <w:rStyle w:val="Strong"/>
              </w:rPr>
            </w:pPr>
            <w:r w:rsidRPr="00352413">
              <w:rPr>
                <w:rStyle w:val="Strong"/>
              </w:rPr>
              <w:t>Nouns</w:t>
            </w:r>
          </w:p>
        </w:tc>
        <w:tc>
          <w:tcPr>
            <w:tcW w:w="4670" w:type="dxa"/>
          </w:tcPr>
          <w:p w14:paraId="774F0E17" w14:textId="77777777" w:rsidR="008758E5" w:rsidRPr="00B54353" w:rsidRDefault="008758E5" w:rsidP="00CD2394">
            <w:pPr>
              <w:keepLines/>
            </w:pPr>
          </w:p>
        </w:tc>
      </w:tr>
      <w:tr w:rsidR="008758E5" w:rsidRPr="00B54353" w14:paraId="264921F9" w14:textId="77777777" w:rsidTr="0050191B">
        <w:trPr>
          <w:trHeight w:val="305"/>
        </w:trPr>
        <w:tc>
          <w:tcPr>
            <w:tcW w:w="4670" w:type="dxa"/>
          </w:tcPr>
          <w:p w14:paraId="5D6CC7E6" w14:textId="4B2AA5DC" w:rsidR="008758E5" w:rsidRPr="00B54353" w:rsidRDefault="0020149B" w:rsidP="00CD2394">
            <w:pPr>
              <w:keepLines/>
            </w:pPr>
            <w:r>
              <w:t>L.</w:t>
            </w:r>
          </w:p>
        </w:tc>
        <w:tc>
          <w:tcPr>
            <w:tcW w:w="4670" w:type="dxa"/>
          </w:tcPr>
          <w:p w14:paraId="313DAE01" w14:textId="3EA9D72A" w:rsidR="008758E5" w:rsidRPr="00B54353" w:rsidRDefault="0020149B" w:rsidP="00CD2394">
            <w:pPr>
              <w:keepLines/>
            </w:pPr>
            <w:r>
              <w:t>Lucius, Luciī</w:t>
            </w:r>
          </w:p>
        </w:tc>
      </w:tr>
      <w:tr w:rsidR="0020149B" w:rsidRPr="00B54353" w14:paraId="0F5F201D" w14:textId="77777777" w:rsidTr="0050191B">
        <w:trPr>
          <w:trHeight w:val="305"/>
        </w:trPr>
        <w:tc>
          <w:tcPr>
            <w:tcW w:w="4670" w:type="dxa"/>
          </w:tcPr>
          <w:p w14:paraId="31FC697C" w14:textId="501B87B7" w:rsidR="0020149B" w:rsidRPr="00B54353" w:rsidRDefault="0020149B" w:rsidP="00CD2394">
            <w:pPr>
              <w:keepLines/>
            </w:pPr>
            <w:r>
              <w:t>Q.</w:t>
            </w:r>
          </w:p>
        </w:tc>
        <w:tc>
          <w:tcPr>
            <w:tcW w:w="4670" w:type="dxa"/>
          </w:tcPr>
          <w:p w14:paraId="6879FCF4" w14:textId="71C28B4D" w:rsidR="0020149B" w:rsidRDefault="0020149B" w:rsidP="00CD2394">
            <w:pPr>
              <w:keepLines/>
            </w:pPr>
            <w:r>
              <w:t>Quintus, Quintī</w:t>
            </w:r>
          </w:p>
          <w:p w14:paraId="3B67922A" w14:textId="0A2FD7E4" w:rsidR="0020149B" w:rsidRPr="00B54353" w:rsidRDefault="0020149B" w:rsidP="00CD2394">
            <w:pPr>
              <w:keepLines/>
            </w:pPr>
          </w:p>
        </w:tc>
      </w:tr>
      <w:tr w:rsidR="0020149B" w:rsidRPr="00B54353" w14:paraId="05374E02" w14:textId="77777777" w:rsidTr="0050191B">
        <w:trPr>
          <w:trHeight w:val="305"/>
        </w:trPr>
        <w:tc>
          <w:tcPr>
            <w:tcW w:w="4670" w:type="dxa"/>
          </w:tcPr>
          <w:p w14:paraId="4C200CA9" w14:textId="5453C629" w:rsidR="0020149B" w:rsidRDefault="0020149B" w:rsidP="0020149B">
            <w:pPr>
              <w:keepLines/>
            </w:pPr>
            <w:r>
              <w:t>caelum, caelī (n)</w:t>
            </w:r>
          </w:p>
        </w:tc>
        <w:tc>
          <w:tcPr>
            <w:tcW w:w="4670" w:type="dxa"/>
          </w:tcPr>
          <w:p w14:paraId="04928CFC" w14:textId="2CE5F7E6" w:rsidR="0020149B" w:rsidRPr="00B54353" w:rsidRDefault="0020149B" w:rsidP="0020149B">
            <w:pPr>
              <w:keepLines/>
            </w:pPr>
            <w:r w:rsidRPr="00B54353">
              <w:t xml:space="preserve">sky, heavens </w:t>
            </w:r>
          </w:p>
        </w:tc>
      </w:tr>
      <w:tr w:rsidR="0020149B" w:rsidRPr="00B54353" w14:paraId="6A5353DE" w14:textId="77777777" w:rsidTr="0050191B">
        <w:trPr>
          <w:trHeight w:val="305"/>
        </w:trPr>
        <w:tc>
          <w:tcPr>
            <w:tcW w:w="4670" w:type="dxa"/>
          </w:tcPr>
          <w:p w14:paraId="5EA91D7B" w14:textId="77777777" w:rsidR="0020149B" w:rsidRPr="00B54353" w:rsidRDefault="0020149B" w:rsidP="0020149B">
            <w:pPr>
              <w:keepLines/>
            </w:pPr>
            <w:r>
              <w:t>caput, capitis (n)</w:t>
            </w:r>
          </w:p>
        </w:tc>
        <w:tc>
          <w:tcPr>
            <w:tcW w:w="4670" w:type="dxa"/>
          </w:tcPr>
          <w:p w14:paraId="18DCD13A" w14:textId="77777777" w:rsidR="0020149B" w:rsidRPr="00B54353" w:rsidRDefault="0020149B" w:rsidP="0020149B">
            <w:pPr>
              <w:keepLines/>
            </w:pPr>
            <w:r>
              <w:t>head, leader</w:t>
            </w:r>
          </w:p>
        </w:tc>
      </w:tr>
      <w:tr w:rsidR="0020149B" w:rsidRPr="00B54353" w14:paraId="2E24E99F" w14:textId="77777777" w:rsidTr="0050191B">
        <w:trPr>
          <w:trHeight w:val="305"/>
        </w:trPr>
        <w:tc>
          <w:tcPr>
            <w:tcW w:w="4670" w:type="dxa"/>
          </w:tcPr>
          <w:p w14:paraId="19C55586" w14:textId="77777777" w:rsidR="0020149B" w:rsidRPr="00B54353" w:rsidRDefault="0020149B" w:rsidP="0020149B">
            <w:pPr>
              <w:keepLines/>
            </w:pPr>
            <w:r>
              <w:lastRenderedPageBreak/>
              <w:t>ōs, ōris (n)</w:t>
            </w:r>
          </w:p>
        </w:tc>
        <w:tc>
          <w:tcPr>
            <w:tcW w:w="4670" w:type="dxa"/>
          </w:tcPr>
          <w:p w14:paraId="426EC268" w14:textId="77777777" w:rsidR="0020149B" w:rsidRPr="00B54353" w:rsidRDefault="0020149B" w:rsidP="0020149B">
            <w:pPr>
              <w:keepLines/>
            </w:pPr>
            <w:r w:rsidRPr="00B54353">
              <w:t xml:space="preserve">mouth, face </w:t>
            </w:r>
          </w:p>
        </w:tc>
      </w:tr>
      <w:tr w:rsidR="0020149B" w:rsidRPr="00B54353" w14:paraId="157703B5" w14:textId="77777777" w:rsidTr="0050191B">
        <w:trPr>
          <w:trHeight w:val="294"/>
        </w:trPr>
        <w:tc>
          <w:tcPr>
            <w:tcW w:w="4670" w:type="dxa"/>
          </w:tcPr>
          <w:p w14:paraId="59234A6F" w14:textId="77777777" w:rsidR="0020149B" w:rsidRPr="00B54353" w:rsidRDefault="0020149B" w:rsidP="0020149B">
            <w:pPr>
              <w:keepLines/>
            </w:pPr>
            <w:r>
              <w:t>mīles, militis (m)</w:t>
            </w:r>
            <w:r w:rsidRPr="00B54353">
              <w:t xml:space="preserve"> </w:t>
            </w:r>
          </w:p>
        </w:tc>
        <w:tc>
          <w:tcPr>
            <w:tcW w:w="4670" w:type="dxa"/>
          </w:tcPr>
          <w:p w14:paraId="39EB5DB7" w14:textId="77777777" w:rsidR="0020149B" w:rsidRPr="00B54353" w:rsidRDefault="0020149B" w:rsidP="0020149B">
            <w:pPr>
              <w:keepLines/>
            </w:pPr>
            <w:r w:rsidRPr="00B54353">
              <w:t>soldier</w:t>
            </w:r>
          </w:p>
        </w:tc>
      </w:tr>
      <w:tr w:rsidR="0020149B" w:rsidRPr="00B54353" w14:paraId="3EDA08C6" w14:textId="77777777" w:rsidTr="0050191B">
        <w:trPr>
          <w:trHeight w:val="305"/>
        </w:trPr>
        <w:tc>
          <w:tcPr>
            <w:tcW w:w="4670" w:type="dxa"/>
          </w:tcPr>
          <w:p w14:paraId="11D60282" w14:textId="77777777" w:rsidR="0020149B" w:rsidRPr="00B54353" w:rsidRDefault="0020149B" w:rsidP="0020149B">
            <w:pPr>
              <w:keepLines/>
            </w:pPr>
            <w:r>
              <w:t>pectus, pect</w:t>
            </w:r>
            <w:r w:rsidRPr="00B54353">
              <w:t xml:space="preserve">oris </w:t>
            </w:r>
            <w:r>
              <w:t>(n)</w:t>
            </w:r>
            <w:r w:rsidRPr="00B54353">
              <w:t xml:space="preserve"> </w:t>
            </w:r>
          </w:p>
        </w:tc>
        <w:tc>
          <w:tcPr>
            <w:tcW w:w="4670" w:type="dxa"/>
          </w:tcPr>
          <w:p w14:paraId="5A2B0134" w14:textId="77777777" w:rsidR="0020149B" w:rsidRPr="00B54353" w:rsidRDefault="0020149B" w:rsidP="0020149B">
            <w:pPr>
              <w:keepLines/>
            </w:pPr>
            <w:r w:rsidRPr="00B54353">
              <w:t>chest, breast</w:t>
            </w:r>
            <w:r>
              <w:t>, heart</w:t>
            </w:r>
          </w:p>
        </w:tc>
      </w:tr>
      <w:tr w:rsidR="0020149B" w:rsidRPr="00B54353" w14:paraId="48EFCF50" w14:textId="77777777" w:rsidTr="0050191B">
        <w:trPr>
          <w:trHeight w:val="305"/>
        </w:trPr>
        <w:tc>
          <w:tcPr>
            <w:tcW w:w="4670" w:type="dxa"/>
          </w:tcPr>
          <w:p w14:paraId="4D8F6873" w14:textId="77777777" w:rsidR="0020149B" w:rsidRPr="00B54353" w:rsidRDefault="0020149B" w:rsidP="0020149B">
            <w:pPr>
              <w:keepLines/>
            </w:pPr>
            <w:r w:rsidRPr="00B54353">
              <w:t>m</w:t>
            </w:r>
            <w:r>
              <w:t>embrum, membr</w:t>
            </w:r>
            <w:r w:rsidRPr="00B54353">
              <w:t xml:space="preserve">ī </w:t>
            </w:r>
            <w:r>
              <w:t>(n)</w:t>
            </w:r>
            <w:r w:rsidRPr="00B54353">
              <w:t xml:space="preserve"> </w:t>
            </w:r>
          </w:p>
        </w:tc>
        <w:tc>
          <w:tcPr>
            <w:tcW w:w="4670" w:type="dxa"/>
          </w:tcPr>
          <w:p w14:paraId="11A6D96C" w14:textId="77777777" w:rsidR="0020149B" w:rsidRPr="00B54353" w:rsidRDefault="0020149B" w:rsidP="0020149B">
            <w:pPr>
              <w:keepLines/>
            </w:pPr>
            <w:r w:rsidRPr="00B54353">
              <w:t>limb, member of the body</w:t>
            </w:r>
          </w:p>
        </w:tc>
      </w:tr>
      <w:tr w:rsidR="0020149B" w:rsidRPr="00B54353" w14:paraId="0C4AB208" w14:textId="77777777" w:rsidTr="0050191B">
        <w:trPr>
          <w:trHeight w:val="305"/>
        </w:trPr>
        <w:tc>
          <w:tcPr>
            <w:tcW w:w="4670" w:type="dxa"/>
          </w:tcPr>
          <w:p w14:paraId="32F10A0D" w14:textId="77777777" w:rsidR="0020149B" w:rsidRPr="00B54353" w:rsidRDefault="0020149B" w:rsidP="0020149B">
            <w:pPr>
              <w:keepLines/>
            </w:pPr>
            <w:r>
              <w:t>campus, campī (m)</w:t>
            </w:r>
          </w:p>
        </w:tc>
        <w:tc>
          <w:tcPr>
            <w:tcW w:w="4670" w:type="dxa"/>
          </w:tcPr>
          <w:p w14:paraId="641B7454" w14:textId="77777777" w:rsidR="0020149B" w:rsidRPr="00B54353" w:rsidRDefault="0020149B" w:rsidP="0020149B">
            <w:pPr>
              <w:keepLines/>
            </w:pPr>
            <w:r>
              <w:t>field</w:t>
            </w:r>
          </w:p>
        </w:tc>
      </w:tr>
      <w:tr w:rsidR="0020149B" w:rsidRPr="00B54353" w14:paraId="7C9649AB" w14:textId="77777777" w:rsidTr="0050191B">
        <w:trPr>
          <w:trHeight w:val="305"/>
        </w:trPr>
        <w:tc>
          <w:tcPr>
            <w:tcW w:w="4670" w:type="dxa"/>
          </w:tcPr>
          <w:p w14:paraId="289C8585" w14:textId="77777777" w:rsidR="0020149B" w:rsidRPr="00B54353" w:rsidRDefault="0020149B" w:rsidP="0020149B">
            <w:pPr>
              <w:keepLines/>
            </w:pPr>
            <w:r>
              <w:t>patria, patriae (f)</w:t>
            </w:r>
          </w:p>
        </w:tc>
        <w:tc>
          <w:tcPr>
            <w:tcW w:w="4670" w:type="dxa"/>
          </w:tcPr>
          <w:p w14:paraId="17BB0407" w14:textId="77777777" w:rsidR="0020149B" w:rsidRPr="00B54353" w:rsidRDefault="0020149B" w:rsidP="0020149B">
            <w:pPr>
              <w:keepLines/>
            </w:pPr>
            <w:r>
              <w:t>fatherland</w:t>
            </w:r>
          </w:p>
        </w:tc>
      </w:tr>
      <w:tr w:rsidR="0020149B" w:rsidRPr="00B54353" w14:paraId="4EFE068A" w14:textId="77777777" w:rsidTr="0050191B">
        <w:trPr>
          <w:trHeight w:val="305"/>
        </w:trPr>
        <w:tc>
          <w:tcPr>
            <w:tcW w:w="4670" w:type="dxa"/>
          </w:tcPr>
          <w:p w14:paraId="75EABFF7" w14:textId="17E2EA29" w:rsidR="0020149B" w:rsidRDefault="0020149B" w:rsidP="0020149B">
            <w:pPr>
              <w:keepLines/>
            </w:pPr>
            <w:r>
              <w:t>otium, otiī (n)</w:t>
            </w:r>
          </w:p>
        </w:tc>
        <w:tc>
          <w:tcPr>
            <w:tcW w:w="4670" w:type="dxa"/>
          </w:tcPr>
          <w:p w14:paraId="49D36CB4" w14:textId="4F85D35F" w:rsidR="0020149B" w:rsidRDefault="0020149B" w:rsidP="0020149B">
            <w:pPr>
              <w:keepLines/>
            </w:pPr>
            <w:r>
              <w:t>leisure</w:t>
            </w:r>
          </w:p>
        </w:tc>
      </w:tr>
    </w:tbl>
    <w:p w14:paraId="7F55D134" w14:textId="77777777" w:rsidR="008758E5" w:rsidRDefault="008758E5" w:rsidP="00CD2394">
      <w:pPr>
        <w:keepLines/>
      </w:pPr>
    </w:p>
    <w:p w14:paraId="1A47AA29" w14:textId="77777777" w:rsidR="008758E5" w:rsidRDefault="008758E5" w:rsidP="00CD2394">
      <w:pPr>
        <w:keepLines/>
      </w:pPr>
      <w:r>
        <w:t>*1-ending 3</w:t>
      </w:r>
      <w:r w:rsidRPr="00352413">
        <w:rPr>
          <w:vertAlign w:val="superscript"/>
        </w:rPr>
        <w:t>rd</w:t>
      </w:r>
      <w:r>
        <w:t xml:space="preserve"> decelension adjectives are presented with the genitive singular in parentheses to give the stem</w:t>
      </w:r>
    </w:p>
    <w:p w14:paraId="4A579A85" w14:textId="77777777" w:rsidR="008758E5" w:rsidRDefault="008758E5" w:rsidP="00CD2394">
      <w:pPr>
        <w:keepLines/>
      </w:pPr>
      <w:r>
        <w:t xml:space="preserve">Like other verbs we’ve learned (e.g., capere), mitto has many compounds. They all follow the same principal part pattern as mitto, except they have prefixes. The following compounds should be memorized as part of the vocabulary: </w:t>
      </w:r>
      <w:r w:rsidRPr="004103FA">
        <w:rPr>
          <w:i/>
        </w:rPr>
        <w:t>admittere</w:t>
      </w:r>
      <w:r>
        <w:t xml:space="preserve">, to urge on, to receive; </w:t>
      </w:r>
      <w:r w:rsidRPr="004103FA">
        <w:rPr>
          <w:i/>
        </w:rPr>
        <w:t>amittere</w:t>
      </w:r>
      <w:r>
        <w:t xml:space="preserve">: to lose, dismiss; </w:t>
      </w:r>
      <w:r w:rsidRPr="004103FA">
        <w:rPr>
          <w:i/>
        </w:rPr>
        <w:t>committere</w:t>
      </w:r>
      <w:r>
        <w:t xml:space="preserve">, to unite, connect, engage; </w:t>
      </w:r>
      <w:r w:rsidRPr="004103FA">
        <w:rPr>
          <w:i/>
        </w:rPr>
        <w:t>demittere</w:t>
      </w:r>
      <w:r>
        <w:t xml:space="preserve">: to drop, hang down, flow down; </w:t>
      </w:r>
      <w:r w:rsidRPr="004103FA">
        <w:rPr>
          <w:i/>
        </w:rPr>
        <w:t>permittere</w:t>
      </w:r>
      <w:r>
        <w:t>: to allow, let through)</w:t>
      </w:r>
    </w:p>
    <w:p w14:paraId="1DCFBFED" w14:textId="77777777" w:rsidR="008758E5" w:rsidRPr="008758E5" w:rsidRDefault="008758E5" w:rsidP="00CD2394">
      <w:pPr>
        <w:pStyle w:val="Heading5"/>
      </w:pPr>
      <w:r w:rsidRPr="008758E5">
        <w:t>Present participle of irregular verbs</w:t>
      </w:r>
    </w:p>
    <w:p w14:paraId="2AD8B533" w14:textId="129C2D83" w:rsidR="00895A2F" w:rsidRPr="00895A2F" w:rsidRDefault="008758E5" w:rsidP="00CD2394">
      <w:pPr>
        <w:keepLines/>
      </w:pPr>
      <w:r>
        <w:t>ferō, ferre, tūlī, latus:  ferēns, ferentis</w:t>
      </w:r>
      <w:r>
        <w:br/>
        <w:t>eō, īre, īvī, ītus: iēns, ientis</w:t>
      </w:r>
      <w:r w:rsidR="00895A2F">
        <w:br/>
        <w:t xml:space="preserve">*there is no present participle for </w:t>
      </w:r>
      <w:r w:rsidR="00895A2F">
        <w:rPr>
          <w:i/>
        </w:rPr>
        <w:t>sum, esse</w:t>
      </w:r>
      <w:r w:rsidR="00895A2F">
        <w:t xml:space="preserve"> in Classical Latin, but the form </w:t>
      </w:r>
      <w:r w:rsidR="00895A2F">
        <w:rPr>
          <w:i/>
        </w:rPr>
        <w:t>ess</w:t>
      </w:r>
      <w:r w:rsidR="006F1C0A">
        <w:rPr>
          <w:i/>
        </w:rPr>
        <w:t>ē</w:t>
      </w:r>
      <w:r w:rsidR="00895A2F">
        <w:rPr>
          <w:i/>
        </w:rPr>
        <w:t>ns, essentis</w:t>
      </w:r>
      <w:r w:rsidR="00895A2F">
        <w:t xml:space="preserve"> appears in medieval texts</w:t>
      </w:r>
    </w:p>
    <w:p w14:paraId="716317DC" w14:textId="77777777" w:rsidR="008758E5" w:rsidRDefault="008758E5" w:rsidP="00CD2394">
      <w:pPr>
        <w:pStyle w:val="NoSpacing"/>
        <w:keepLines/>
        <w:rPr>
          <w:rFonts w:cstheme="minorHAnsi"/>
          <w:color w:val="000000"/>
          <w:szCs w:val="24"/>
        </w:rPr>
      </w:pPr>
    </w:p>
    <w:p w14:paraId="01973E00" w14:textId="061377F7" w:rsidR="008758E5" w:rsidRPr="008758E5" w:rsidRDefault="008758E5" w:rsidP="00CD2394">
      <w:pPr>
        <w:pStyle w:val="Heading1"/>
        <w:numPr>
          <w:ilvl w:val="0"/>
          <w:numId w:val="0"/>
        </w:numPr>
        <w:rPr>
          <w:rStyle w:val="BookTitle"/>
          <w:b w:val="0"/>
          <w:bCs w:val="0"/>
          <w:i w:val="0"/>
          <w:iCs w:val="0"/>
          <w:spacing w:val="0"/>
        </w:rPr>
      </w:pPr>
      <w:bookmarkStart w:id="85" w:name="_Toc158985021"/>
      <w:r w:rsidRPr="008758E5">
        <w:rPr>
          <w:rStyle w:val="BookTitle"/>
          <w:b w:val="0"/>
          <w:bCs w:val="0"/>
          <w:i w:val="0"/>
          <w:iCs w:val="0"/>
          <w:spacing w:val="0"/>
        </w:rPr>
        <w:t>Reading Chapter 2: Caesar</w:t>
      </w:r>
      <w:bookmarkEnd w:id="85"/>
    </w:p>
    <w:p w14:paraId="33EDF834" w14:textId="77777777" w:rsidR="008758E5" w:rsidRPr="008758E5" w:rsidRDefault="008758E5" w:rsidP="00CD2394">
      <w:pPr>
        <w:keepLines/>
      </w:pPr>
    </w:p>
    <w:p w14:paraId="223228D8" w14:textId="3F8020EE" w:rsidR="008758E5" w:rsidRDefault="008758E5" w:rsidP="00CD2394">
      <w:pPr>
        <w:pStyle w:val="NoSpacing"/>
        <w:keepLines/>
        <w:rPr>
          <w:rFonts w:cstheme="minorHAnsi"/>
          <w:color w:val="000000"/>
        </w:rPr>
      </w:pPr>
      <w:r>
        <w:rPr>
          <w:rFonts w:cstheme="minorHAnsi"/>
          <w:color w:val="000000"/>
        </w:rPr>
        <w:t xml:space="preserve">Caesar wrote a memoir about his Gallic campaigns (58-50 BC). He includes factual details about battles, troop movement, and his methodology. In Book 6 </w:t>
      </w:r>
      <w:r w:rsidR="001C5D88">
        <w:rPr>
          <w:rFonts w:cstheme="minorHAnsi"/>
          <w:color w:val="000000"/>
        </w:rPr>
        <w:t xml:space="preserve">(52 BC) he </w:t>
      </w:r>
      <w:r>
        <w:rPr>
          <w:rFonts w:cstheme="minorHAnsi"/>
          <w:color w:val="000000"/>
        </w:rPr>
        <w:t>describes battles with his most notorious neme</w:t>
      </w:r>
      <w:r w:rsidR="001C5D88">
        <w:rPr>
          <w:rFonts w:cstheme="minorHAnsi"/>
          <w:color w:val="000000"/>
        </w:rPr>
        <w:t xml:space="preserve">sis Vercingetorix. During the winter break in the campaign in Gaul, he writes about </w:t>
      </w:r>
      <w:r>
        <w:rPr>
          <w:rFonts w:cstheme="minorHAnsi"/>
          <w:color w:val="000000"/>
        </w:rPr>
        <w:t>the life and</w:t>
      </w:r>
      <w:r w:rsidR="001C5D88">
        <w:rPr>
          <w:rFonts w:cstheme="minorHAnsi"/>
          <w:color w:val="000000"/>
        </w:rPr>
        <w:t xml:space="preserve"> practices of the Druids nearby</w:t>
      </w:r>
      <w:r>
        <w:rPr>
          <w:rFonts w:cstheme="minorHAnsi"/>
          <w:color w:val="000000"/>
        </w:rPr>
        <w:t xml:space="preserve">. This </w:t>
      </w:r>
      <w:r>
        <w:rPr>
          <w:rFonts w:cstheme="minorHAnsi"/>
          <w:i/>
          <w:color w:val="000000"/>
        </w:rPr>
        <w:t>ethnography</w:t>
      </w:r>
      <w:r>
        <w:rPr>
          <w:rFonts w:cstheme="minorHAnsi"/>
          <w:color w:val="000000"/>
        </w:rPr>
        <w:t xml:space="preserve"> helps establish the background for the battles to come.</w:t>
      </w:r>
    </w:p>
    <w:p w14:paraId="7955ABB3" w14:textId="77777777" w:rsidR="008758E5" w:rsidRPr="00386DF4" w:rsidRDefault="008758E5" w:rsidP="00CD2394">
      <w:pPr>
        <w:pStyle w:val="NoSpacing"/>
        <w:keepLines/>
        <w:rPr>
          <w:rFonts w:cstheme="minorHAnsi"/>
          <w:color w:val="000000"/>
        </w:rPr>
      </w:pPr>
    </w:p>
    <w:p w14:paraId="027270AF" w14:textId="77777777" w:rsidR="001C5D88" w:rsidRDefault="008758E5" w:rsidP="00CD2394">
      <w:pPr>
        <w:pStyle w:val="NoSpacing"/>
        <w:keepLines/>
        <w:rPr>
          <w:rFonts w:cstheme="minorHAnsi"/>
          <w:color w:val="000000"/>
        </w:rPr>
      </w:pPr>
      <w:r w:rsidRPr="00927D8E">
        <w:rPr>
          <w:rFonts w:cstheme="minorHAnsi"/>
          <w:color w:val="000000"/>
        </w:rPr>
        <w:t xml:space="preserve">In the following passage, relative clauses have been marked with italics, temporal clauses are marked with an underline, and prepositional phrases are marked with brackets. </w:t>
      </w:r>
    </w:p>
    <w:p w14:paraId="532601CA" w14:textId="77777777" w:rsidR="001C5D88" w:rsidRDefault="008758E5">
      <w:pPr>
        <w:pStyle w:val="NoSpacing"/>
        <w:keepLines/>
        <w:numPr>
          <w:ilvl w:val="0"/>
          <w:numId w:val="76"/>
        </w:numPr>
        <w:rPr>
          <w:rFonts w:cstheme="minorHAnsi"/>
          <w:color w:val="000000"/>
        </w:rPr>
      </w:pPr>
      <w:r w:rsidRPr="00927D8E">
        <w:rPr>
          <w:rFonts w:cstheme="minorHAnsi"/>
          <w:color w:val="000000"/>
        </w:rPr>
        <w:t xml:space="preserve">Note the antecedent of each pronoun. </w:t>
      </w:r>
    </w:p>
    <w:p w14:paraId="0C7FCA8D" w14:textId="77777777" w:rsidR="001C5D88" w:rsidRDefault="008758E5">
      <w:pPr>
        <w:pStyle w:val="NoSpacing"/>
        <w:keepLines/>
        <w:numPr>
          <w:ilvl w:val="0"/>
          <w:numId w:val="76"/>
        </w:numPr>
        <w:rPr>
          <w:rFonts w:cstheme="minorHAnsi"/>
          <w:color w:val="000000"/>
        </w:rPr>
      </w:pPr>
      <w:r w:rsidRPr="00927D8E">
        <w:rPr>
          <w:rFonts w:cstheme="minorHAnsi"/>
          <w:color w:val="000000"/>
        </w:rPr>
        <w:t>Mark any other segments (punctuation and coordinating conjunctions) and use your knowledge of word order (dependent clauses can interrupt independent clauses, but they ca</w:t>
      </w:r>
      <w:r w:rsidR="001C5D88">
        <w:rPr>
          <w:rFonts w:cstheme="minorHAnsi"/>
          <w:color w:val="000000"/>
        </w:rPr>
        <w:t>nnot be interrupted by them)</w:t>
      </w:r>
    </w:p>
    <w:p w14:paraId="66A8F76F" w14:textId="1701E91E" w:rsidR="008758E5" w:rsidRPr="00927D8E" w:rsidRDefault="001C5D88">
      <w:pPr>
        <w:pStyle w:val="NoSpacing"/>
        <w:keepLines/>
        <w:numPr>
          <w:ilvl w:val="0"/>
          <w:numId w:val="76"/>
        </w:numPr>
        <w:rPr>
          <w:rFonts w:cstheme="minorHAnsi"/>
          <w:color w:val="000000"/>
        </w:rPr>
      </w:pPr>
      <w:r>
        <w:rPr>
          <w:rFonts w:cstheme="minorHAnsi"/>
          <w:color w:val="000000"/>
        </w:rPr>
        <w:t>Translate</w:t>
      </w:r>
    </w:p>
    <w:p w14:paraId="7B295A3A" w14:textId="77777777" w:rsidR="008758E5" w:rsidRPr="00927D8E" w:rsidRDefault="008758E5" w:rsidP="00CD2394">
      <w:pPr>
        <w:pStyle w:val="NoSpacing"/>
        <w:keepLines/>
        <w:rPr>
          <w:rFonts w:cstheme="minorHAnsi"/>
          <w:color w:val="000000"/>
        </w:rPr>
      </w:pPr>
    </w:p>
    <w:p w14:paraId="7C775B67" w14:textId="38F7D53D" w:rsidR="008758E5" w:rsidRPr="00927D8E" w:rsidRDefault="008758E5" w:rsidP="00CD2394">
      <w:pPr>
        <w:pStyle w:val="NoSpacing"/>
        <w:keepLines/>
        <w:rPr>
          <w:rFonts w:cstheme="minorHAnsi"/>
          <w:color w:val="000000"/>
          <w:sz w:val="32"/>
          <w:szCs w:val="32"/>
        </w:rPr>
      </w:pPr>
      <w:r w:rsidRPr="00927D8E">
        <w:rPr>
          <w:rFonts w:cstheme="minorHAnsi"/>
          <w:color w:val="000000"/>
          <w:sz w:val="32"/>
          <w:szCs w:val="32"/>
        </w:rPr>
        <w:lastRenderedPageBreak/>
        <w:t xml:space="preserve">[In omnī Galliā] eōrum hominum, </w:t>
      </w:r>
      <w:r w:rsidRPr="00927D8E">
        <w:rPr>
          <w:rFonts w:cstheme="minorHAnsi"/>
          <w:i/>
          <w:iCs/>
          <w:color w:val="000000"/>
          <w:sz w:val="32"/>
          <w:szCs w:val="32"/>
        </w:rPr>
        <w:t>quī aliquō numerō atque honōre sunt</w:t>
      </w:r>
      <w:r w:rsidR="006F1C0A">
        <w:rPr>
          <w:rFonts w:cstheme="minorHAnsi"/>
          <w:color w:val="000000"/>
          <w:sz w:val="32"/>
          <w:szCs w:val="32"/>
        </w:rPr>
        <w:t>, genera duō sunt. Nam pleb</w:t>
      </w:r>
      <w:r w:rsidRPr="00927D8E">
        <w:rPr>
          <w:rFonts w:cstheme="minorHAnsi"/>
          <w:color w:val="000000"/>
          <w:sz w:val="32"/>
          <w:szCs w:val="32"/>
        </w:rPr>
        <w:t xml:space="preserve">s paene [in servōrum loco] habetur, </w:t>
      </w:r>
      <w:r w:rsidRPr="00927D8E">
        <w:rPr>
          <w:rFonts w:cstheme="minorHAnsi"/>
          <w:i/>
          <w:iCs/>
          <w:color w:val="000000"/>
          <w:sz w:val="32"/>
          <w:szCs w:val="32"/>
        </w:rPr>
        <w:t>quae nihil audet [per sē], nullō consiliō adhibetur</w:t>
      </w:r>
      <w:r w:rsidRPr="00927D8E">
        <w:rPr>
          <w:rFonts w:cstheme="minorHAnsi"/>
          <w:color w:val="000000"/>
          <w:sz w:val="32"/>
          <w:szCs w:val="32"/>
        </w:rPr>
        <w:t xml:space="preserve">. Plerīque, </w:t>
      </w:r>
      <w:r w:rsidRPr="00927D8E">
        <w:rPr>
          <w:rFonts w:cstheme="minorHAnsi"/>
          <w:color w:val="000000"/>
          <w:sz w:val="32"/>
          <w:szCs w:val="32"/>
          <w:u w:val="thick" w:color="000000"/>
        </w:rPr>
        <w:t>cum aut aere alienō aut magnitūdine tributōrum aut iniuriā potentiorum premuntur</w:t>
      </w:r>
      <w:r w:rsidRPr="00927D8E">
        <w:rPr>
          <w:rFonts w:cstheme="minorHAnsi"/>
          <w:color w:val="000000"/>
          <w:sz w:val="32"/>
          <w:szCs w:val="32"/>
        </w:rPr>
        <w:t xml:space="preserve">, sē [in servitūtem] dant nōbilibus: [in hōs] eadem omnia sunt iura, </w:t>
      </w:r>
      <w:r w:rsidRPr="00927D8E">
        <w:rPr>
          <w:rFonts w:cstheme="minorHAnsi"/>
          <w:i/>
          <w:iCs/>
          <w:color w:val="000000"/>
          <w:sz w:val="32"/>
          <w:szCs w:val="32"/>
        </w:rPr>
        <w:t>quae dominīs [in servōs]</w:t>
      </w:r>
      <w:r w:rsidRPr="00927D8E">
        <w:rPr>
          <w:rFonts w:cstheme="minorHAnsi"/>
          <w:color w:val="000000"/>
          <w:sz w:val="32"/>
          <w:szCs w:val="32"/>
        </w:rPr>
        <w:t>. 3 Sed [dē hīs duōbus generibus] alterum est druidum, alterum equitum. Illī rēbus divinīs intersunt, sacrificia publica ac privata procurant, religionēs interpretant: [ad hōs] magnus adulescentium numerus disciplinae caus</w:t>
      </w:r>
      <w:r w:rsidRPr="00927D8E">
        <w:rPr>
          <w:rFonts w:cstheme="minorHAnsi"/>
          <w:color w:val="000000"/>
          <w:sz w:val="32"/>
          <w:szCs w:val="32"/>
          <w:u w:val="thick" w:color="000000"/>
        </w:rPr>
        <w:t>ā</w:t>
      </w:r>
      <w:r w:rsidRPr="00927D8E">
        <w:rPr>
          <w:rFonts w:cstheme="minorHAnsi"/>
          <w:color w:val="000000"/>
          <w:sz w:val="32"/>
          <w:szCs w:val="32"/>
        </w:rPr>
        <w:t xml:space="preserve"> concurrit, magnōque hī sunt [apud eōs] honōre. Nam fere [dē omnibus controversiīs publicīs privatīsque] constituunt, et, </w:t>
      </w:r>
      <w:r w:rsidRPr="00927D8E">
        <w:rPr>
          <w:rFonts w:cstheme="minorHAnsi"/>
          <w:color w:val="000000"/>
          <w:sz w:val="32"/>
          <w:szCs w:val="32"/>
          <w:u w:val="thick" w:color="000000"/>
        </w:rPr>
        <w:t>cum aliquod facinus admissum est, cum caedes facta est, cum [dē hereditāte], [dē finibus] controversia est</w:t>
      </w:r>
      <w:r w:rsidRPr="00927D8E">
        <w:rPr>
          <w:rFonts w:cstheme="minorHAnsi"/>
          <w:color w:val="000000"/>
          <w:sz w:val="32"/>
          <w:szCs w:val="32"/>
        </w:rPr>
        <w:t xml:space="preserve">, īdem decernunt, praemia poenāsque constituunt; … Hīs autem omnibus druidibus praeest unus, </w:t>
      </w:r>
      <w:r w:rsidRPr="00927D8E">
        <w:rPr>
          <w:rFonts w:cstheme="minorHAnsi"/>
          <w:i/>
          <w:iCs/>
          <w:color w:val="000000"/>
          <w:sz w:val="32"/>
          <w:szCs w:val="32"/>
        </w:rPr>
        <w:t>quī summam [inter eōs] auctoritātem habet</w:t>
      </w:r>
      <w:r w:rsidRPr="00927D8E">
        <w:rPr>
          <w:rFonts w:cstheme="minorHAnsi"/>
          <w:color w:val="000000"/>
          <w:sz w:val="32"/>
          <w:szCs w:val="32"/>
        </w:rPr>
        <w:t xml:space="preserve">. </w:t>
      </w:r>
    </w:p>
    <w:p w14:paraId="09FA73D6" w14:textId="2C6F5DA4" w:rsidR="008758E5" w:rsidRDefault="008758E5" w:rsidP="00CD2394">
      <w:pPr>
        <w:pStyle w:val="NoSpacing"/>
        <w:keepLines/>
        <w:rPr>
          <w:rFonts w:cstheme="minorHAnsi"/>
          <w:color w:val="000000"/>
          <w:szCs w:val="24"/>
        </w:rPr>
      </w:pPr>
      <w:r w:rsidRPr="00927D8E">
        <w:rPr>
          <w:rFonts w:cstheme="minorHAnsi"/>
          <w:color w:val="000000"/>
          <w:szCs w:val="24"/>
        </w:rPr>
        <w:t xml:space="preserve">Vocabulary help: aliquis, aliquid: some/someone/something; numerus, -i (m): number; </w:t>
      </w:r>
      <w:r w:rsidR="006F1C0A">
        <w:rPr>
          <w:rFonts w:cstheme="minorHAnsi"/>
          <w:color w:val="000000"/>
          <w:szCs w:val="24"/>
        </w:rPr>
        <w:t xml:space="preserve">plebs, plebis (f): common people; </w:t>
      </w:r>
      <w:r w:rsidRPr="00927D8E">
        <w:rPr>
          <w:rFonts w:cstheme="minorHAnsi"/>
          <w:color w:val="000000"/>
          <w:szCs w:val="24"/>
        </w:rPr>
        <w:t>adhibeo, adhibēre: to summon, invite; magnitudo, magnitudinis (f): size; tributum, -i (n): tax; potentiorum “of more powerful people”; premo, premere: to oppress; servitus, servitūtis (f): slavery; īdem, eadem, idem: the same; alterum...alterum “the one....the other”; druidum and equitum: both are genitive plural, 3rd declension; rebus “affairs” (dative plural); intersum, interesse: to preside over (+dative); procuro (1): to manage; administer; religio, religionis (f): worship, religious obligations; interpreto, interpretāre: to explain, translate; adulescens, adulescentis (m or f): young person; disciplina, -ae (f): instruction; apud (+acc): in the presence of; fere: almost; controversia, -ae (f): dispute; constituo, constituere: to decide; facinus, facinoris (n): crime; caedes, caedis (f): murder; hereditas, hereditatis (f): inheritance; fines, finium (m and f): territory, land; praemia, -ae (f): prize; recompense; praesum, praeesse: to be in charge of (+dative); summus, -a, -um: highest</w:t>
      </w:r>
    </w:p>
    <w:p w14:paraId="683A7E21" w14:textId="77777777" w:rsidR="008758E5" w:rsidRDefault="008758E5" w:rsidP="00CD2394">
      <w:pPr>
        <w:pStyle w:val="NoSpacing"/>
        <w:keepLines/>
        <w:rPr>
          <w:rFonts w:cstheme="minorHAnsi"/>
          <w:color w:val="000000"/>
          <w:szCs w:val="24"/>
        </w:rPr>
      </w:pPr>
    </w:p>
    <w:p w14:paraId="2705AA55" w14:textId="77777777" w:rsidR="008758E5" w:rsidRPr="00927D8E" w:rsidRDefault="008758E5" w:rsidP="00CD2394">
      <w:pPr>
        <w:pStyle w:val="NoSpacing"/>
        <w:keepLines/>
        <w:rPr>
          <w:rFonts w:cstheme="minorHAnsi"/>
          <w:color w:val="000000"/>
          <w:szCs w:val="24"/>
        </w:rPr>
      </w:pPr>
    </w:p>
    <w:p w14:paraId="1F643966" w14:textId="3E9CFC2F" w:rsidR="008758E5" w:rsidRPr="0029433E" w:rsidRDefault="008758E5" w:rsidP="0029433E">
      <w:pPr>
        <w:pStyle w:val="Heading1"/>
      </w:pPr>
      <w:bookmarkStart w:id="86" w:name="_Toc158985022"/>
      <w:r w:rsidRPr="0029433E">
        <w:t>Ablative Absolute and uses of the Dative</w:t>
      </w:r>
      <w:bookmarkEnd w:id="86"/>
    </w:p>
    <w:p w14:paraId="62FAD292" w14:textId="77777777" w:rsidR="008758E5" w:rsidRDefault="008758E5" w:rsidP="00CD2394">
      <w:pPr>
        <w:pStyle w:val="Heading3"/>
      </w:pPr>
      <w:r>
        <w:rPr>
          <w:rStyle w:val="Heading3Char"/>
        </w:rPr>
        <w:br/>
      </w:r>
      <w:bookmarkStart w:id="87" w:name="_Toc158985023"/>
      <w:r w:rsidRPr="006D0A4C">
        <w:rPr>
          <w:rStyle w:val="Heading3Char"/>
        </w:rPr>
        <w:t>Principles of Grammar</w:t>
      </w:r>
      <w:bookmarkEnd w:id="87"/>
    </w:p>
    <w:p w14:paraId="4B6D270C" w14:textId="1741B927" w:rsidR="008758E5" w:rsidRDefault="008758E5" w:rsidP="00CD2394">
      <w:pPr>
        <w:keepLines/>
      </w:pPr>
      <w:r>
        <w:t>Pa</w:t>
      </w:r>
      <w:r w:rsidR="00C7776E">
        <w:t xml:space="preserve">rticiples are verbal adjectives and </w:t>
      </w:r>
      <w:r>
        <w:t>have</w:t>
      </w:r>
      <w:r w:rsidR="00C7776E">
        <w:t xml:space="preserve"> therefore taken</w:t>
      </w:r>
      <w:r>
        <w:t xml:space="preserve"> the traits of both. Some participles are more descriptive of nouns (e.g., “the broken pot”), and some have more a verbal force and govern clauses (e.g., “those caught breaking any pots in the house will be punished”). </w:t>
      </w:r>
    </w:p>
    <w:p w14:paraId="357FC270" w14:textId="450FAC75" w:rsidR="008758E5" w:rsidRDefault="008758E5" w:rsidP="00CD2394">
      <w:pPr>
        <w:keepLines/>
      </w:pPr>
      <w:r>
        <w:lastRenderedPageBreak/>
        <w:t xml:space="preserve">One special use of the participle is an </w:t>
      </w:r>
      <w:r w:rsidRPr="00B85947">
        <w:rPr>
          <w:rStyle w:val="Strong"/>
        </w:rPr>
        <w:t>ablative absolute</w:t>
      </w:r>
      <w:r>
        <w:rPr>
          <w:rStyle w:val="Strong"/>
          <w:b w:val="0"/>
        </w:rPr>
        <w:t>. This</w:t>
      </w:r>
      <w:r>
        <w:t xml:space="preserve"> is a common dependent clause in Latin and is therefore a segment that can interrupt an independent clause. These clauses often replace other dependent clauses that would require a subordinating conjunction (like </w:t>
      </w:r>
      <w:r w:rsidRPr="00081659">
        <w:rPr>
          <w:i/>
        </w:rPr>
        <w:t>cum</w:t>
      </w:r>
      <w:r>
        <w:t xml:space="preserve">, </w:t>
      </w:r>
      <w:r w:rsidRPr="00081659">
        <w:rPr>
          <w:i/>
        </w:rPr>
        <w:t>postquam</w:t>
      </w:r>
      <w:r>
        <w:t xml:space="preserve">, etc.). Since the participle does all the work, it is up to you as the translator to decide what the relationship of the ablative absolute is to the rest of the sentence (does it mean </w:t>
      </w:r>
      <w:r w:rsidR="00C7776E">
        <w:t>‘</w:t>
      </w:r>
      <w:r>
        <w:t>since</w:t>
      </w:r>
      <w:r w:rsidR="00C7776E">
        <w:t>’</w:t>
      </w:r>
      <w:r>
        <w:t xml:space="preserve">, </w:t>
      </w:r>
      <w:r w:rsidR="00C7776E">
        <w:t>‘</w:t>
      </w:r>
      <w:r>
        <w:t>although</w:t>
      </w:r>
      <w:r w:rsidR="00C7776E">
        <w:t>’</w:t>
      </w:r>
      <w:r>
        <w:t xml:space="preserve">, </w:t>
      </w:r>
      <w:r w:rsidR="00C7776E">
        <w:t>‘</w:t>
      </w:r>
      <w:r>
        <w:t>when</w:t>
      </w:r>
      <w:r w:rsidR="00C7776E">
        <w:t>’</w:t>
      </w:r>
      <w:r>
        <w:t xml:space="preserve">?). Another basic rule of the ablative absolute is that it does not share a subject or predicate with the main clause (it is </w:t>
      </w:r>
      <w:r>
        <w:rPr>
          <w:i/>
        </w:rPr>
        <w:t>absolved/absolute</w:t>
      </w:r>
      <w:r>
        <w:t xml:space="preserve">) from the rest of the clause. Therefore </w:t>
      </w:r>
      <w:r>
        <w:rPr>
          <w:i/>
        </w:rPr>
        <w:t>With the city having been captured, the troops departed</w:t>
      </w:r>
      <w:r>
        <w:t xml:space="preserve"> is an ablative absolute, but </w:t>
      </w:r>
      <w:r>
        <w:rPr>
          <w:i/>
        </w:rPr>
        <w:t>With the city having been captured, the troops entered it</w:t>
      </w:r>
      <w:r>
        <w:t xml:space="preserve"> could not be one (“city” is part of the ablative absolute and the main clause)</w:t>
      </w:r>
    </w:p>
    <w:p w14:paraId="62B5DA91" w14:textId="77777777" w:rsidR="005718E2" w:rsidRDefault="008758E5" w:rsidP="00CD2394">
      <w:pPr>
        <w:pStyle w:val="NoSpacing"/>
        <w:keepLines/>
      </w:pPr>
      <w:r w:rsidRPr="00B85947">
        <w:t xml:space="preserve">Another ablative use is the </w:t>
      </w:r>
      <w:r w:rsidRPr="00B85947">
        <w:rPr>
          <w:rStyle w:val="Strong"/>
        </w:rPr>
        <w:t>ablative of manner</w:t>
      </w:r>
      <w:r w:rsidRPr="00B85947">
        <w:t>. This construction is often translated using the English preposition “with,” but unlike the other ablatives you’ve learned</w:t>
      </w:r>
      <w:r>
        <w:t xml:space="preserve">, it describes </w:t>
      </w:r>
      <w:r w:rsidRPr="00B85947">
        <w:rPr>
          <w:rStyle w:val="Emphasis"/>
        </w:rPr>
        <w:t>the way</w:t>
      </w:r>
      <w:r>
        <w:t xml:space="preserve"> in which</w:t>
      </w:r>
      <w:r w:rsidR="005718E2">
        <w:t xml:space="preserve"> an action occurs. For example:</w:t>
      </w:r>
    </w:p>
    <w:p w14:paraId="3BE53CFA" w14:textId="7C6D12E0" w:rsidR="005718E2" w:rsidRDefault="008758E5">
      <w:pPr>
        <w:pStyle w:val="NoSpacing"/>
        <w:keepLines/>
        <w:numPr>
          <w:ilvl w:val="0"/>
          <w:numId w:val="77"/>
        </w:numPr>
      </w:pPr>
      <w:r>
        <w:t xml:space="preserve">racers run </w:t>
      </w:r>
      <w:r>
        <w:rPr>
          <w:i/>
        </w:rPr>
        <w:t xml:space="preserve">with friends </w:t>
      </w:r>
      <w:r>
        <w:t>(</w:t>
      </w:r>
      <w:r w:rsidR="005718E2" w:rsidRPr="005718E2">
        <w:rPr>
          <w:rStyle w:val="Strong"/>
        </w:rPr>
        <w:t>accompaniment</w:t>
      </w:r>
      <w:r w:rsidR="005718E2">
        <w:t>)</w:t>
      </w:r>
    </w:p>
    <w:p w14:paraId="26D55CAF" w14:textId="77777777" w:rsidR="005718E2" w:rsidRDefault="008758E5">
      <w:pPr>
        <w:pStyle w:val="NoSpacing"/>
        <w:keepLines/>
        <w:numPr>
          <w:ilvl w:val="0"/>
          <w:numId w:val="77"/>
        </w:numPr>
      </w:pPr>
      <w:r>
        <w:t xml:space="preserve">racers run </w:t>
      </w:r>
      <w:r>
        <w:rPr>
          <w:i/>
        </w:rPr>
        <w:t>with their legs</w:t>
      </w:r>
      <w:r>
        <w:t xml:space="preserve"> (</w:t>
      </w:r>
      <w:r w:rsidRPr="005718E2">
        <w:rPr>
          <w:rStyle w:val="Strong"/>
        </w:rPr>
        <w:t>means/instrument</w:t>
      </w:r>
      <w:r w:rsidR="005718E2">
        <w:t>)</w:t>
      </w:r>
    </w:p>
    <w:p w14:paraId="129772C8" w14:textId="21F50096" w:rsidR="005718E2" w:rsidRDefault="008758E5">
      <w:pPr>
        <w:pStyle w:val="NoSpacing"/>
        <w:keepLines/>
        <w:numPr>
          <w:ilvl w:val="0"/>
          <w:numId w:val="77"/>
        </w:numPr>
      </w:pPr>
      <w:r>
        <w:t xml:space="preserve">racers run </w:t>
      </w:r>
      <w:r>
        <w:rPr>
          <w:i/>
        </w:rPr>
        <w:t>with great speed</w:t>
      </w:r>
      <w:r>
        <w:t xml:space="preserve"> (</w:t>
      </w:r>
      <w:r w:rsidRPr="005718E2">
        <w:rPr>
          <w:rStyle w:val="Strong"/>
        </w:rPr>
        <w:t>manner</w:t>
      </w:r>
      <w:r w:rsidR="005718E2">
        <w:t>)</w:t>
      </w:r>
    </w:p>
    <w:p w14:paraId="4F243802" w14:textId="77777777" w:rsidR="005718E2" w:rsidRDefault="005718E2" w:rsidP="005718E2">
      <w:pPr>
        <w:pStyle w:val="NoSpacing"/>
        <w:keepLines/>
        <w:ind w:left="360"/>
      </w:pPr>
    </w:p>
    <w:p w14:paraId="01531CAE" w14:textId="3BADB8CD" w:rsidR="008758E5" w:rsidRDefault="008758E5" w:rsidP="005718E2">
      <w:pPr>
        <w:pStyle w:val="NoSpacing"/>
        <w:keepLines/>
      </w:pPr>
      <w:r>
        <w:t xml:space="preserve">In a sense, this ablative works like an adverb (“racers run with great speed” is about the same as “racers run very quickly”). The most common use of this ablative is (hopefully) heard at commencement if you graduate </w:t>
      </w:r>
      <w:r>
        <w:rPr>
          <w:i/>
        </w:rPr>
        <w:t>magna cum laude</w:t>
      </w:r>
      <w:r>
        <w:t xml:space="preserve"> (“with great praise”).</w:t>
      </w:r>
      <w:r>
        <w:br/>
      </w:r>
    </w:p>
    <w:p w14:paraId="6C7FF874" w14:textId="77777777" w:rsidR="008758E5" w:rsidRDefault="008758E5" w:rsidP="00CD2394">
      <w:pPr>
        <w:pStyle w:val="Heading3"/>
      </w:pPr>
      <w:bookmarkStart w:id="88" w:name="_Toc158985024"/>
      <w:r w:rsidRPr="006D0A4C">
        <w:rPr>
          <w:rStyle w:val="Heading3Char"/>
        </w:rPr>
        <w:t>Principles of Latin</w:t>
      </w:r>
      <w:bookmarkEnd w:id="88"/>
    </w:p>
    <w:p w14:paraId="046B71A8" w14:textId="77777777" w:rsidR="008758E5" w:rsidRDefault="008758E5" w:rsidP="00CD2394">
      <w:pPr>
        <w:keepLines/>
        <w:spacing w:after="0"/>
      </w:pPr>
      <w:r>
        <w:t xml:space="preserve">The ablative absolute can be formed either with a present active or perfect passive participle. In this construction, the ablative singular is typically </w:t>
      </w:r>
      <w:r>
        <w:rPr>
          <w:i/>
        </w:rPr>
        <w:t>–e</w:t>
      </w:r>
      <w:r>
        <w:t xml:space="preserve"> instead of </w:t>
      </w:r>
      <w:r>
        <w:rPr>
          <w:i/>
        </w:rPr>
        <w:t>–ī</w:t>
      </w:r>
      <w:r>
        <w:t>:</w:t>
      </w:r>
    </w:p>
    <w:p w14:paraId="28F3EE42" w14:textId="77777777" w:rsidR="008758E5" w:rsidRDefault="008758E5" w:rsidP="00CD2394">
      <w:pPr>
        <w:keepLines/>
        <w:spacing w:after="0"/>
      </w:pPr>
    </w:p>
    <w:p w14:paraId="3108249B" w14:textId="77777777" w:rsidR="008758E5" w:rsidRDefault="008758E5" w:rsidP="00CD2394">
      <w:pPr>
        <w:keepLines/>
        <w:spacing w:after="0"/>
      </w:pPr>
      <w:r>
        <w:t>When you first encounter this construction, a simple formula can help you translate. First, identify the participle as present active or perfect passive.</w:t>
      </w:r>
    </w:p>
    <w:p w14:paraId="207124DA" w14:textId="6B67A640" w:rsidR="008758E5" w:rsidRDefault="005718E2">
      <w:pPr>
        <w:pStyle w:val="ListParagraph"/>
        <w:keepLines/>
        <w:numPr>
          <w:ilvl w:val="0"/>
          <w:numId w:val="58"/>
        </w:numPr>
        <w:spacing w:after="0"/>
      </w:pPr>
      <w:r>
        <w:t>Present active:</w:t>
      </w:r>
      <w:r w:rsidR="005526F8">
        <w:t xml:space="preserve"> </w:t>
      </w:r>
      <w:r w:rsidR="008758E5">
        <w:t>“with __________(noun) __________ing (participle)”</w:t>
      </w:r>
    </w:p>
    <w:p w14:paraId="3A699A2A" w14:textId="3E677581" w:rsidR="005718E2" w:rsidRDefault="008758E5">
      <w:pPr>
        <w:pStyle w:val="ListParagraph"/>
        <w:keepLines/>
        <w:numPr>
          <w:ilvl w:val="1"/>
          <w:numId w:val="58"/>
        </w:numPr>
        <w:spacing w:after="0"/>
      </w:pPr>
      <w:r>
        <w:t>puellā vocante (with the girl calling)</w:t>
      </w:r>
    </w:p>
    <w:p w14:paraId="2213BCE4" w14:textId="6BAFF27B" w:rsidR="005718E2" w:rsidRDefault="005718E2">
      <w:pPr>
        <w:pStyle w:val="ListParagraph"/>
        <w:keepLines/>
        <w:numPr>
          <w:ilvl w:val="1"/>
          <w:numId w:val="58"/>
        </w:numPr>
        <w:spacing w:after="0"/>
      </w:pPr>
      <w:r>
        <w:t>puell</w:t>
      </w:r>
      <w:r w:rsidR="005526F8">
        <w:t>ī</w:t>
      </w:r>
      <w:r>
        <w:t>s vocantibus (with the girls calling)</w:t>
      </w:r>
    </w:p>
    <w:p w14:paraId="1790ED86" w14:textId="77777777" w:rsidR="008758E5" w:rsidRDefault="008758E5">
      <w:pPr>
        <w:pStyle w:val="ListParagraph"/>
        <w:keepLines/>
        <w:numPr>
          <w:ilvl w:val="0"/>
          <w:numId w:val="58"/>
        </w:numPr>
        <w:spacing w:after="0"/>
      </w:pPr>
      <w:r>
        <w:t>Perfect passive: “with __________(noun) having been __________ed (participle)”</w:t>
      </w:r>
    </w:p>
    <w:p w14:paraId="2DF4EB6C" w14:textId="0261D9EB" w:rsidR="008758E5" w:rsidRDefault="008758E5">
      <w:pPr>
        <w:pStyle w:val="ListParagraph"/>
        <w:keepLines/>
        <w:numPr>
          <w:ilvl w:val="1"/>
          <w:numId w:val="58"/>
        </w:numPr>
        <w:spacing w:after="0"/>
      </w:pPr>
      <w:r>
        <w:t>puellā vocātā (with the girl having been called)</w:t>
      </w:r>
    </w:p>
    <w:p w14:paraId="7EF1B8CD" w14:textId="00617C5D" w:rsidR="005526F8" w:rsidRDefault="005526F8">
      <w:pPr>
        <w:pStyle w:val="ListParagraph"/>
        <w:keepLines/>
        <w:numPr>
          <w:ilvl w:val="1"/>
          <w:numId w:val="58"/>
        </w:numPr>
        <w:spacing w:after="0"/>
      </w:pPr>
      <w:r>
        <w:t>puellīs vocātīs (with the girls having been called)</w:t>
      </w:r>
    </w:p>
    <w:p w14:paraId="27F85B7D" w14:textId="482E4AB4" w:rsidR="008758E5" w:rsidRDefault="008758E5" w:rsidP="00CD2394">
      <w:pPr>
        <w:keepLines/>
      </w:pPr>
      <w:r>
        <w:br/>
        <w:t xml:space="preserve">These translations often feel a bit awkward, but they help you establish the grammatical </w:t>
      </w:r>
      <w:r w:rsidR="005526F8">
        <w:t>patterns and rules</w:t>
      </w:r>
      <w:r>
        <w:t xml:space="preserve">. Once you are more familiar with the formula, experiment with different ways to translate these constructions. The most important part of translation is to preserve the active or passive voice of the participle: </w:t>
      </w:r>
    </w:p>
    <w:p w14:paraId="32F4C7D0" w14:textId="6EE829A1" w:rsidR="005526F8" w:rsidRPr="005526F8" w:rsidRDefault="005526F8" w:rsidP="00CD2394">
      <w:pPr>
        <w:keepLines/>
      </w:pPr>
      <w:r>
        <w:rPr>
          <w:i/>
        </w:rPr>
        <w:t>puell</w:t>
      </w:r>
      <w:r w:rsidR="00A2155C">
        <w:rPr>
          <w:i/>
        </w:rPr>
        <w:t>ā</w:t>
      </w:r>
      <w:r>
        <w:rPr>
          <w:i/>
        </w:rPr>
        <w:t xml:space="preserve"> illum vocante</w:t>
      </w:r>
    </w:p>
    <w:p w14:paraId="7DDA884C" w14:textId="77777777" w:rsidR="008758E5" w:rsidRDefault="008758E5">
      <w:pPr>
        <w:pStyle w:val="ListParagraph"/>
        <w:keepLines/>
        <w:numPr>
          <w:ilvl w:val="0"/>
          <w:numId w:val="60"/>
        </w:numPr>
        <w:spacing w:after="0"/>
      </w:pPr>
      <w:r>
        <w:t>because the girl is calling him</w:t>
      </w:r>
    </w:p>
    <w:p w14:paraId="43ABCD29" w14:textId="77777777" w:rsidR="008758E5" w:rsidRDefault="008758E5">
      <w:pPr>
        <w:pStyle w:val="ListParagraph"/>
        <w:keepLines/>
        <w:numPr>
          <w:ilvl w:val="0"/>
          <w:numId w:val="60"/>
        </w:numPr>
        <w:spacing w:after="0"/>
      </w:pPr>
      <w:r>
        <w:t>since the girl is calling him</w:t>
      </w:r>
    </w:p>
    <w:p w14:paraId="30EA79FC" w14:textId="77777777" w:rsidR="008758E5" w:rsidRDefault="008758E5">
      <w:pPr>
        <w:pStyle w:val="ListParagraph"/>
        <w:keepLines/>
        <w:numPr>
          <w:ilvl w:val="0"/>
          <w:numId w:val="60"/>
        </w:numPr>
        <w:spacing w:after="0"/>
      </w:pPr>
      <w:r>
        <w:t>while the girl is calling him</w:t>
      </w:r>
    </w:p>
    <w:p w14:paraId="2E567517" w14:textId="77777777" w:rsidR="008758E5" w:rsidRDefault="008758E5">
      <w:pPr>
        <w:pStyle w:val="ListParagraph"/>
        <w:keepLines/>
        <w:numPr>
          <w:ilvl w:val="0"/>
          <w:numId w:val="60"/>
        </w:numPr>
        <w:spacing w:after="0"/>
      </w:pPr>
      <w:r>
        <w:t>if the girl is calling him</w:t>
      </w:r>
    </w:p>
    <w:p w14:paraId="45D6C434" w14:textId="3776507E" w:rsidR="008758E5" w:rsidRDefault="00AE7721">
      <w:pPr>
        <w:pStyle w:val="ListParagraph"/>
        <w:keepLines/>
        <w:numPr>
          <w:ilvl w:val="0"/>
          <w:numId w:val="60"/>
        </w:numPr>
        <w:spacing w:after="0"/>
      </w:pPr>
      <w:r>
        <w:rPr>
          <w:rStyle w:val="Strong"/>
        </w:rPr>
        <w:lastRenderedPageBreak/>
        <w:t>(</w:t>
      </w:r>
      <w:r w:rsidR="008758E5" w:rsidRPr="00AE7721">
        <w:rPr>
          <w:rStyle w:val="Heading5Char"/>
          <w:color w:val="auto"/>
        </w:rPr>
        <w:t>not</w:t>
      </w:r>
      <w:r w:rsidR="008758E5" w:rsidRPr="00081659">
        <w:rPr>
          <w:rStyle w:val="Strong"/>
        </w:rPr>
        <w:t>)</w:t>
      </w:r>
      <w:r w:rsidR="008758E5">
        <w:t xml:space="preserve"> the girl is called by him</w:t>
      </w:r>
    </w:p>
    <w:p w14:paraId="50FAC252" w14:textId="7BD5B8AB" w:rsidR="005526F8" w:rsidRDefault="005526F8">
      <w:pPr>
        <w:pStyle w:val="ListParagraph"/>
        <w:keepLines/>
        <w:numPr>
          <w:ilvl w:val="0"/>
          <w:numId w:val="60"/>
        </w:numPr>
        <w:spacing w:after="0"/>
      </w:pPr>
      <w:r>
        <w:rPr>
          <w:rStyle w:val="Strong"/>
        </w:rPr>
        <w:t xml:space="preserve">(NOT) </w:t>
      </w:r>
      <w:r w:rsidRPr="005526F8">
        <w:rPr>
          <w:rStyle w:val="Strong"/>
          <w:b w:val="0"/>
        </w:rPr>
        <w:t>he called the girl</w:t>
      </w:r>
    </w:p>
    <w:p w14:paraId="5B31D85B" w14:textId="77777777" w:rsidR="008758E5" w:rsidRDefault="008758E5" w:rsidP="00CD2394">
      <w:pPr>
        <w:keepLines/>
        <w:spacing w:after="0"/>
      </w:pPr>
    </w:p>
    <w:p w14:paraId="2245F041" w14:textId="77777777" w:rsidR="008758E5" w:rsidRDefault="008758E5" w:rsidP="00CD2394">
      <w:pPr>
        <w:keepLines/>
        <w:spacing w:after="0"/>
      </w:pPr>
      <w:r>
        <w:t>An ablative absolute may also have objects, clauses, or phrases inside the clause. Typically the noun and participle will stand at the beginning and end of the clause, and it follows the same rules as other dependent clauses (it can interrupt an independent clause, but it can’t be interrupted by one):</w:t>
      </w:r>
    </w:p>
    <w:p w14:paraId="701EB53E" w14:textId="77777777" w:rsidR="008758E5" w:rsidRDefault="008758E5" w:rsidP="00CD2394">
      <w:pPr>
        <w:keepLines/>
        <w:spacing w:after="0"/>
      </w:pPr>
    </w:p>
    <w:p w14:paraId="651BFE3D" w14:textId="77777777" w:rsidR="008758E5" w:rsidRDefault="008758E5">
      <w:pPr>
        <w:pStyle w:val="ListParagraph"/>
        <w:keepLines/>
        <w:numPr>
          <w:ilvl w:val="0"/>
          <w:numId w:val="59"/>
        </w:numPr>
        <w:spacing w:after="0"/>
      </w:pPr>
      <w:r>
        <w:t>puellā eum vocante (with the girl calling him)</w:t>
      </w:r>
    </w:p>
    <w:p w14:paraId="7DF54798" w14:textId="1D558921" w:rsidR="008758E5" w:rsidRDefault="008758E5">
      <w:pPr>
        <w:pStyle w:val="ListParagraph"/>
        <w:keepLines/>
        <w:numPr>
          <w:ilvl w:val="0"/>
          <w:numId w:val="59"/>
        </w:numPr>
        <w:spacing w:after="0"/>
      </w:pPr>
      <w:r>
        <w:t>puellā suam matrem vocante (with the girl calling her mother)</w:t>
      </w:r>
    </w:p>
    <w:p w14:paraId="757A6B0F" w14:textId="24446A7C" w:rsidR="00653B35" w:rsidRDefault="00653B35" w:rsidP="00653B35">
      <w:pPr>
        <w:keepLines/>
        <w:spacing w:after="0"/>
      </w:pPr>
      <w:r>
        <w:t>Most ablative absolutes start with nouns and end with participles, but that is a tendency, not a rule.</w:t>
      </w:r>
    </w:p>
    <w:p w14:paraId="6FB5E964" w14:textId="77777777" w:rsidR="00653B35" w:rsidRDefault="00653B35" w:rsidP="00653B35">
      <w:pPr>
        <w:keepLines/>
        <w:spacing w:after="0"/>
      </w:pPr>
    </w:p>
    <w:p w14:paraId="45C87F77" w14:textId="77777777" w:rsidR="008758E5" w:rsidRDefault="008758E5" w:rsidP="00CD2394">
      <w:pPr>
        <w:keepLines/>
        <w:spacing w:after="0"/>
      </w:pPr>
      <w:bookmarkStart w:id="89" w:name="_Toc158985025"/>
      <w:r w:rsidRPr="00081659">
        <w:rPr>
          <w:rStyle w:val="Heading2Char"/>
        </w:rPr>
        <w:t>Dative:</w:t>
      </w:r>
      <w:bookmarkEnd w:id="89"/>
      <w:r>
        <w:t xml:space="preserve"> The most common uses of the dative, besides indirect object, are reference and special adjectives.</w:t>
      </w:r>
    </w:p>
    <w:p w14:paraId="37CECBC7" w14:textId="77777777" w:rsidR="008758E5" w:rsidRDefault="008758E5" w:rsidP="00CD2394">
      <w:pPr>
        <w:keepLines/>
        <w:spacing w:after="0"/>
      </w:pPr>
    </w:p>
    <w:p w14:paraId="136C5914" w14:textId="77777777" w:rsidR="008758E5" w:rsidRDefault="008758E5" w:rsidP="00CD2394">
      <w:pPr>
        <w:keepLines/>
        <w:spacing w:after="0"/>
      </w:pPr>
      <w:r w:rsidRPr="00081659">
        <w:rPr>
          <w:rStyle w:val="Heading5Char"/>
        </w:rPr>
        <w:t>Dative of reference/interest</w:t>
      </w:r>
      <w:r>
        <w:t xml:space="preserve"> There are a few related uses of the dative that show who is personally connected with a statement or fact.</w:t>
      </w:r>
    </w:p>
    <w:p w14:paraId="3EA20831" w14:textId="77777777" w:rsidR="008758E5" w:rsidRDefault="008758E5">
      <w:pPr>
        <w:pStyle w:val="ListParagraph"/>
        <w:keepLines/>
        <w:numPr>
          <w:ilvl w:val="0"/>
          <w:numId w:val="61"/>
        </w:numPr>
        <w:spacing w:after="0"/>
      </w:pPr>
      <w:r>
        <w:t xml:space="preserve">It can indicate from whose perspective the statement is true </w:t>
      </w:r>
      <w:r w:rsidRPr="008E045D">
        <w:rPr>
          <w:i/>
        </w:rPr>
        <w:t>illī virō silva magna visa est</w:t>
      </w:r>
      <w:r>
        <w:t xml:space="preserve"> (“for that man, the forest seemed large”)</w:t>
      </w:r>
    </w:p>
    <w:p w14:paraId="692114EB" w14:textId="0B41D0DD" w:rsidR="008758E5" w:rsidRDefault="008758E5">
      <w:pPr>
        <w:pStyle w:val="ListParagraph"/>
        <w:keepLines/>
        <w:numPr>
          <w:ilvl w:val="0"/>
          <w:numId w:val="61"/>
        </w:numPr>
        <w:spacing w:after="0"/>
      </w:pPr>
      <w:r>
        <w:t xml:space="preserve">Especially with body parts, </w:t>
      </w:r>
      <w:r w:rsidR="00653B35">
        <w:t xml:space="preserve">it can show a close connection, and </w:t>
      </w:r>
      <w:r>
        <w:t>often translated with the English possessive</w:t>
      </w:r>
      <w:r w:rsidR="00653B35">
        <w:t xml:space="preserve">. </w:t>
      </w:r>
      <w:r w:rsidR="00653B35" w:rsidRPr="00653B35">
        <w:rPr>
          <w:i/>
        </w:rPr>
        <w:t>membra ill</w:t>
      </w:r>
      <w:r w:rsidR="00A2155C">
        <w:rPr>
          <w:i/>
        </w:rPr>
        <w:t>ī</w:t>
      </w:r>
      <w:r w:rsidR="00653B35" w:rsidRPr="00653B35">
        <w:rPr>
          <w:i/>
        </w:rPr>
        <w:t xml:space="preserve"> feminae</w:t>
      </w:r>
      <w:r w:rsidR="00653B35">
        <w:t xml:space="preserve"> (“that woman’s limbs”)</w:t>
      </w:r>
    </w:p>
    <w:p w14:paraId="352C6266" w14:textId="77777777" w:rsidR="008758E5" w:rsidRDefault="008758E5" w:rsidP="00CD2394">
      <w:pPr>
        <w:keepLines/>
        <w:spacing w:after="0"/>
      </w:pPr>
    </w:p>
    <w:p w14:paraId="02C7B388" w14:textId="5FF2C143" w:rsidR="008758E5" w:rsidRDefault="008758E5" w:rsidP="00CD2394">
      <w:pPr>
        <w:keepLines/>
        <w:spacing w:after="0"/>
      </w:pPr>
      <w:r w:rsidRPr="00081659">
        <w:rPr>
          <w:rStyle w:val="Heading5Char"/>
        </w:rPr>
        <w:t>Dative with special adjectives</w:t>
      </w:r>
      <w:r>
        <w:rPr>
          <w:b/>
        </w:rPr>
        <w:t xml:space="preserve"> </w:t>
      </w:r>
      <w:r>
        <w:t>occurs with adjectives that would naturally take a to/for in English as well. Adjectives like easy, difficult, fitting, etc. often appear with a dative that explains to whom or in what way the adjective is easy, etc.</w:t>
      </w:r>
      <w:r w:rsidR="00653B35">
        <w:t xml:space="preserve"> Several of these are included in the chapter vocabulary.</w:t>
      </w:r>
    </w:p>
    <w:p w14:paraId="423F1F07" w14:textId="77777777" w:rsidR="008758E5" w:rsidRDefault="008758E5" w:rsidP="00CD2394">
      <w:pPr>
        <w:keepLines/>
        <w:spacing w:after="0"/>
      </w:pPr>
    </w:p>
    <w:p w14:paraId="0A963959" w14:textId="77777777" w:rsidR="008758E5" w:rsidRDefault="008758E5" w:rsidP="00CD2394">
      <w:pPr>
        <w:pStyle w:val="SectionandVocabheader"/>
      </w:pPr>
      <w:bookmarkStart w:id="90" w:name="_Toc158985026"/>
      <w:r>
        <w:t>Chapter 14 Exercises</w:t>
      </w:r>
      <w:bookmarkEnd w:id="90"/>
    </w:p>
    <w:p w14:paraId="4022C1BB" w14:textId="43F3D3E8" w:rsidR="008758E5" w:rsidRDefault="008758E5" w:rsidP="00CD2394">
      <w:pPr>
        <w:keepLines/>
        <w:spacing w:after="0"/>
      </w:pPr>
      <w:r>
        <w:t xml:space="preserve">A) Identify the </w:t>
      </w:r>
      <w:r w:rsidR="00734067">
        <w:t>case</w:t>
      </w:r>
      <w:r>
        <w:t xml:space="preserve"> use, then translate the clause/phrase</w:t>
      </w:r>
    </w:p>
    <w:p w14:paraId="106EF7D5" w14:textId="77777777" w:rsidR="008758E5" w:rsidRDefault="008758E5" w:rsidP="00CD2394">
      <w:pPr>
        <w:keepLines/>
        <w:spacing w:after="0"/>
      </w:pPr>
    </w:p>
    <w:p w14:paraId="0C265224" w14:textId="77777777" w:rsidR="008758E5" w:rsidRDefault="008758E5">
      <w:pPr>
        <w:pStyle w:val="ListParagraph"/>
        <w:keepLines/>
        <w:numPr>
          <w:ilvl w:val="0"/>
          <w:numId w:val="62"/>
        </w:numPr>
        <w:spacing w:after="0"/>
      </w:pPr>
      <w:r>
        <w:t>dicēns illa magnā cum auctoritāte</w:t>
      </w:r>
    </w:p>
    <w:p w14:paraId="3529E58D" w14:textId="77777777" w:rsidR="008758E5" w:rsidRDefault="008758E5">
      <w:pPr>
        <w:pStyle w:val="ListParagraph"/>
        <w:keepLines/>
        <w:numPr>
          <w:ilvl w:val="0"/>
          <w:numId w:val="62"/>
        </w:numPr>
        <w:spacing w:after="0"/>
      </w:pPr>
      <w:r>
        <w:t>appellātī dē ponte</w:t>
      </w:r>
    </w:p>
    <w:p w14:paraId="23582E16" w14:textId="77777777" w:rsidR="008758E5" w:rsidRDefault="008758E5">
      <w:pPr>
        <w:pStyle w:val="ListParagraph"/>
        <w:keepLines/>
        <w:numPr>
          <w:ilvl w:val="0"/>
          <w:numId w:val="62"/>
        </w:numPr>
        <w:spacing w:after="0"/>
      </w:pPr>
      <w:r>
        <w:t>templō incendente</w:t>
      </w:r>
    </w:p>
    <w:p w14:paraId="08ECCFFF" w14:textId="77777777" w:rsidR="008758E5" w:rsidRDefault="008758E5">
      <w:pPr>
        <w:pStyle w:val="ListParagraph"/>
        <w:keepLines/>
        <w:numPr>
          <w:ilvl w:val="0"/>
          <w:numId w:val="62"/>
        </w:numPr>
        <w:spacing w:after="0"/>
      </w:pPr>
      <w:r>
        <w:t>consul solus missus ad theatrum</w:t>
      </w:r>
    </w:p>
    <w:p w14:paraId="7FF4207B" w14:textId="77777777" w:rsidR="008758E5" w:rsidRDefault="008758E5">
      <w:pPr>
        <w:pStyle w:val="ListParagraph"/>
        <w:keepLines/>
        <w:numPr>
          <w:ilvl w:val="0"/>
          <w:numId w:val="62"/>
        </w:numPr>
        <w:spacing w:after="0"/>
      </w:pPr>
      <w:r>
        <w:t>vident hominēs currentēs magnā cum pietāte</w:t>
      </w:r>
    </w:p>
    <w:p w14:paraId="538F0D63" w14:textId="77777777" w:rsidR="008758E5" w:rsidRDefault="008758E5">
      <w:pPr>
        <w:pStyle w:val="ListParagraph"/>
        <w:keepLines/>
        <w:numPr>
          <w:ilvl w:val="0"/>
          <w:numId w:val="62"/>
        </w:numPr>
        <w:spacing w:after="0"/>
      </w:pPr>
      <w:r>
        <w:t>vetustas putatur esse magna</w:t>
      </w:r>
    </w:p>
    <w:p w14:paraId="32016ECD" w14:textId="77777777" w:rsidR="008758E5" w:rsidRDefault="008758E5">
      <w:pPr>
        <w:pStyle w:val="ListParagraph"/>
        <w:keepLines/>
        <w:numPr>
          <w:ilvl w:val="0"/>
          <w:numId w:val="62"/>
        </w:numPr>
        <w:spacing w:after="0"/>
      </w:pPr>
      <w:r>
        <w:t>virgine aliōs militēs ducente</w:t>
      </w:r>
    </w:p>
    <w:p w14:paraId="7C046E29" w14:textId="77777777" w:rsidR="008758E5" w:rsidRDefault="008758E5">
      <w:pPr>
        <w:pStyle w:val="ListParagraph"/>
        <w:keepLines/>
        <w:numPr>
          <w:ilvl w:val="0"/>
          <w:numId w:val="62"/>
        </w:numPr>
        <w:spacing w:after="0"/>
      </w:pPr>
      <w:r>
        <w:t>inimīcae canentī poetae</w:t>
      </w:r>
    </w:p>
    <w:p w14:paraId="510303DE" w14:textId="77777777" w:rsidR="008758E5" w:rsidRDefault="008758E5">
      <w:pPr>
        <w:pStyle w:val="ListParagraph"/>
        <w:keepLines/>
        <w:numPr>
          <w:ilvl w:val="0"/>
          <w:numId w:val="62"/>
        </w:numPr>
        <w:spacing w:after="0"/>
      </w:pPr>
      <w:r>
        <w:t xml:space="preserve">canēns de iteneris tardī periculō </w:t>
      </w:r>
    </w:p>
    <w:p w14:paraId="7BB847EB" w14:textId="77777777" w:rsidR="008758E5" w:rsidRDefault="008758E5">
      <w:pPr>
        <w:pStyle w:val="ListParagraph"/>
        <w:keepLines/>
        <w:numPr>
          <w:ilvl w:val="0"/>
          <w:numId w:val="62"/>
        </w:numPr>
        <w:spacing w:after="0"/>
      </w:pPr>
      <w:r>
        <w:t>poētā primō emissō</w:t>
      </w:r>
    </w:p>
    <w:p w14:paraId="67ABEE44" w14:textId="77777777" w:rsidR="008758E5" w:rsidRDefault="008758E5" w:rsidP="00CD2394">
      <w:pPr>
        <w:keepLines/>
        <w:spacing w:after="0"/>
      </w:pPr>
    </w:p>
    <w:p w14:paraId="49E0961F" w14:textId="77777777" w:rsidR="008758E5" w:rsidRDefault="008758E5" w:rsidP="00CD2394">
      <w:pPr>
        <w:pStyle w:val="SectionandVocabheader"/>
        <w:rPr>
          <w:i/>
        </w:rPr>
      </w:pPr>
      <w:bookmarkStart w:id="91" w:name="_Toc158985027"/>
      <w:r>
        <w:lastRenderedPageBreak/>
        <w:t xml:space="preserve">Chapter 14 Translation: </w:t>
      </w:r>
      <w:r>
        <w:rPr>
          <w:i/>
        </w:rPr>
        <w:t>Res Gestae</w:t>
      </w:r>
      <w:bookmarkEnd w:id="91"/>
    </w:p>
    <w:p w14:paraId="47EC00EC" w14:textId="77777777" w:rsidR="008758E5" w:rsidRDefault="008758E5" w:rsidP="00CD2394">
      <w:pPr>
        <w:keepLines/>
        <w:spacing w:after="0"/>
      </w:pPr>
      <w:r>
        <w:t xml:space="preserve">In the following excerpt from </w:t>
      </w:r>
      <w:r>
        <w:rPr>
          <w:i/>
        </w:rPr>
        <w:t xml:space="preserve">Res Gestae Divi Augusti </w:t>
      </w:r>
      <w:r>
        <w:t>(Divine Augustus’ Accomplishments), he explains his improvements to several public structures in Rome. Most vocabulary that you have not memorized yet is below, but some words (in bold) rely on your knowledge of vocabulary and prefixes, and have been left for you to guess. Translate into literal (even if awkward) English:</w:t>
      </w:r>
    </w:p>
    <w:p w14:paraId="43EC3986" w14:textId="77777777" w:rsidR="008758E5" w:rsidRDefault="008758E5" w:rsidP="00CD2394">
      <w:pPr>
        <w:keepLines/>
        <w:spacing w:after="0"/>
      </w:pPr>
      <w:r>
        <w:t>*proper names are underlined, and may just be translated into the nominative form (e.g., Saturni = Saturn)</w:t>
      </w:r>
    </w:p>
    <w:p w14:paraId="586790B6" w14:textId="77777777" w:rsidR="008758E5" w:rsidRDefault="008758E5" w:rsidP="00CD2394">
      <w:pPr>
        <w:keepLines/>
        <w:spacing w:after="0"/>
      </w:pPr>
    </w:p>
    <w:p w14:paraId="18277774" w14:textId="77777777" w:rsidR="008758E5" w:rsidRDefault="008758E5" w:rsidP="00CD2394">
      <w:pPr>
        <w:keepLines/>
        <w:spacing w:after="0" w:line="360" w:lineRule="auto"/>
      </w:pPr>
      <w:r w:rsidRPr="00C4475C">
        <w:rPr>
          <w:u w:val="single"/>
        </w:rPr>
        <w:t>Capitōlium</w:t>
      </w:r>
      <w:r>
        <w:t xml:space="preserve"> et </w:t>
      </w:r>
      <w:r w:rsidRPr="00C4475C">
        <w:rPr>
          <w:u w:val="single"/>
        </w:rPr>
        <w:t>Pompeium</w:t>
      </w:r>
      <w:r>
        <w:t xml:space="preserve"> theatrum utrumque opus impensā grandī rēfēcī sine ullā </w:t>
      </w:r>
      <w:r w:rsidRPr="00EF2078">
        <w:rPr>
          <w:i/>
        </w:rPr>
        <w:t>inscriptione</w:t>
      </w:r>
      <w:r>
        <w:t xml:space="preserve"> nominis meī. Rīvōs aquārum complūribus locīs vetustāte labentēs </w:t>
      </w:r>
      <w:r w:rsidRPr="00984E84">
        <w:rPr>
          <w:b/>
        </w:rPr>
        <w:t>rēfēcī</w:t>
      </w:r>
      <w:r>
        <w:t xml:space="preserve">, et aquam quae </w:t>
      </w:r>
      <w:r w:rsidRPr="00C4475C">
        <w:rPr>
          <w:u w:val="single"/>
        </w:rPr>
        <w:t>Marcia</w:t>
      </w:r>
      <w:r>
        <w:t xml:space="preserve"> appellātur dūplicāvī fonte nōvō in rivum eius </w:t>
      </w:r>
      <w:r w:rsidRPr="00984E84">
        <w:rPr>
          <w:b/>
        </w:rPr>
        <w:t>inmīssō</w:t>
      </w:r>
      <w:r>
        <w:t xml:space="preserve">. </w:t>
      </w:r>
      <w:r w:rsidRPr="008800C5">
        <w:rPr>
          <w:b/>
        </w:rPr>
        <w:t>Forum</w:t>
      </w:r>
      <w:r>
        <w:t xml:space="preserve"> </w:t>
      </w:r>
      <w:r w:rsidRPr="008800C5">
        <w:rPr>
          <w:b/>
        </w:rPr>
        <w:t>Iulium</w:t>
      </w:r>
      <w:r>
        <w:t xml:space="preserve"> et basilicam quae fuit inter aedem </w:t>
      </w:r>
      <w:r w:rsidRPr="00C4475C">
        <w:rPr>
          <w:u w:val="single"/>
        </w:rPr>
        <w:t>Castōris</w:t>
      </w:r>
      <w:r>
        <w:t xml:space="preserve"> et aedem </w:t>
      </w:r>
      <w:r w:rsidRPr="00C4475C">
        <w:rPr>
          <w:u w:val="single"/>
        </w:rPr>
        <w:t>Saturnī</w:t>
      </w:r>
      <w:r>
        <w:t xml:space="preserve">, coēpta prōfligātaque opera ā patre meō, pērfēcī et &lt;eam&gt; basilicam consūmptām incendiō, ampliāto eius solō, sub titulō nōminis filiōrum meōrum incohāvī, et, sī vivus nōn perfēcissem, pērficī ab heredibus meīs iussī. Duo et octoginta templa deorum in urbe consul sextum ex auctoritate senatus refeci nullo praetermisso quod eo tempore refici debebat. Consul septimum viam </w:t>
      </w:r>
      <w:r w:rsidRPr="00C4475C">
        <w:rPr>
          <w:u w:val="single"/>
        </w:rPr>
        <w:t>Flaminiam</w:t>
      </w:r>
      <w:r>
        <w:t xml:space="preserve"> ab urbe </w:t>
      </w:r>
      <w:r w:rsidRPr="00C4475C">
        <w:rPr>
          <w:u w:val="single"/>
        </w:rPr>
        <w:t>Ariminum</w:t>
      </w:r>
      <w:r>
        <w:t xml:space="preserve"> refēcī pōntēsque omnēs praeter </w:t>
      </w:r>
      <w:r w:rsidRPr="00C4475C">
        <w:rPr>
          <w:u w:val="single"/>
        </w:rPr>
        <w:t>Mulvium</w:t>
      </w:r>
      <w:r>
        <w:t xml:space="preserve"> et </w:t>
      </w:r>
      <w:r w:rsidRPr="00C4475C">
        <w:rPr>
          <w:u w:val="single"/>
        </w:rPr>
        <w:t>Minucium</w:t>
      </w:r>
      <w:r>
        <w:t>.</w:t>
      </w:r>
    </w:p>
    <w:p w14:paraId="3D1E4EBE" w14:textId="77777777" w:rsidR="008758E5" w:rsidRDefault="008758E5" w:rsidP="00CD2394">
      <w:pPr>
        <w:keepLines/>
        <w:spacing w:after="0" w:line="360" w:lineRule="auto"/>
      </w:pPr>
    </w:p>
    <w:p w14:paraId="4EBFB24E" w14:textId="77777777" w:rsidR="008758E5" w:rsidRPr="00984E84" w:rsidRDefault="008758E5" w:rsidP="00CD2394">
      <w:pPr>
        <w:keepLines/>
        <w:spacing w:after="0"/>
      </w:pPr>
      <w:r w:rsidRPr="00E656A7">
        <w:rPr>
          <w:sz w:val="18"/>
        </w:rPr>
        <w:t>impensus, -a, -um: excessive</w:t>
      </w:r>
      <w:r>
        <w:rPr>
          <w:sz w:val="18"/>
        </w:rPr>
        <w:t>; grandis, grande: great (</w:t>
      </w:r>
      <w:r>
        <w:rPr>
          <w:i/>
          <w:sz w:val="18"/>
        </w:rPr>
        <w:t>impensa grandi</w:t>
      </w:r>
      <w:r>
        <w:rPr>
          <w:sz w:val="18"/>
        </w:rPr>
        <w:t xml:space="preserve">-ablative of cost “at great expense”; </w:t>
      </w:r>
      <w:r>
        <w:rPr>
          <w:i/>
          <w:sz w:val="18"/>
        </w:rPr>
        <w:t xml:space="preserve">rivos </w:t>
      </w:r>
      <w:r w:rsidRPr="00421433">
        <w:rPr>
          <w:i/>
          <w:sz w:val="18"/>
        </w:rPr>
        <w:t>aquarum</w:t>
      </w:r>
      <w:r>
        <w:rPr>
          <w:sz w:val="18"/>
        </w:rPr>
        <w:t xml:space="preserve"> (literally “streams of water”) = aquaducts; </w:t>
      </w:r>
      <w:r w:rsidRPr="00421433">
        <w:rPr>
          <w:sz w:val="18"/>
        </w:rPr>
        <w:t>complus</w:t>
      </w:r>
      <w:r>
        <w:rPr>
          <w:sz w:val="18"/>
        </w:rPr>
        <w:t xml:space="preserve">, compluris (gen): many, several; labentis = decaying; duplicō (1): to double; fons, fontis (m): spring, fountain, well; rivus, rivī (m): stream; basilica, -ae (f): court; profligō (1): to abandon; cōnsūmō, cōnsūmere, cōnsūmpsī, consūmptus: to devour; ampliō (1): to enlarge; solum, solī (n): (here) ground floor; titulus, ī (m): title, plaque; incohō (1): to start; </w:t>
      </w:r>
      <w:r>
        <w:rPr>
          <w:i/>
          <w:sz w:val="18"/>
        </w:rPr>
        <w:t>si vivus non perfecissem</w:t>
      </w:r>
      <w:r>
        <w:rPr>
          <w:sz w:val="18"/>
        </w:rPr>
        <w:t xml:space="preserve"> (“if I had not finished it while I was alive,” perficio, perficere, perfēcī, perfectus: to complete); heres, heredis (m,f): heir, heiress; iubeō, iubēre, iussī, iussus: to order; sextus, -a, -um: sixth; </w:t>
      </w:r>
      <w:r>
        <w:rPr>
          <w:i/>
          <w:sz w:val="18"/>
        </w:rPr>
        <w:t>duo et octoginta</w:t>
      </w:r>
      <w:r>
        <w:rPr>
          <w:sz w:val="18"/>
        </w:rPr>
        <w:t xml:space="preserve"> = 82; senatus = “of the senate”; praetermisso = “omission”; septimus, -a, -um: seventh</w:t>
      </w:r>
    </w:p>
    <w:p w14:paraId="2B2827AA" w14:textId="77777777" w:rsidR="008758E5" w:rsidRDefault="008758E5" w:rsidP="00CD2394">
      <w:pPr>
        <w:keepLines/>
        <w:spacing w:after="0"/>
      </w:pPr>
    </w:p>
    <w:p w14:paraId="3E86699E" w14:textId="77777777" w:rsidR="008758E5" w:rsidRDefault="008758E5" w:rsidP="00CD2394">
      <w:pPr>
        <w:pStyle w:val="SectionandVocabheader"/>
      </w:pPr>
      <w:bookmarkStart w:id="92" w:name="_Toc158985028"/>
      <w:r>
        <w:t>Chapter 14 Vocabulary</w:t>
      </w:r>
      <w:bookmarkEnd w:id="92"/>
    </w:p>
    <w:tbl>
      <w:tblPr>
        <w:tblStyle w:val="TableGrid"/>
        <w:tblW w:w="0" w:type="auto"/>
        <w:tblLook w:val="04A0" w:firstRow="1" w:lastRow="0" w:firstColumn="1" w:lastColumn="0" w:noHBand="0" w:noVBand="1"/>
      </w:tblPr>
      <w:tblGrid>
        <w:gridCol w:w="4964"/>
        <w:gridCol w:w="4386"/>
      </w:tblGrid>
      <w:tr w:rsidR="008758E5" w:rsidRPr="0030379F" w14:paraId="0A5883D1" w14:textId="77777777" w:rsidTr="008758E5">
        <w:tc>
          <w:tcPr>
            <w:tcW w:w="4964" w:type="dxa"/>
          </w:tcPr>
          <w:p w14:paraId="458EA977" w14:textId="77777777" w:rsidR="008758E5" w:rsidRPr="0030379F" w:rsidRDefault="008758E5" w:rsidP="00CD2394">
            <w:pPr>
              <w:keepLines/>
            </w:pPr>
            <w:r w:rsidRPr="00E1570F">
              <w:rPr>
                <w:b/>
              </w:rPr>
              <w:t>Verbs</w:t>
            </w:r>
            <w:r w:rsidRPr="0030379F">
              <w:t xml:space="preserve">: </w:t>
            </w:r>
          </w:p>
        </w:tc>
        <w:tc>
          <w:tcPr>
            <w:tcW w:w="4386" w:type="dxa"/>
          </w:tcPr>
          <w:p w14:paraId="0D08169F" w14:textId="77777777" w:rsidR="008758E5" w:rsidRPr="0030379F" w:rsidRDefault="008758E5" w:rsidP="00CD2394">
            <w:pPr>
              <w:keepLines/>
            </w:pPr>
          </w:p>
        </w:tc>
      </w:tr>
      <w:tr w:rsidR="008758E5" w:rsidRPr="0030379F" w14:paraId="209C89F1" w14:textId="77777777" w:rsidTr="008758E5">
        <w:tc>
          <w:tcPr>
            <w:tcW w:w="4964" w:type="dxa"/>
          </w:tcPr>
          <w:p w14:paraId="00C5A94B" w14:textId="77777777" w:rsidR="008758E5" w:rsidRPr="0030379F" w:rsidRDefault="008758E5" w:rsidP="00CD2394">
            <w:pPr>
              <w:keepLines/>
            </w:pPr>
            <w:r w:rsidRPr="0030379F">
              <w:t>appell</w:t>
            </w:r>
            <w:r>
              <w:t>ō</w:t>
            </w:r>
            <w:r w:rsidRPr="0030379F">
              <w:t>, ap</w:t>
            </w:r>
            <w:r>
              <w:t>p</w:t>
            </w:r>
            <w:r w:rsidRPr="0030379F">
              <w:t>ellāre, ap</w:t>
            </w:r>
            <w:r>
              <w:t>p</w:t>
            </w:r>
            <w:r w:rsidRPr="0030379F">
              <w:t>ellāvī, ap</w:t>
            </w:r>
            <w:r>
              <w:t>p</w:t>
            </w:r>
            <w:r w:rsidRPr="0030379F">
              <w:t>ellā</w:t>
            </w:r>
            <w:r>
              <w:t>tus</w:t>
            </w:r>
          </w:p>
        </w:tc>
        <w:tc>
          <w:tcPr>
            <w:tcW w:w="4386" w:type="dxa"/>
          </w:tcPr>
          <w:p w14:paraId="39FC56D9" w14:textId="77777777" w:rsidR="008758E5" w:rsidRPr="0030379F" w:rsidRDefault="008758E5" w:rsidP="00CD2394">
            <w:pPr>
              <w:keepLines/>
            </w:pPr>
            <w:r w:rsidRPr="0030379F">
              <w:t>to call, name, summon</w:t>
            </w:r>
          </w:p>
        </w:tc>
      </w:tr>
      <w:tr w:rsidR="008758E5" w:rsidRPr="0030379F" w14:paraId="34F5A18A" w14:textId="77777777" w:rsidTr="008758E5">
        <w:tc>
          <w:tcPr>
            <w:tcW w:w="4964" w:type="dxa"/>
          </w:tcPr>
          <w:p w14:paraId="3064AFF4" w14:textId="77777777" w:rsidR="008758E5" w:rsidRPr="0030379F" w:rsidRDefault="008758E5" w:rsidP="00CD2394">
            <w:pPr>
              <w:keepLines/>
            </w:pPr>
            <w:r w:rsidRPr="0030379F">
              <w:t>incend</w:t>
            </w:r>
            <w:r>
              <w:t>ō</w:t>
            </w:r>
            <w:r w:rsidRPr="0030379F">
              <w:t>, incendere, incendī, incensus</w:t>
            </w:r>
          </w:p>
        </w:tc>
        <w:tc>
          <w:tcPr>
            <w:tcW w:w="4386" w:type="dxa"/>
          </w:tcPr>
          <w:p w14:paraId="21BEEF78" w14:textId="77777777" w:rsidR="008758E5" w:rsidRPr="0030379F" w:rsidRDefault="008758E5" w:rsidP="00CD2394">
            <w:pPr>
              <w:keepLines/>
            </w:pPr>
            <w:r w:rsidRPr="0030379F">
              <w:t>to burn (literally and figuratively)</w:t>
            </w:r>
          </w:p>
        </w:tc>
      </w:tr>
      <w:tr w:rsidR="008758E5" w:rsidRPr="0030379F" w14:paraId="22A06B1E" w14:textId="77777777" w:rsidTr="008758E5">
        <w:tc>
          <w:tcPr>
            <w:tcW w:w="4964" w:type="dxa"/>
          </w:tcPr>
          <w:p w14:paraId="4E4307E5" w14:textId="77777777" w:rsidR="008758E5" w:rsidRPr="0030379F" w:rsidRDefault="008758E5" w:rsidP="00CD2394">
            <w:pPr>
              <w:keepLines/>
            </w:pPr>
            <w:r w:rsidRPr="00E1570F">
              <w:rPr>
                <w:b/>
              </w:rPr>
              <w:t>Nouns</w:t>
            </w:r>
            <w:r w:rsidRPr="0030379F">
              <w:t xml:space="preserve">: </w:t>
            </w:r>
          </w:p>
        </w:tc>
        <w:tc>
          <w:tcPr>
            <w:tcW w:w="4386" w:type="dxa"/>
          </w:tcPr>
          <w:p w14:paraId="7C92B115" w14:textId="77777777" w:rsidR="008758E5" w:rsidRPr="0030379F" w:rsidRDefault="008758E5" w:rsidP="00CD2394">
            <w:pPr>
              <w:keepLines/>
            </w:pPr>
          </w:p>
        </w:tc>
      </w:tr>
      <w:tr w:rsidR="008758E5" w:rsidRPr="0030379F" w14:paraId="2AE09D07" w14:textId="77777777" w:rsidTr="008758E5">
        <w:tc>
          <w:tcPr>
            <w:tcW w:w="4964" w:type="dxa"/>
          </w:tcPr>
          <w:p w14:paraId="7F3A145E" w14:textId="77777777" w:rsidR="008758E5" w:rsidRPr="0030379F" w:rsidRDefault="008758E5" w:rsidP="00CD2394">
            <w:pPr>
              <w:keepLines/>
            </w:pPr>
            <w:r>
              <w:t>aedis, aedis (n)</w:t>
            </w:r>
          </w:p>
        </w:tc>
        <w:tc>
          <w:tcPr>
            <w:tcW w:w="4386" w:type="dxa"/>
          </w:tcPr>
          <w:p w14:paraId="722C5C5F" w14:textId="77777777" w:rsidR="008758E5" w:rsidRPr="0030379F" w:rsidRDefault="008758E5" w:rsidP="00CD2394">
            <w:pPr>
              <w:keepLines/>
            </w:pPr>
            <w:r w:rsidRPr="0030379F">
              <w:t>temple</w:t>
            </w:r>
          </w:p>
        </w:tc>
      </w:tr>
      <w:tr w:rsidR="008758E5" w:rsidRPr="0030379F" w14:paraId="3EFA096F" w14:textId="77777777" w:rsidTr="008758E5">
        <w:tc>
          <w:tcPr>
            <w:tcW w:w="4964" w:type="dxa"/>
          </w:tcPr>
          <w:p w14:paraId="05F4DA68" w14:textId="77777777" w:rsidR="008758E5" w:rsidRPr="0030379F" w:rsidRDefault="008758E5" w:rsidP="00CD2394">
            <w:pPr>
              <w:keepLines/>
            </w:pPr>
            <w:r w:rsidRPr="0030379F">
              <w:t>auctoritās</w:t>
            </w:r>
            <w:r>
              <w:t>,</w:t>
            </w:r>
            <w:r w:rsidRPr="0030379F">
              <w:t xml:space="preserve"> auctoritātis</w:t>
            </w:r>
            <w:r>
              <w:t xml:space="preserve"> (f)</w:t>
            </w:r>
          </w:p>
        </w:tc>
        <w:tc>
          <w:tcPr>
            <w:tcW w:w="4386" w:type="dxa"/>
          </w:tcPr>
          <w:p w14:paraId="1D6B787D" w14:textId="77777777" w:rsidR="008758E5" w:rsidRPr="0030379F" w:rsidRDefault="008758E5" w:rsidP="00CD2394">
            <w:pPr>
              <w:keepLines/>
            </w:pPr>
            <w:r w:rsidRPr="0030379F">
              <w:t>authority</w:t>
            </w:r>
            <w:r>
              <w:t>, influence</w:t>
            </w:r>
          </w:p>
        </w:tc>
      </w:tr>
      <w:tr w:rsidR="008758E5" w:rsidRPr="0030379F" w14:paraId="27AC5CEE" w14:textId="77777777" w:rsidTr="008758E5">
        <w:tc>
          <w:tcPr>
            <w:tcW w:w="4964" w:type="dxa"/>
          </w:tcPr>
          <w:p w14:paraId="1948BFBE" w14:textId="14240990" w:rsidR="008758E5" w:rsidRPr="0030379F" w:rsidRDefault="008758E5" w:rsidP="00CD2394">
            <w:pPr>
              <w:keepLines/>
            </w:pPr>
            <w:r w:rsidRPr="0030379F">
              <w:t>consul</w:t>
            </w:r>
            <w:r>
              <w:t>,</w:t>
            </w:r>
            <w:r w:rsidR="0050191B">
              <w:t xml:space="preserve"> consulis (m)</w:t>
            </w:r>
          </w:p>
        </w:tc>
        <w:tc>
          <w:tcPr>
            <w:tcW w:w="4386" w:type="dxa"/>
          </w:tcPr>
          <w:p w14:paraId="16F09C64" w14:textId="77777777" w:rsidR="008758E5" w:rsidRPr="0030379F" w:rsidRDefault="008758E5" w:rsidP="00CD2394">
            <w:pPr>
              <w:keepLines/>
            </w:pPr>
            <w:r w:rsidRPr="0030379F">
              <w:t>“consul” (there were 2 annually elected consuls in Republican Rome that presided over the senate)</w:t>
            </w:r>
          </w:p>
        </w:tc>
      </w:tr>
      <w:tr w:rsidR="008758E5" w:rsidRPr="0030379F" w14:paraId="4886A9AA" w14:textId="77777777" w:rsidTr="008758E5">
        <w:tc>
          <w:tcPr>
            <w:tcW w:w="4964" w:type="dxa"/>
          </w:tcPr>
          <w:p w14:paraId="1A75DD92" w14:textId="2DF0E060" w:rsidR="008758E5" w:rsidRPr="0030379F" w:rsidRDefault="008758E5" w:rsidP="00CD2394">
            <w:pPr>
              <w:keepLines/>
            </w:pPr>
            <w:r w:rsidRPr="0030379F">
              <w:t>incendium</w:t>
            </w:r>
            <w:r>
              <w:t>,</w:t>
            </w:r>
            <w:r w:rsidR="0050191B">
              <w:t xml:space="preserve"> incendiī (n)</w:t>
            </w:r>
          </w:p>
        </w:tc>
        <w:tc>
          <w:tcPr>
            <w:tcW w:w="4386" w:type="dxa"/>
          </w:tcPr>
          <w:p w14:paraId="36C1EBFA" w14:textId="77777777" w:rsidR="008758E5" w:rsidRPr="0030379F" w:rsidRDefault="008758E5" w:rsidP="00CD2394">
            <w:pPr>
              <w:keepLines/>
            </w:pPr>
            <w:r w:rsidRPr="0030379F">
              <w:t>fire</w:t>
            </w:r>
          </w:p>
        </w:tc>
      </w:tr>
      <w:tr w:rsidR="008758E5" w:rsidRPr="0030379F" w14:paraId="267CA1C2" w14:textId="77777777" w:rsidTr="008758E5">
        <w:tc>
          <w:tcPr>
            <w:tcW w:w="4964" w:type="dxa"/>
          </w:tcPr>
          <w:p w14:paraId="7127C269" w14:textId="77777777" w:rsidR="008758E5" w:rsidRPr="0030379F" w:rsidRDefault="008758E5" w:rsidP="00CD2394">
            <w:pPr>
              <w:keepLines/>
            </w:pPr>
            <w:r w:rsidRPr="0030379F">
              <w:t>opus</w:t>
            </w:r>
            <w:r>
              <w:t>,</w:t>
            </w:r>
            <w:r w:rsidRPr="0030379F">
              <w:t xml:space="preserve"> operis (n</w:t>
            </w:r>
            <w:r>
              <w:t>)</w:t>
            </w:r>
          </w:p>
        </w:tc>
        <w:tc>
          <w:tcPr>
            <w:tcW w:w="4386" w:type="dxa"/>
          </w:tcPr>
          <w:p w14:paraId="1D5A2651" w14:textId="77777777" w:rsidR="008758E5" w:rsidRPr="0030379F" w:rsidRDefault="008758E5" w:rsidP="00CD2394">
            <w:pPr>
              <w:keepLines/>
            </w:pPr>
            <w:r w:rsidRPr="0030379F">
              <w:t>need, work (opus es</w:t>
            </w:r>
            <w:r>
              <w:t>t = there is need for [+dative]; “opus est mihi” = “I need”)</w:t>
            </w:r>
          </w:p>
        </w:tc>
      </w:tr>
      <w:tr w:rsidR="008758E5" w:rsidRPr="0030379F" w14:paraId="2B50C399" w14:textId="77777777" w:rsidTr="008758E5">
        <w:tc>
          <w:tcPr>
            <w:tcW w:w="4964" w:type="dxa"/>
          </w:tcPr>
          <w:p w14:paraId="16564906" w14:textId="77777777" w:rsidR="008758E5" w:rsidRPr="0030379F" w:rsidRDefault="008758E5" w:rsidP="00CD2394">
            <w:pPr>
              <w:keepLines/>
            </w:pPr>
            <w:r>
              <w:t>pons, pontis (m)</w:t>
            </w:r>
          </w:p>
        </w:tc>
        <w:tc>
          <w:tcPr>
            <w:tcW w:w="4386" w:type="dxa"/>
          </w:tcPr>
          <w:p w14:paraId="073C31D7" w14:textId="77777777" w:rsidR="008758E5" w:rsidRPr="0030379F" w:rsidRDefault="008758E5" w:rsidP="00CD2394">
            <w:pPr>
              <w:keepLines/>
            </w:pPr>
            <w:r w:rsidRPr="0030379F">
              <w:t>bridge</w:t>
            </w:r>
          </w:p>
        </w:tc>
      </w:tr>
      <w:tr w:rsidR="008758E5" w:rsidRPr="0030379F" w14:paraId="42964C51" w14:textId="77777777" w:rsidTr="008758E5">
        <w:tc>
          <w:tcPr>
            <w:tcW w:w="4964" w:type="dxa"/>
          </w:tcPr>
          <w:p w14:paraId="546C8ACA" w14:textId="77777777" w:rsidR="008758E5" w:rsidRPr="0030379F" w:rsidRDefault="008758E5" w:rsidP="00CD2394">
            <w:pPr>
              <w:keepLines/>
            </w:pPr>
            <w:r w:rsidRPr="0030379F">
              <w:t>theatru</w:t>
            </w:r>
            <w:r>
              <w:t>m</w:t>
            </w:r>
            <w:r w:rsidRPr="0030379F">
              <w:t>, theatrī</w:t>
            </w:r>
            <w:r>
              <w:t xml:space="preserve"> (n)</w:t>
            </w:r>
          </w:p>
        </w:tc>
        <w:tc>
          <w:tcPr>
            <w:tcW w:w="4386" w:type="dxa"/>
          </w:tcPr>
          <w:p w14:paraId="631548CA" w14:textId="77777777" w:rsidR="008758E5" w:rsidRPr="0030379F" w:rsidRDefault="008758E5" w:rsidP="00CD2394">
            <w:pPr>
              <w:keepLines/>
            </w:pPr>
            <w:r w:rsidRPr="0030379F">
              <w:t>theater</w:t>
            </w:r>
          </w:p>
        </w:tc>
      </w:tr>
      <w:tr w:rsidR="008758E5" w:rsidRPr="0030379F" w14:paraId="4B017580" w14:textId="77777777" w:rsidTr="008758E5">
        <w:tc>
          <w:tcPr>
            <w:tcW w:w="4964" w:type="dxa"/>
          </w:tcPr>
          <w:p w14:paraId="1AFA9E96" w14:textId="77777777" w:rsidR="008758E5" w:rsidRPr="0030379F" w:rsidRDefault="008758E5" w:rsidP="00CD2394">
            <w:pPr>
              <w:keepLines/>
            </w:pPr>
            <w:r>
              <w:t>vetustas, vetustātis (f)</w:t>
            </w:r>
          </w:p>
        </w:tc>
        <w:tc>
          <w:tcPr>
            <w:tcW w:w="4386" w:type="dxa"/>
          </w:tcPr>
          <w:p w14:paraId="1BA2AE32" w14:textId="77777777" w:rsidR="008758E5" w:rsidRPr="0030379F" w:rsidRDefault="008758E5" w:rsidP="00CD2394">
            <w:pPr>
              <w:keepLines/>
            </w:pPr>
            <w:r w:rsidRPr="0030379F">
              <w:t>old age</w:t>
            </w:r>
          </w:p>
        </w:tc>
      </w:tr>
      <w:tr w:rsidR="008758E5" w:rsidRPr="0030379F" w14:paraId="647E5750" w14:textId="77777777" w:rsidTr="008758E5">
        <w:tc>
          <w:tcPr>
            <w:tcW w:w="4964" w:type="dxa"/>
          </w:tcPr>
          <w:p w14:paraId="12059854" w14:textId="77777777" w:rsidR="008758E5" w:rsidRPr="0030379F" w:rsidRDefault="008758E5" w:rsidP="00CD2394">
            <w:pPr>
              <w:keepLines/>
            </w:pPr>
          </w:p>
        </w:tc>
        <w:tc>
          <w:tcPr>
            <w:tcW w:w="4386" w:type="dxa"/>
          </w:tcPr>
          <w:p w14:paraId="7BB18669" w14:textId="77777777" w:rsidR="008758E5" w:rsidRPr="0030379F" w:rsidRDefault="008758E5" w:rsidP="00CD2394">
            <w:pPr>
              <w:keepLines/>
            </w:pPr>
          </w:p>
        </w:tc>
      </w:tr>
      <w:tr w:rsidR="008758E5" w:rsidRPr="0030379F" w14:paraId="0BA4ADBB" w14:textId="77777777" w:rsidTr="008758E5">
        <w:tc>
          <w:tcPr>
            <w:tcW w:w="4964" w:type="dxa"/>
          </w:tcPr>
          <w:p w14:paraId="5DE88AED" w14:textId="77777777" w:rsidR="008758E5" w:rsidRPr="0030379F" w:rsidRDefault="008758E5" w:rsidP="00CD2394">
            <w:pPr>
              <w:keepLines/>
            </w:pPr>
            <w:r w:rsidRPr="0050191B">
              <w:rPr>
                <w:b/>
              </w:rPr>
              <w:lastRenderedPageBreak/>
              <w:t>Adjectives</w:t>
            </w:r>
            <w:r w:rsidRPr="0030379F">
              <w:t>:</w:t>
            </w:r>
          </w:p>
        </w:tc>
        <w:tc>
          <w:tcPr>
            <w:tcW w:w="4386" w:type="dxa"/>
          </w:tcPr>
          <w:p w14:paraId="3D269165" w14:textId="77777777" w:rsidR="008758E5" w:rsidRPr="0030379F" w:rsidRDefault="008758E5" w:rsidP="00CD2394">
            <w:pPr>
              <w:keepLines/>
            </w:pPr>
          </w:p>
        </w:tc>
      </w:tr>
      <w:tr w:rsidR="008758E5" w:rsidRPr="0030379F" w14:paraId="08A0569D" w14:textId="77777777" w:rsidTr="008758E5">
        <w:tc>
          <w:tcPr>
            <w:tcW w:w="4964" w:type="dxa"/>
          </w:tcPr>
          <w:p w14:paraId="47A990D6" w14:textId="77777777" w:rsidR="008758E5" w:rsidRPr="0030379F" w:rsidRDefault="008758E5" w:rsidP="00CD2394">
            <w:pPr>
              <w:keepLines/>
            </w:pPr>
            <w:r>
              <w:t>amīcus, amīca, amīcum</w:t>
            </w:r>
          </w:p>
        </w:tc>
        <w:tc>
          <w:tcPr>
            <w:tcW w:w="4386" w:type="dxa"/>
          </w:tcPr>
          <w:p w14:paraId="4F263A88" w14:textId="77777777" w:rsidR="008758E5" w:rsidRPr="0030379F" w:rsidRDefault="008758E5" w:rsidP="00CD2394">
            <w:pPr>
              <w:keepLines/>
            </w:pPr>
            <w:r w:rsidRPr="0030379F">
              <w:t>friendly (to)</w:t>
            </w:r>
          </w:p>
        </w:tc>
      </w:tr>
      <w:tr w:rsidR="008758E5" w:rsidRPr="0030379F" w14:paraId="78D81F2C" w14:textId="77777777" w:rsidTr="008758E5">
        <w:tc>
          <w:tcPr>
            <w:tcW w:w="4964" w:type="dxa"/>
          </w:tcPr>
          <w:p w14:paraId="0A278B65" w14:textId="77777777" w:rsidR="008758E5" w:rsidRPr="0030379F" w:rsidRDefault="008758E5" w:rsidP="00CD2394">
            <w:pPr>
              <w:keepLines/>
            </w:pPr>
            <w:r>
              <w:t>coeptus, coepta, coeptum</w:t>
            </w:r>
          </w:p>
        </w:tc>
        <w:tc>
          <w:tcPr>
            <w:tcW w:w="4386" w:type="dxa"/>
          </w:tcPr>
          <w:p w14:paraId="2A1B6AAC" w14:textId="77777777" w:rsidR="008758E5" w:rsidRPr="0030379F" w:rsidRDefault="008758E5" w:rsidP="00CD2394">
            <w:pPr>
              <w:keepLines/>
            </w:pPr>
            <w:r w:rsidRPr="0030379F">
              <w:t>begun, started</w:t>
            </w:r>
          </w:p>
        </w:tc>
      </w:tr>
      <w:tr w:rsidR="008758E5" w:rsidRPr="0030379F" w14:paraId="311A96B5" w14:textId="77777777" w:rsidTr="008758E5">
        <w:tc>
          <w:tcPr>
            <w:tcW w:w="4964" w:type="dxa"/>
          </w:tcPr>
          <w:p w14:paraId="1630E142" w14:textId="77777777" w:rsidR="008758E5" w:rsidRPr="0030379F" w:rsidRDefault="008758E5" w:rsidP="00CD2394">
            <w:pPr>
              <w:keepLines/>
            </w:pPr>
            <w:r w:rsidRPr="0030379F">
              <w:t>inimicus, inimica, inimicum</w:t>
            </w:r>
          </w:p>
        </w:tc>
        <w:tc>
          <w:tcPr>
            <w:tcW w:w="4386" w:type="dxa"/>
          </w:tcPr>
          <w:p w14:paraId="6C3E67A2" w14:textId="77777777" w:rsidR="008758E5" w:rsidRPr="0030379F" w:rsidRDefault="008758E5" w:rsidP="00CD2394">
            <w:pPr>
              <w:keepLines/>
            </w:pPr>
            <w:r w:rsidRPr="0030379F">
              <w:t>unfriendly, hostile (on a personal level)</w:t>
            </w:r>
          </w:p>
        </w:tc>
      </w:tr>
      <w:tr w:rsidR="008758E5" w:rsidRPr="0030379F" w14:paraId="39161FA5" w14:textId="77777777" w:rsidTr="008758E5">
        <w:tc>
          <w:tcPr>
            <w:tcW w:w="4964" w:type="dxa"/>
          </w:tcPr>
          <w:p w14:paraId="6414641C" w14:textId="77777777" w:rsidR="008758E5" w:rsidRPr="0030379F" w:rsidRDefault="008758E5" w:rsidP="00CD2394">
            <w:pPr>
              <w:keepLines/>
            </w:pPr>
            <w:r>
              <w:t>similis, simile</w:t>
            </w:r>
          </w:p>
        </w:tc>
        <w:tc>
          <w:tcPr>
            <w:tcW w:w="4386" w:type="dxa"/>
          </w:tcPr>
          <w:p w14:paraId="7D517583" w14:textId="77777777" w:rsidR="008758E5" w:rsidRPr="0030379F" w:rsidRDefault="008758E5" w:rsidP="00CD2394">
            <w:pPr>
              <w:keepLines/>
            </w:pPr>
            <w:r w:rsidRPr="0030379F">
              <w:t>similar (to)</w:t>
            </w:r>
          </w:p>
        </w:tc>
      </w:tr>
      <w:tr w:rsidR="008758E5" w:rsidRPr="0030379F" w14:paraId="53DCC2F0" w14:textId="77777777" w:rsidTr="008758E5">
        <w:tc>
          <w:tcPr>
            <w:tcW w:w="4964" w:type="dxa"/>
          </w:tcPr>
          <w:p w14:paraId="20C8DCED" w14:textId="77777777" w:rsidR="008758E5" w:rsidRPr="0030379F" w:rsidRDefault="008758E5" w:rsidP="00CD2394">
            <w:pPr>
              <w:keepLines/>
            </w:pPr>
            <w:r>
              <w:t>dissimilis, dissimile</w:t>
            </w:r>
          </w:p>
        </w:tc>
        <w:tc>
          <w:tcPr>
            <w:tcW w:w="4386" w:type="dxa"/>
          </w:tcPr>
          <w:p w14:paraId="54D03DB9" w14:textId="77777777" w:rsidR="008758E5" w:rsidRPr="0030379F" w:rsidRDefault="008758E5" w:rsidP="00CD2394">
            <w:pPr>
              <w:keepLines/>
            </w:pPr>
            <w:r w:rsidRPr="0030379F">
              <w:t>different (to)</w:t>
            </w:r>
          </w:p>
        </w:tc>
      </w:tr>
      <w:tr w:rsidR="008758E5" w:rsidRPr="0030379F" w14:paraId="29B71A7E" w14:textId="77777777" w:rsidTr="008758E5">
        <w:tc>
          <w:tcPr>
            <w:tcW w:w="4964" w:type="dxa"/>
          </w:tcPr>
          <w:p w14:paraId="572F5E22" w14:textId="58A7754F" w:rsidR="008758E5" w:rsidRPr="0030379F" w:rsidRDefault="008758E5" w:rsidP="00CD2394">
            <w:pPr>
              <w:keepLines/>
            </w:pPr>
            <w:r>
              <w:t xml:space="preserve">pār, </w:t>
            </w:r>
            <w:r w:rsidR="00734067">
              <w:t>(</w:t>
            </w:r>
            <w:r>
              <w:t>paris</w:t>
            </w:r>
            <w:r w:rsidR="00734067">
              <w:t>)</w:t>
            </w:r>
          </w:p>
        </w:tc>
        <w:tc>
          <w:tcPr>
            <w:tcW w:w="4386" w:type="dxa"/>
          </w:tcPr>
          <w:p w14:paraId="4F3B1C3C" w14:textId="77777777" w:rsidR="008758E5" w:rsidRPr="0030379F" w:rsidRDefault="008758E5" w:rsidP="00CD2394">
            <w:pPr>
              <w:keepLines/>
            </w:pPr>
            <w:r w:rsidRPr="0030379F">
              <w:t>equal (to)</w:t>
            </w:r>
          </w:p>
        </w:tc>
      </w:tr>
      <w:tr w:rsidR="008758E5" w:rsidRPr="0030379F" w14:paraId="32DC33C7" w14:textId="77777777" w:rsidTr="008758E5">
        <w:tc>
          <w:tcPr>
            <w:tcW w:w="4964" w:type="dxa"/>
          </w:tcPr>
          <w:p w14:paraId="70800E71" w14:textId="77777777" w:rsidR="008758E5" w:rsidRPr="0030379F" w:rsidRDefault="008758E5" w:rsidP="00CD2394">
            <w:pPr>
              <w:keepLines/>
              <w:tabs>
                <w:tab w:val="left" w:pos="1784"/>
              </w:tabs>
            </w:pPr>
            <w:r>
              <w:t>vetus, (veteris)</w:t>
            </w:r>
          </w:p>
        </w:tc>
        <w:tc>
          <w:tcPr>
            <w:tcW w:w="4386" w:type="dxa"/>
          </w:tcPr>
          <w:p w14:paraId="7BB6E781" w14:textId="77777777" w:rsidR="008758E5" w:rsidRPr="0030379F" w:rsidRDefault="008758E5" w:rsidP="00CD2394">
            <w:pPr>
              <w:keepLines/>
            </w:pPr>
            <w:r w:rsidRPr="0030379F">
              <w:t>old</w:t>
            </w:r>
          </w:p>
        </w:tc>
      </w:tr>
    </w:tbl>
    <w:p w14:paraId="44BB3322" w14:textId="77777777" w:rsidR="008758E5" w:rsidRDefault="008758E5" w:rsidP="00CD2394">
      <w:pPr>
        <w:keepLines/>
        <w:spacing w:after="0"/>
      </w:pPr>
    </w:p>
    <w:p w14:paraId="5CA57106" w14:textId="77777777" w:rsidR="008758E5" w:rsidRPr="00421433" w:rsidRDefault="008758E5" w:rsidP="00CD2394">
      <w:pPr>
        <w:keepLines/>
        <w:spacing w:after="0" w:line="240" w:lineRule="auto"/>
        <w:rPr>
          <w:i/>
        </w:rPr>
      </w:pPr>
    </w:p>
    <w:p w14:paraId="2ACDCB44" w14:textId="63F09723" w:rsidR="008758E5" w:rsidRDefault="008758E5" w:rsidP="0029433E">
      <w:pPr>
        <w:pStyle w:val="Heading1"/>
      </w:pPr>
      <w:bookmarkStart w:id="93" w:name="_Toc158985029"/>
      <w:r>
        <w:t>Degrees of Adjectives and the Future Tense</w:t>
      </w:r>
      <w:bookmarkEnd w:id="93"/>
    </w:p>
    <w:p w14:paraId="33FBBB75" w14:textId="77777777" w:rsidR="008758E5" w:rsidRDefault="008758E5" w:rsidP="00CD2394">
      <w:pPr>
        <w:pStyle w:val="Heading3"/>
      </w:pPr>
      <w:bookmarkStart w:id="94" w:name="_Toc158985030"/>
      <w:r>
        <w:t>Principles of English</w:t>
      </w:r>
      <w:bookmarkEnd w:id="94"/>
    </w:p>
    <w:p w14:paraId="5B53437B" w14:textId="77777777" w:rsidR="008758E5" w:rsidRDefault="008758E5" w:rsidP="00CD2394">
      <w:pPr>
        <w:keepLines/>
        <w:spacing w:after="0" w:line="240" w:lineRule="auto"/>
      </w:pPr>
      <w:r w:rsidRPr="00577C33">
        <w:rPr>
          <w:rStyle w:val="Heading5Char"/>
        </w:rPr>
        <w:t>Comparison</w:t>
      </w:r>
      <w:r>
        <w:t xml:space="preserve">: Adjectives come in three </w:t>
      </w:r>
      <w:r w:rsidRPr="00577C33">
        <w:rPr>
          <w:rStyle w:val="Strong"/>
        </w:rPr>
        <w:t>degrees</w:t>
      </w:r>
      <w:r>
        <w:t xml:space="preserve">. They are positive, comparative, and superlative. By “positive,” we do not mean “good,” just “baseline.” The positive degree is the form of adjective you’ve already learned: good, long, happy, sad. The comparative degree (naturally) compares an adjective to something else. This can appear in several forms in English: sadder; kind of sad; rather sad; etc. You do not always need to translate the comparative as </w:t>
      </w:r>
      <w:r>
        <w:rPr>
          <w:i/>
        </w:rPr>
        <w:t>sadder</w:t>
      </w:r>
      <w:r>
        <w:t xml:space="preserve"> or </w:t>
      </w:r>
      <w:r>
        <w:rPr>
          <w:i/>
        </w:rPr>
        <w:t>more sad</w:t>
      </w:r>
      <w:r>
        <w:t>. The superlative degree is the strongest form of the adjective. It also can appear in several forms in English: very sad; terribly sad; saddest.</w:t>
      </w:r>
      <w:r>
        <w:rPr>
          <w:rStyle w:val="FootnoteReference"/>
        </w:rPr>
        <w:footnoteReference w:id="4"/>
      </w:r>
    </w:p>
    <w:p w14:paraId="2450A691" w14:textId="77777777" w:rsidR="008758E5" w:rsidRDefault="008758E5" w:rsidP="00CD2394">
      <w:pPr>
        <w:keepLines/>
        <w:spacing w:after="0" w:line="240" w:lineRule="auto"/>
      </w:pPr>
    </w:p>
    <w:p w14:paraId="4512DD32" w14:textId="77777777" w:rsidR="008758E5" w:rsidRDefault="008758E5" w:rsidP="00CD2394">
      <w:pPr>
        <w:keepLines/>
        <w:spacing w:after="0" w:line="240" w:lineRule="auto"/>
      </w:pPr>
      <w:r>
        <w:t xml:space="preserve">The future tense relates information that will happen at a later time. Typically the future tense is best translated as “will ____” (active) or “will be _______ed” (passive). </w:t>
      </w:r>
    </w:p>
    <w:p w14:paraId="7FBC9CCE" w14:textId="77777777" w:rsidR="008758E5" w:rsidRDefault="008758E5" w:rsidP="00CD2394">
      <w:pPr>
        <w:keepLines/>
        <w:spacing w:after="0" w:line="240" w:lineRule="auto"/>
      </w:pPr>
    </w:p>
    <w:p w14:paraId="01D87C48" w14:textId="77777777" w:rsidR="008758E5" w:rsidRDefault="008758E5" w:rsidP="00CD2394">
      <w:pPr>
        <w:pStyle w:val="Heading3"/>
      </w:pPr>
      <w:bookmarkStart w:id="95" w:name="_Toc158985031"/>
      <w:r w:rsidRPr="006700E1">
        <w:t>Principles of Latin</w:t>
      </w:r>
      <w:bookmarkEnd w:id="95"/>
    </w:p>
    <w:p w14:paraId="692489EE" w14:textId="77777777" w:rsidR="008758E5" w:rsidRPr="0017499F" w:rsidRDefault="008758E5" w:rsidP="00CD2394">
      <w:pPr>
        <w:keepLines/>
        <w:spacing w:after="0" w:line="240" w:lineRule="auto"/>
      </w:pPr>
      <w:r>
        <w:t>Review 3</w:t>
      </w:r>
      <w:r w:rsidRPr="0017499F">
        <w:rPr>
          <w:vertAlign w:val="superscript"/>
        </w:rPr>
        <w:t>rd</w:t>
      </w:r>
      <w:r>
        <w:t xml:space="preserve"> declension adjectives, especially two-ending adjectives like </w:t>
      </w:r>
      <w:r>
        <w:rPr>
          <w:i/>
        </w:rPr>
        <w:t>omnis, omne</w:t>
      </w:r>
      <w:r>
        <w:t xml:space="preserve"> and </w:t>
      </w:r>
      <w:r>
        <w:rPr>
          <w:i/>
        </w:rPr>
        <w:t>gravis, grave</w:t>
      </w:r>
      <w:r>
        <w:t xml:space="preserve"> (Chapter 13).</w:t>
      </w:r>
    </w:p>
    <w:p w14:paraId="39CC5D02" w14:textId="77777777" w:rsidR="008758E5" w:rsidRDefault="008758E5" w:rsidP="00CD2394">
      <w:pPr>
        <w:keepLines/>
        <w:spacing w:after="0" w:line="240" w:lineRule="auto"/>
      </w:pPr>
    </w:p>
    <w:p w14:paraId="7018F5A2" w14:textId="0CDC9EBE" w:rsidR="008758E5" w:rsidRDefault="008758E5" w:rsidP="00CD2394">
      <w:pPr>
        <w:keepLines/>
        <w:spacing w:after="0" w:line="240" w:lineRule="auto"/>
      </w:pPr>
      <w:r>
        <w:t>To form the comparative and superlative forms of adjectives, you must first find the stem. As usual, that always comes from the second word in the vocabulary. So for 1</w:t>
      </w:r>
      <w:r w:rsidRPr="0017499F">
        <w:rPr>
          <w:vertAlign w:val="superscript"/>
        </w:rPr>
        <w:t>st</w:t>
      </w:r>
      <w:r>
        <w:t>/2</w:t>
      </w:r>
      <w:r w:rsidRPr="0017499F">
        <w:rPr>
          <w:vertAlign w:val="superscript"/>
        </w:rPr>
        <w:t>nd</w:t>
      </w:r>
      <w:r>
        <w:t xml:space="preserve"> adjectives (e.g.,</w:t>
      </w:r>
      <w:r w:rsidRPr="0017499F">
        <w:rPr>
          <w:i/>
        </w:rPr>
        <w:t xml:space="preserve"> longus, longa, longum</w:t>
      </w:r>
      <w:r>
        <w:t>: long/tall), the stem comes from the feminine singular (</w:t>
      </w:r>
      <w:r>
        <w:rPr>
          <w:i/>
        </w:rPr>
        <w:t>long-</w:t>
      </w:r>
      <w:r>
        <w:t>). For 3</w:t>
      </w:r>
      <w:r w:rsidRPr="006700E1">
        <w:rPr>
          <w:vertAlign w:val="superscript"/>
        </w:rPr>
        <w:t>rd</w:t>
      </w:r>
      <w:r>
        <w:t xml:space="preserve"> adjectives (e.g., </w:t>
      </w:r>
      <w:r w:rsidRPr="0017499F">
        <w:rPr>
          <w:i/>
        </w:rPr>
        <w:t>tristis, triste</w:t>
      </w:r>
      <w:r>
        <w:t>: sad), the stem comes from (in this case) the neuter (</w:t>
      </w:r>
      <w:r>
        <w:rPr>
          <w:i/>
        </w:rPr>
        <w:t>trist-</w:t>
      </w:r>
      <w:r>
        <w:t>). For other 3</w:t>
      </w:r>
      <w:r w:rsidRPr="006700E1">
        <w:rPr>
          <w:vertAlign w:val="superscript"/>
        </w:rPr>
        <w:t>rd</w:t>
      </w:r>
      <w:r>
        <w:t xml:space="preserve"> declension adjectives (e.g., acer, acris, acre: sharp, fierce; potens (potentis): powerful), the stem still comes from the second form (</w:t>
      </w:r>
      <w:r>
        <w:rPr>
          <w:i/>
        </w:rPr>
        <w:t>acr-</w:t>
      </w:r>
      <w:r>
        <w:t xml:space="preserve"> and </w:t>
      </w:r>
      <w:r>
        <w:rPr>
          <w:i/>
        </w:rPr>
        <w:t>potent-</w:t>
      </w:r>
      <w:r>
        <w:t>, respectively).</w:t>
      </w:r>
    </w:p>
    <w:p w14:paraId="06C286AA" w14:textId="77777777" w:rsidR="0050191B" w:rsidRDefault="0050191B" w:rsidP="00CD2394">
      <w:pPr>
        <w:keepLines/>
        <w:spacing w:after="0" w:line="240" w:lineRule="auto"/>
      </w:pPr>
    </w:p>
    <w:p w14:paraId="089434E0" w14:textId="77777777" w:rsidR="008758E5" w:rsidRDefault="008758E5" w:rsidP="00CD2394">
      <w:pPr>
        <w:pStyle w:val="Heading2"/>
      </w:pPr>
      <w:bookmarkStart w:id="96" w:name="_Toc158985032"/>
      <w:r>
        <w:t>Comparison</w:t>
      </w:r>
      <w:bookmarkEnd w:id="96"/>
    </w:p>
    <w:p w14:paraId="38BD33F1" w14:textId="77777777" w:rsidR="008758E5" w:rsidRDefault="008758E5" w:rsidP="00CD2394">
      <w:pPr>
        <w:pStyle w:val="Heading5"/>
      </w:pPr>
      <w:r>
        <w:t>Comparative</w:t>
      </w:r>
    </w:p>
    <w:p w14:paraId="4D7E71BA" w14:textId="77777777" w:rsidR="008758E5" w:rsidRDefault="008758E5" w:rsidP="00CD2394">
      <w:pPr>
        <w:keepLines/>
        <w:spacing w:after="0" w:line="240" w:lineRule="auto"/>
      </w:pPr>
      <w:r>
        <w:t>To form the comparative, take the stem and create a 2 termination, 3</w:t>
      </w:r>
      <w:r w:rsidRPr="00F03A45">
        <w:rPr>
          <w:vertAlign w:val="superscript"/>
        </w:rPr>
        <w:t>rd</w:t>
      </w:r>
      <w:r>
        <w:t xml:space="preserve"> declension adjective. No matter what declension the positive degree (original adjective) is, its comparative will be third declension. The M/F ending will be –</w:t>
      </w:r>
      <w:r w:rsidRPr="0017499F">
        <w:rPr>
          <w:i/>
        </w:rPr>
        <w:t>ior</w:t>
      </w:r>
      <w:r>
        <w:t>, and the neuter ending will be –</w:t>
      </w:r>
      <w:r w:rsidRPr="0017499F">
        <w:rPr>
          <w:i/>
        </w:rPr>
        <w:t>ius</w:t>
      </w:r>
      <w:r>
        <w:t>.</w:t>
      </w:r>
    </w:p>
    <w:p w14:paraId="06DDC9DC" w14:textId="77777777" w:rsidR="008758E5" w:rsidRDefault="008758E5" w:rsidP="00CD2394">
      <w:pPr>
        <w:keepLines/>
        <w:spacing w:after="0" w:line="240" w:lineRule="auto"/>
      </w:pPr>
    </w:p>
    <w:p w14:paraId="0595B5DF" w14:textId="77777777" w:rsidR="008758E5" w:rsidRPr="00F03A45" w:rsidRDefault="008758E5" w:rsidP="00CD2394">
      <w:pPr>
        <w:keepLines/>
        <w:spacing w:after="0" w:line="240" w:lineRule="auto"/>
      </w:pPr>
      <w:r>
        <w:lastRenderedPageBreak/>
        <w:t xml:space="preserve">for the adjective </w:t>
      </w:r>
      <w:r>
        <w:rPr>
          <w:i/>
        </w:rPr>
        <w:t>longus, longa, longum</w:t>
      </w:r>
      <w:r>
        <w:t>, the comparative is:</w:t>
      </w:r>
    </w:p>
    <w:p w14:paraId="5B6EE149" w14:textId="77777777" w:rsidR="008758E5" w:rsidRDefault="008758E5" w:rsidP="00CD2394">
      <w:pPr>
        <w:keepLines/>
        <w:spacing w:after="0" w:line="240" w:lineRule="auto"/>
      </w:pPr>
    </w:p>
    <w:tbl>
      <w:tblPr>
        <w:tblStyle w:val="TableGrid"/>
        <w:tblW w:w="0" w:type="auto"/>
        <w:tblLook w:val="04A0" w:firstRow="1" w:lastRow="0" w:firstColumn="1" w:lastColumn="0" w:noHBand="0" w:noVBand="1"/>
      </w:tblPr>
      <w:tblGrid>
        <w:gridCol w:w="1677"/>
        <w:gridCol w:w="1677"/>
        <w:gridCol w:w="1677"/>
        <w:gridCol w:w="1678"/>
      </w:tblGrid>
      <w:tr w:rsidR="008758E5" w14:paraId="1D1FC5E9" w14:textId="77777777" w:rsidTr="008758E5">
        <w:trPr>
          <w:trHeight w:val="404"/>
        </w:trPr>
        <w:tc>
          <w:tcPr>
            <w:tcW w:w="3354" w:type="dxa"/>
            <w:gridSpan w:val="2"/>
          </w:tcPr>
          <w:p w14:paraId="47C58CFA" w14:textId="77777777" w:rsidR="008758E5" w:rsidRDefault="008758E5" w:rsidP="00CD2394">
            <w:pPr>
              <w:keepLines/>
            </w:pPr>
            <w:r>
              <w:t>Singular</w:t>
            </w:r>
          </w:p>
        </w:tc>
        <w:tc>
          <w:tcPr>
            <w:tcW w:w="3355" w:type="dxa"/>
            <w:gridSpan w:val="2"/>
          </w:tcPr>
          <w:p w14:paraId="00BE3C66" w14:textId="77777777" w:rsidR="008758E5" w:rsidRDefault="008758E5" w:rsidP="00CD2394">
            <w:pPr>
              <w:keepLines/>
            </w:pPr>
            <w:r>
              <w:t>Plural</w:t>
            </w:r>
          </w:p>
        </w:tc>
      </w:tr>
      <w:tr w:rsidR="008758E5" w14:paraId="1CA03771" w14:textId="77777777" w:rsidTr="008758E5">
        <w:trPr>
          <w:trHeight w:val="404"/>
        </w:trPr>
        <w:tc>
          <w:tcPr>
            <w:tcW w:w="1677" w:type="dxa"/>
          </w:tcPr>
          <w:p w14:paraId="66F83F9B" w14:textId="77777777" w:rsidR="008758E5" w:rsidRDefault="008758E5" w:rsidP="00CD2394">
            <w:pPr>
              <w:keepLines/>
            </w:pPr>
            <w:r>
              <w:t>Masc/Fem</w:t>
            </w:r>
          </w:p>
        </w:tc>
        <w:tc>
          <w:tcPr>
            <w:tcW w:w="1677" w:type="dxa"/>
          </w:tcPr>
          <w:p w14:paraId="5CACF8FB" w14:textId="77777777" w:rsidR="008758E5" w:rsidRDefault="008758E5" w:rsidP="00CD2394">
            <w:pPr>
              <w:keepLines/>
            </w:pPr>
            <w:r>
              <w:t>Neuter</w:t>
            </w:r>
          </w:p>
        </w:tc>
        <w:tc>
          <w:tcPr>
            <w:tcW w:w="1677" w:type="dxa"/>
          </w:tcPr>
          <w:p w14:paraId="72D8AB45" w14:textId="77777777" w:rsidR="008758E5" w:rsidRDefault="008758E5" w:rsidP="00CD2394">
            <w:pPr>
              <w:keepLines/>
            </w:pPr>
            <w:r>
              <w:t>Masc/Fem</w:t>
            </w:r>
          </w:p>
        </w:tc>
        <w:tc>
          <w:tcPr>
            <w:tcW w:w="1677" w:type="dxa"/>
          </w:tcPr>
          <w:p w14:paraId="7D2F5A18" w14:textId="77777777" w:rsidR="008758E5" w:rsidRDefault="008758E5" w:rsidP="00CD2394">
            <w:pPr>
              <w:keepLines/>
            </w:pPr>
            <w:r>
              <w:t>Neuter</w:t>
            </w:r>
          </w:p>
        </w:tc>
      </w:tr>
      <w:tr w:rsidR="008758E5" w14:paraId="6BF3852E" w14:textId="77777777" w:rsidTr="008758E5">
        <w:trPr>
          <w:trHeight w:val="404"/>
        </w:trPr>
        <w:tc>
          <w:tcPr>
            <w:tcW w:w="1677" w:type="dxa"/>
          </w:tcPr>
          <w:p w14:paraId="497BB31B" w14:textId="77777777" w:rsidR="008758E5" w:rsidRDefault="008758E5" w:rsidP="00CD2394">
            <w:pPr>
              <w:keepLines/>
            </w:pPr>
            <w:r>
              <w:t>longior</w:t>
            </w:r>
          </w:p>
        </w:tc>
        <w:tc>
          <w:tcPr>
            <w:tcW w:w="1677" w:type="dxa"/>
          </w:tcPr>
          <w:p w14:paraId="2992F078" w14:textId="77777777" w:rsidR="008758E5" w:rsidRDefault="008758E5" w:rsidP="00CD2394">
            <w:pPr>
              <w:keepLines/>
            </w:pPr>
            <w:r>
              <w:t>longius</w:t>
            </w:r>
          </w:p>
        </w:tc>
        <w:tc>
          <w:tcPr>
            <w:tcW w:w="1677" w:type="dxa"/>
          </w:tcPr>
          <w:p w14:paraId="05200763" w14:textId="77777777" w:rsidR="008758E5" w:rsidRDefault="008758E5" w:rsidP="00CD2394">
            <w:pPr>
              <w:keepLines/>
            </w:pPr>
            <w:r>
              <w:t>longiorēs</w:t>
            </w:r>
          </w:p>
        </w:tc>
        <w:tc>
          <w:tcPr>
            <w:tcW w:w="1677" w:type="dxa"/>
          </w:tcPr>
          <w:p w14:paraId="38C801A2" w14:textId="77777777" w:rsidR="008758E5" w:rsidRDefault="008758E5" w:rsidP="00CD2394">
            <w:pPr>
              <w:keepLines/>
            </w:pPr>
            <w:r>
              <w:t>longiora</w:t>
            </w:r>
          </w:p>
        </w:tc>
      </w:tr>
      <w:tr w:rsidR="008758E5" w14:paraId="3A347ACF" w14:textId="77777777" w:rsidTr="008758E5">
        <w:trPr>
          <w:trHeight w:val="404"/>
        </w:trPr>
        <w:tc>
          <w:tcPr>
            <w:tcW w:w="1677" w:type="dxa"/>
          </w:tcPr>
          <w:p w14:paraId="78493409" w14:textId="77777777" w:rsidR="008758E5" w:rsidRDefault="008758E5" w:rsidP="00CD2394">
            <w:pPr>
              <w:keepLines/>
            </w:pPr>
            <w:r>
              <w:t>longioris</w:t>
            </w:r>
          </w:p>
        </w:tc>
        <w:tc>
          <w:tcPr>
            <w:tcW w:w="1677" w:type="dxa"/>
          </w:tcPr>
          <w:p w14:paraId="2B5E4710" w14:textId="77777777" w:rsidR="008758E5" w:rsidRDefault="008758E5" w:rsidP="00CD2394">
            <w:pPr>
              <w:keepLines/>
            </w:pPr>
            <w:r>
              <w:t>longioris</w:t>
            </w:r>
          </w:p>
        </w:tc>
        <w:tc>
          <w:tcPr>
            <w:tcW w:w="1677" w:type="dxa"/>
          </w:tcPr>
          <w:p w14:paraId="5AD90C26" w14:textId="77777777" w:rsidR="008758E5" w:rsidRDefault="008758E5" w:rsidP="00CD2394">
            <w:pPr>
              <w:keepLines/>
            </w:pPr>
            <w:r>
              <w:t>longiorum</w:t>
            </w:r>
          </w:p>
        </w:tc>
        <w:tc>
          <w:tcPr>
            <w:tcW w:w="1677" w:type="dxa"/>
          </w:tcPr>
          <w:p w14:paraId="53B3F7C1" w14:textId="77777777" w:rsidR="008758E5" w:rsidRDefault="008758E5" w:rsidP="00CD2394">
            <w:pPr>
              <w:keepLines/>
            </w:pPr>
            <w:r>
              <w:t>longiorum</w:t>
            </w:r>
          </w:p>
        </w:tc>
      </w:tr>
      <w:tr w:rsidR="008758E5" w14:paraId="37C6D84F" w14:textId="77777777" w:rsidTr="008758E5">
        <w:trPr>
          <w:trHeight w:val="404"/>
        </w:trPr>
        <w:tc>
          <w:tcPr>
            <w:tcW w:w="1677" w:type="dxa"/>
          </w:tcPr>
          <w:p w14:paraId="0A582CEC" w14:textId="77777777" w:rsidR="008758E5" w:rsidRDefault="008758E5" w:rsidP="00CD2394">
            <w:pPr>
              <w:keepLines/>
            </w:pPr>
            <w:r>
              <w:t>longiorī</w:t>
            </w:r>
          </w:p>
        </w:tc>
        <w:tc>
          <w:tcPr>
            <w:tcW w:w="1677" w:type="dxa"/>
          </w:tcPr>
          <w:p w14:paraId="73C0056A" w14:textId="77777777" w:rsidR="008758E5" w:rsidRDefault="008758E5" w:rsidP="00CD2394">
            <w:pPr>
              <w:keepLines/>
            </w:pPr>
            <w:r>
              <w:t>longiorī</w:t>
            </w:r>
          </w:p>
        </w:tc>
        <w:tc>
          <w:tcPr>
            <w:tcW w:w="1677" w:type="dxa"/>
          </w:tcPr>
          <w:p w14:paraId="289CAFBE" w14:textId="77777777" w:rsidR="008758E5" w:rsidRDefault="008758E5" w:rsidP="00CD2394">
            <w:pPr>
              <w:keepLines/>
            </w:pPr>
            <w:r>
              <w:t>longioribus</w:t>
            </w:r>
          </w:p>
        </w:tc>
        <w:tc>
          <w:tcPr>
            <w:tcW w:w="1677" w:type="dxa"/>
          </w:tcPr>
          <w:p w14:paraId="1E0EC5CC" w14:textId="77777777" w:rsidR="008758E5" w:rsidRDefault="008758E5" w:rsidP="00CD2394">
            <w:pPr>
              <w:keepLines/>
            </w:pPr>
            <w:r>
              <w:t>longioribus</w:t>
            </w:r>
          </w:p>
        </w:tc>
      </w:tr>
      <w:tr w:rsidR="008758E5" w14:paraId="772AC8DE" w14:textId="77777777" w:rsidTr="008758E5">
        <w:trPr>
          <w:trHeight w:val="395"/>
        </w:trPr>
        <w:tc>
          <w:tcPr>
            <w:tcW w:w="1677" w:type="dxa"/>
          </w:tcPr>
          <w:p w14:paraId="62652730" w14:textId="77777777" w:rsidR="008758E5" w:rsidRDefault="008758E5" w:rsidP="00CD2394">
            <w:pPr>
              <w:keepLines/>
            </w:pPr>
            <w:r>
              <w:t>longiorem</w:t>
            </w:r>
          </w:p>
        </w:tc>
        <w:tc>
          <w:tcPr>
            <w:tcW w:w="1677" w:type="dxa"/>
          </w:tcPr>
          <w:p w14:paraId="5D9D4A22" w14:textId="77777777" w:rsidR="008758E5" w:rsidRDefault="008758E5" w:rsidP="00CD2394">
            <w:pPr>
              <w:keepLines/>
            </w:pPr>
            <w:r>
              <w:t>longius</w:t>
            </w:r>
          </w:p>
        </w:tc>
        <w:tc>
          <w:tcPr>
            <w:tcW w:w="1677" w:type="dxa"/>
          </w:tcPr>
          <w:p w14:paraId="7631D131" w14:textId="77777777" w:rsidR="008758E5" w:rsidRDefault="008758E5" w:rsidP="00CD2394">
            <w:pPr>
              <w:keepLines/>
            </w:pPr>
            <w:r>
              <w:t>longiorēs</w:t>
            </w:r>
          </w:p>
        </w:tc>
        <w:tc>
          <w:tcPr>
            <w:tcW w:w="1677" w:type="dxa"/>
          </w:tcPr>
          <w:p w14:paraId="703332A5" w14:textId="77777777" w:rsidR="008758E5" w:rsidRDefault="008758E5" w:rsidP="00CD2394">
            <w:pPr>
              <w:keepLines/>
            </w:pPr>
            <w:r>
              <w:t>longiora</w:t>
            </w:r>
          </w:p>
        </w:tc>
      </w:tr>
      <w:tr w:rsidR="008758E5" w14:paraId="3E485CE3" w14:textId="77777777" w:rsidTr="008758E5">
        <w:trPr>
          <w:trHeight w:val="404"/>
        </w:trPr>
        <w:tc>
          <w:tcPr>
            <w:tcW w:w="1677" w:type="dxa"/>
          </w:tcPr>
          <w:p w14:paraId="3F68E043" w14:textId="77777777" w:rsidR="008758E5" w:rsidRDefault="008758E5" w:rsidP="00CD2394">
            <w:pPr>
              <w:keepLines/>
            </w:pPr>
            <w:r>
              <w:t>longiorī</w:t>
            </w:r>
          </w:p>
        </w:tc>
        <w:tc>
          <w:tcPr>
            <w:tcW w:w="1677" w:type="dxa"/>
          </w:tcPr>
          <w:p w14:paraId="35704EAB" w14:textId="77777777" w:rsidR="008758E5" w:rsidRDefault="008758E5" w:rsidP="00CD2394">
            <w:pPr>
              <w:keepLines/>
            </w:pPr>
            <w:r>
              <w:t>longiore</w:t>
            </w:r>
          </w:p>
        </w:tc>
        <w:tc>
          <w:tcPr>
            <w:tcW w:w="1677" w:type="dxa"/>
          </w:tcPr>
          <w:p w14:paraId="3086D847" w14:textId="77777777" w:rsidR="008758E5" w:rsidRDefault="008758E5" w:rsidP="00CD2394">
            <w:pPr>
              <w:keepLines/>
            </w:pPr>
            <w:r>
              <w:t>longioribus</w:t>
            </w:r>
          </w:p>
        </w:tc>
        <w:tc>
          <w:tcPr>
            <w:tcW w:w="1677" w:type="dxa"/>
          </w:tcPr>
          <w:p w14:paraId="4023F3AF" w14:textId="77777777" w:rsidR="008758E5" w:rsidRDefault="008758E5" w:rsidP="00CD2394">
            <w:pPr>
              <w:keepLines/>
            </w:pPr>
            <w:r>
              <w:t>longioribus</w:t>
            </w:r>
          </w:p>
        </w:tc>
      </w:tr>
    </w:tbl>
    <w:p w14:paraId="792041E9" w14:textId="77777777" w:rsidR="008758E5" w:rsidRPr="006700E1" w:rsidRDefault="008758E5" w:rsidP="00CD2394">
      <w:pPr>
        <w:keepLines/>
        <w:spacing w:after="0" w:line="240" w:lineRule="auto"/>
      </w:pPr>
    </w:p>
    <w:p w14:paraId="658D727E" w14:textId="77777777" w:rsidR="008758E5" w:rsidRDefault="008758E5" w:rsidP="00CD2394">
      <w:pPr>
        <w:keepLines/>
        <w:spacing w:after="0" w:line="240" w:lineRule="auto"/>
      </w:pPr>
      <w:r>
        <w:t xml:space="preserve">Note: unlike typical third declension adjectives, these do not have the i-stem, so you </w:t>
      </w:r>
      <w:r w:rsidRPr="00236A40">
        <w:rPr>
          <w:rFonts w:ascii="d" w:hAnsi="d"/>
          <w:smallCaps/>
        </w:rPr>
        <w:t>do not</w:t>
      </w:r>
      <w:r>
        <w:t xml:space="preserve"> have forms like </w:t>
      </w:r>
      <w:r>
        <w:rPr>
          <w:i/>
        </w:rPr>
        <w:t>longioria</w:t>
      </w:r>
      <w:r>
        <w:t xml:space="preserve"> or </w:t>
      </w:r>
      <w:r>
        <w:rPr>
          <w:i/>
        </w:rPr>
        <w:t>longiorīs</w:t>
      </w:r>
      <w:r>
        <w:t>.</w:t>
      </w:r>
    </w:p>
    <w:p w14:paraId="7E6E2682" w14:textId="77777777" w:rsidR="008758E5" w:rsidRDefault="008758E5" w:rsidP="00CD2394">
      <w:pPr>
        <w:keepLines/>
        <w:spacing w:after="0" w:line="240" w:lineRule="auto"/>
      </w:pPr>
    </w:p>
    <w:p w14:paraId="62C84827" w14:textId="77777777" w:rsidR="008758E5" w:rsidRDefault="008758E5" w:rsidP="00CD2394">
      <w:pPr>
        <w:keepLines/>
        <w:spacing w:after="0" w:line="240" w:lineRule="auto"/>
      </w:pPr>
    </w:p>
    <w:p w14:paraId="3884F4FB" w14:textId="77777777" w:rsidR="008758E5" w:rsidRDefault="008758E5" w:rsidP="00CD2394">
      <w:pPr>
        <w:pStyle w:val="Heading5"/>
      </w:pPr>
      <w:r>
        <w:t>Superlative</w:t>
      </w:r>
    </w:p>
    <w:p w14:paraId="5FB721D7" w14:textId="77777777" w:rsidR="008758E5" w:rsidRDefault="008758E5" w:rsidP="00CD2394">
      <w:pPr>
        <w:keepLines/>
        <w:spacing w:after="0" w:line="240" w:lineRule="auto"/>
      </w:pPr>
      <w:r>
        <w:t xml:space="preserve">To form the superlative, take the stem and add </w:t>
      </w:r>
      <w:r w:rsidRPr="00B2016C">
        <w:rPr>
          <w:i/>
        </w:rPr>
        <w:t>–issimus</w:t>
      </w:r>
      <w:r>
        <w:t xml:space="preserve"> (m), </w:t>
      </w:r>
      <w:r w:rsidRPr="00B2016C">
        <w:rPr>
          <w:i/>
        </w:rPr>
        <w:t>-issima</w:t>
      </w:r>
      <w:r>
        <w:t xml:space="preserve"> (f), </w:t>
      </w:r>
      <w:r w:rsidRPr="00B2016C">
        <w:rPr>
          <w:i/>
        </w:rPr>
        <w:t>-issimum</w:t>
      </w:r>
      <w:r>
        <w:t xml:space="preserve"> (n). No matter the declension of the positive degree, all superlatives are 1/2 declension adjectives.</w:t>
      </w:r>
    </w:p>
    <w:p w14:paraId="0F9A1B16" w14:textId="77777777" w:rsidR="008758E5" w:rsidRDefault="008758E5" w:rsidP="00CD2394">
      <w:pPr>
        <w:keepLines/>
        <w:spacing w:after="0" w:line="240" w:lineRule="auto"/>
      </w:pPr>
    </w:p>
    <w:tbl>
      <w:tblPr>
        <w:tblStyle w:val="TableGrid"/>
        <w:tblW w:w="0" w:type="auto"/>
        <w:tblLook w:val="04A0" w:firstRow="1" w:lastRow="0" w:firstColumn="1" w:lastColumn="0" w:noHBand="0" w:noVBand="1"/>
      </w:tblPr>
      <w:tblGrid>
        <w:gridCol w:w="1342"/>
        <w:gridCol w:w="1332"/>
        <w:gridCol w:w="1342"/>
        <w:gridCol w:w="1535"/>
        <w:gridCol w:w="1524"/>
        <w:gridCol w:w="1535"/>
      </w:tblGrid>
      <w:tr w:rsidR="008758E5" w14:paraId="3F9D572D" w14:textId="77777777" w:rsidTr="008758E5">
        <w:trPr>
          <w:trHeight w:val="593"/>
        </w:trPr>
        <w:tc>
          <w:tcPr>
            <w:tcW w:w="3954" w:type="dxa"/>
            <w:gridSpan w:val="3"/>
            <w:tcBorders>
              <w:right w:val="single" w:sz="12" w:space="0" w:color="auto"/>
            </w:tcBorders>
          </w:tcPr>
          <w:p w14:paraId="260DD6A3" w14:textId="77777777" w:rsidR="008758E5" w:rsidRDefault="008758E5" w:rsidP="00CD2394">
            <w:pPr>
              <w:keepLines/>
            </w:pPr>
            <w:r>
              <w:t>Singular</w:t>
            </w:r>
          </w:p>
        </w:tc>
        <w:tc>
          <w:tcPr>
            <w:tcW w:w="3954" w:type="dxa"/>
            <w:gridSpan w:val="3"/>
            <w:tcBorders>
              <w:left w:val="single" w:sz="12" w:space="0" w:color="auto"/>
            </w:tcBorders>
          </w:tcPr>
          <w:p w14:paraId="7BEFF52A" w14:textId="77777777" w:rsidR="008758E5" w:rsidRDefault="008758E5" w:rsidP="00CD2394">
            <w:pPr>
              <w:keepLines/>
            </w:pPr>
            <w:r>
              <w:t>Plural</w:t>
            </w:r>
          </w:p>
        </w:tc>
      </w:tr>
      <w:tr w:rsidR="008758E5" w14:paraId="215DD545" w14:textId="77777777" w:rsidTr="008758E5">
        <w:trPr>
          <w:trHeight w:val="379"/>
        </w:trPr>
        <w:tc>
          <w:tcPr>
            <w:tcW w:w="1316" w:type="dxa"/>
          </w:tcPr>
          <w:p w14:paraId="12262A33" w14:textId="77777777" w:rsidR="008758E5" w:rsidRDefault="008758E5" w:rsidP="00CD2394">
            <w:pPr>
              <w:keepLines/>
            </w:pPr>
            <w:r>
              <w:t>Masc</w:t>
            </w:r>
          </w:p>
        </w:tc>
        <w:tc>
          <w:tcPr>
            <w:tcW w:w="1316" w:type="dxa"/>
          </w:tcPr>
          <w:p w14:paraId="5D2D99A1" w14:textId="77777777" w:rsidR="008758E5" w:rsidRDefault="008758E5" w:rsidP="00CD2394">
            <w:pPr>
              <w:keepLines/>
            </w:pPr>
            <w:r>
              <w:t>Fem</w:t>
            </w:r>
          </w:p>
        </w:tc>
        <w:tc>
          <w:tcPr>
            <w:tcW w:w="1321" w:type="dxa"/>
            <w:tcBorders>
              <w:right w:val="single" w:sz="12" w:space="0" w:color="auto"/>
            </w:tcBorders>
          </w:tcPr>
          <w:p w14:paraId="396B8AAF" w14:textId="77777777" w:rsidR="008758E5" w:rsidRDefault="008758E5" w:rsidP="00CD2394">
            <w:pPr>
              <w:keepLines/>
            </w:pPr>
            <w:r>
              <w:t>Neut</w:t>
            </w:r>
          </w:p>
        </w:tc>
        <w:tc>
          <w:tcPr>
            <w:tcW w:w="1316" w:type="dxa"/>
            <w:tcBorders>
              <w:left w:val="single" w:sz="12" w:space="0" w:color="auto"/>
            </w:tcBorders>
          </w:tcPr>
          <w:p w14:paraId="6DB42334" w14:textId="77777777" w:rsidR="008758E5" w:rsidRDefault="008758E5" w:rsidP="00CD2394">
            <w:pPr>
              <w:keepLines/>
            </w:pPr>
            <w:r>
              <w:t>Masc</w:t>
            </w:r>
          </w:p>
        </w:tc>
        <w:tc>
          <w:tcPr>
            <w:tcW w:w="1316" w:type="dxa"/>
          </w:tcPr>
          <w:p w14:paraId="32B7749B" w14:textId="77777777" w:rsidR="008758E5" w:rsidRDefault="008758E5" w:rsidP="00CD2394">
            <w:pPr>
              <w:keepLines/>
            </w:pPr>
            <w:r>
              <w:t>Fem</w:t>
            </w:r>
          </w:p>
        </w:tc>
        <w:tc>
          <w:tcPr>
            <w:tcW w:w="1321" w:type="dxa"/>
          </w:tcPr>
          <w:p w14:paraId="43013BBF" w14:textId="77777777" w:rsidR="008758E5" w:rsidRDefault="008758E5" w:rsidP="00CD2394">
            <w:pPr>
              <w:keepLines/>
            </w:pPr>
            <w:r>
              <w:t>Neut</w:t>
            </w:r>
          </w:p>
        </w:tc>
      </w:tr>
      <w:tr w:rsidR="008758E5" w14:paraId="49D03A9E" w14:textId="77777777" w:rsidTr="008758E5">
        <w:trPr>
          <w:trHeight w:val="593"/>
        </w:trPr>
        <w:tc>
          <w:tcPr>
            <w:tcW w:w="1316" w:type="dxa"/>
          </w:tcPr>
          <w:p w14:paraId="27CB8B77" w14:textId="77777777" w:rsidR="008758E5" w:rsidRDefault="008758E5" w:rsidP="00CD2394">
            <w:pPr>
              <w:keepLines/>
            </w:pPr>
            <w:r>
              <w:t>longissimus</w:t>
            </w:r>
          </w:p>
        </w:tc>
        <w:tc>
          <w:tcPr>
            <w:tcW w:w="1316" w:type="dxa"/>
          </w:tcPr>
          <w:p w14:paraId="46B20E13" w14:textId="77777777" w:rsidR="008758E5" w:rsidRDefault="008758E5" w:rsidP="00CD2394">
            <w:pPr>
              <w:keepLines/>
            </w:pPr>
            <w:r>
              <w:t>longissima</w:t>
            </w:r>
          </w:p>
        </w:tc>
        <w:tc>
          <w:tcPr>
            <w:tcW w:w="1321" w:type="dxa"/>
            <w:tcBorders>
              <w:right w:val="single" w:sz="12" w:space="0" w:color="auto"/>
            </w:tcBorders>
          </w:tcPr>
          <w:p w14:paraId="37D2D16F" w14:textId="77777777" w:rsidR="008758E5" w:rsidRDefault="008758E5" w:rsidP="00CD2394">
            <w:pPr>
              <w:keepLines/>
            </w:pPr>
            <w:r>
              <w:t>longissimum</w:t>
            </w:r>
          </w:p>
        </w:tc>
        <w:tc>
          <w:tcPr>
            <w:tcW w:w="1316" w:type="dxa"/>
            <w:tcBorders>
              <w:left w:val="single" w:sz="12" w:space="0" w:color="auto"/>
            </w:tcBorders>
          </w:tcPr>
          <w:p w14:paraId="2DB963B2" w14:textId="77777777" w:rsidR="008758E5" w:rsidRDefault="008758E5" w:rsidP="00CD2394">
            <w:pPr>
              <w:keepLines/>
            </w:pPr>
            <w:r>
              <w:t>longissimī</w:t>
            </w:r>
          </w:p>
        </w:tc>
        <w:tc>
          <w:tcPr>
            <w:tcW w:w="1316" w:type="dxa"/>
          </w:tcPr>
          <w:p w14:paraId="3C326B5F" w14:textId="77777777" w:rsidR="008758E5" w:rsidRDefault="008758E5" w:rsidP="00CD2394">
            <w:pPr>
              <w:keepLines/>
            </w:pPr>
            <w:r>
              <w:t>longissimae</w:t>
            </w:r>
          </w:p>
        </w:tc>
        <w:tc>
          <w:tcPr>
            <w:tcW w:w="1321" w:type="dxa"/>
          </w:tcPr>
          <w:p w14:paraId="754DEED4" w14:textId="77777777" w:rsidR="008758E5" w:rsidRDefault="008758E5" w:rsidP="00CD2394">
            <w:pPr>
              <w:keepLines/>
            </w:pPr>
            <w:r>
              <w:t>longissima</w:t>
            </w:r>
          </w:p>
        </w:tc>
      </w:tr>
      <w:tr w:rsidR="008758E5" w14:paraId="60E2A9C4" w14:textId="77777777" w:rsidTr="008758E5">
        <w:trPr>
          <w:trHeight w:val="593"/>
        </w:trPr>
        <w:tc>
          <w:tcPr>
            <w:tcW w:w="1316" w:type="dxa"/>
          </w:tcPr>
          <w:p w14:paraId="5465A620" w14:textId="77777777" w:rsidR="008758E5" w:rsidRDefault="008758E5" w:rsidP="00CD2394">
            <w:pPr>
              <w:keepLines/>
            </w:pPr>
            <w:r>
              <w:t>longissimī</w:t>
            </w:r>
          </w:p>
        </w:tc>
        <w:tc>
          <w:tcPr>
            <w:tcW w:w="1316" w:type="dxa"/>
          </w:tcPr>
          <w:p w14:paraId="5AA2F496" w14:textId="77777777" w:rsidR="008758E5" w:rsidRDefault="008758E5" w:rsidP="00CD2394">
            <w:pPr>
              <w:keepLines/>
            </w:pPr>
            <w:r>
              <w:t>longissimae</w:t>
            </w:r>
          </w:p>
        </w:tc>
        <w:tc>
          <w:tcPr>
            <w:tcW w:w="1321" w:type="dxa"/>
            <w:tcBorders>
              <w:right w:val="single" w:sz="12" w:space="0" w:color="auto"/>
            </w:tcBorders>
          </w:tcPr>
          <w:p w14:paraId="388E0BF7" w14:textId="77777777" w:rsidR="008758E5" w:rsidRDefault="008758E5" w:rsidP="00CD2394">
            <w:pPr>
              <w:keepLines/>
            </w:pPr>
            <w:r>
              <w:t>longissimī</w:t>
            </w:r>
          </w:p>
        </w:tc>
        <w:tc>
          <w:tcPr>
            <w:tcW w:w="1316" w:type="dxa"/>
            <w:tcBorders>
              <w:left w:val="single" w:sz="12" w:space="0" w:color="auto"/>
            </w:tcBorders>
          </w:tcPr>
          <w:p w14:paraId="3C6DC4AB" w14:textId="77777777" w:rsidR="008758E5" w:rsidRDefault="008758E5" w:rsidP="00CD2394">
            <w:pPr>
              <w:keepLines/>
            </w:pPr>
            <w:r>
              <w:t>longissimōrum</w:t>
            </w:r>
          </w:p>
        </w:tc>
        <w:tc>
          <w:tcPr>
            <w:tcW w:w="1316" w:type="dxa"/>
          </w:tcPr>
          <w:p w14:paraId="5A1EA7F7" w14:textId="77777777" w:rsidR="008758E5" w:rsidRDefault="008758E5" w:rsidP="00CD2394">
            <w:pPr>
              <w:keepLines/>
            </w:pPr>
            <w:r>
              <w:t>longissimārum</w:t>
            </w:r>
          </w:p>
        </w:tc>
        <w:tc>
          <w:tcPr>
            <w:tcW w:w="1321" w:type="dxa"/>
          </w:tcPr>
          <w:p w14:paraId="651E9262" w14:textId="77777777" w:rsidR="008758E5" w:rsidRDefault="008758E5" w:rsidP="00CD2394">
            <w:pPr>
              <w:keepLines/>
            </w:pPr>
            <w:r>
              <w:t>longissimōrum</w:t>
            </w:r>
          </w:p>
        </w:tc>
      </w:tr>
      <w:tr w:rsidR="008758E5" w14:paraId="70664720" w14:textId="77777777" w:rsidTr="008758E5">
        <w:trPr>
          <w:trHeight w:val="593"/>
        </w:trPr>
        <w:tc>
          <w:tcPr>
            <w:tcW w:w="1316" w:type="dxa"/>
          </w:tcPr>
          <w:p w14:paraId="7297C12E" w14:textId="77777777" w:rsidR="008758E5" w:rsidRDefault="008758E5" w:rsidP="00CD2394">
            <w:pPr>
              <w:keepLines/>
            </w:pPr>
            <w:r>
              <w:t>longissimō</w:t>
            </w:r>
          </w:p>
        </w:tc>
        <w:tc>
          <w:tcPr>
            <w:tcW w:w="1316" w:type="dxa"/>
          </w:tcPr>
          <w:p w14:paraId="42DB0104" w14:textId="77777777" w:rsidR="008758E5" w:rsidRDefault="008758E5" w:rsidP="00CD2394">
            <w:pPr>
              <w:keepLines/>
            </w:pPr>
            <w:r>
              <w:t>longissimae</w:t>
            </w:r>
          </w:p>
        </w:tc>
        <w:tc>
          <w:tcPr>
            <w:tcW w:w="1321" w:type="dxa"/>
            <w:tcBorders>
              <w:right w:val="single" w:sz="12" w:space="0" w:color="auto"/>
            </w:tcBorders>
          </w:tcPr>
          <w:p w14:paraId="66C2C14E" w14:textId="77777777" w:rsidR="008758E5" w:rsidRDefault="008758E5" w:rsidP="00CD2394">
            <w:pPr>
              <w:keepLines/>
            </w:pPr>
            <w:r>
              <w:t>longissimō</w:t>
            </w:r>
          </w:p>
        </w:tc>
        <w:tc>
          <w:tcPr>
            <w:tcW w:w="1316" w:type="dxa"/>
            <w:tcBorders>
              <w:left w:val="single" w:sz="12" w:space="0" w:color="auto"/>
            </w:tcBorders>
          </w:tcPr>
          <w:p w14:paraId="587EB8C8" w14:textId="77777777" w:rsidR="008758E5" w:rsidRDefault="008758E5" w:rsidP="00CD2394">
            <w:pPr>
              <w:keepLines/>
            </w:pPr>
            <w:r>
              <w:t>longissimīs</w:t>
            </w:r>
          </w:p>
        </w:tc>
        <w:tc>
          <w:tcPr>
            <w:tcW w:w="1316" w:type="dxa"/>
          </w:tcPr>
          <w:p w14:paraId="1083BCA2" w14:textId="77777777" w:rsidR="008758E5" w:rsidRDefault="008758E5" w:rsidP="00CD2394">
            <w:pPr>
              <w:keepLines/>
            </w:pPr>
            <w:r>
              <w:t>longissimīs</w:t>
            </w:r>
          </w:p>
        </w:tc>
        <w:tc>
          <w:tcPr>
            <w:tcW w:w="1321" w:type="dxa"/>
          </w:tcPr>
          <w:p w14:paraId="28E83C83" w14:textId="77777777" w:rsidR="008758E5" w:rsidRDefault="008758E5" w:rsidP="00CD2394">
            <w:pPr>
              <w:keepLines/>
            </w:pPr>
            <w:r>
              <w:t>longissimīs</w:t>
            </w:r>
          </w:p>
        </w:tc>
      </w:tr>
      <w:tr w:rsidR="008758E5" w14:paraId="5BECCD8C" w14:textId="77777777" w:rsidTr="008758E5">
        <w:trPr>
          <w:trHeight w:val="593"/>
        </w:trPr>
        <w:tc>
          <w:tcPr>
            <w:tcW w:w="1316" w:type="dxa"/>
          </w:tcPr>
          <w:p w14:paraId="1EC39927" w14:textId="77777777" w:rsidR="008758E5" w:rsidRDefault="008758E5" w:rsidP="00CD2394">
            <w:pPr>
              <w:keepLines/>
            </w:pPr>
            <w:r>
              <w:t>longissimum</w:t>
            </w:r>
          </w:p>
        </w:tc>
        <w:tc>
          <w:tcPr>
            <w:tcW w:w="1316" w:type="dxa"/>
          </w:tcPr>
          <w:p w14:paraId="50D730D4" w14:textId="77777777" w:rsidR="008758E5" w:rsidRDefault="008758E5" w:rsidP="00CD2394">
            <w:pPr>
              <w:keepLines/>
            </w:pPr>
            <w:r>
              <w:t>longissimam</w:t>
            </w:r>
          </w:p>
        </w:tc>
        <w:tc>
          <w:tcPr>
            <w:tcW w:w="1321" w:type="dxa"/>
            <w:tcBorders>
              <w:right w:val="single" w:sz="12" w:space="0" w:color="auto"/>
            </w:tcBorders>
          </w:tcPr>
          <w:p w14:paraId="6A790FAD" w14:textId="77777777" w:rsidR="008758E5" w:rsidRDefault="008758E5" w:rsidP="00CD2394">
            <w:pPr>
              <w:keepLines/>
            </w:pPr>
            <w:r>
              <w:t>longissimum</w:t>
            </w:r>
          </w:p>
        </w:tc>
        <w:tc>
          <w:tcPr>
            <w:tcW w:w="1316" w:type="dxa"/>
            <w:tcBorders>
              <w:left w:val="single" w:sz="12" w:space="0" w:color="auto"/>
            </w:tcBorders>
          </w:tcPr>
          <w:p w14:paraId="415B57CF" w14:textId="77777777" w:rsidR="008758E5" w:rsidRDefault="008758E5" w:rsidP="00CD2394">
            <w:pPr>
              <w:keepLines/>
            </w:pPr>
            <w:r>
              <w:t>longissimōs</w:t>
            </w:r>
          </w:p>
        </w:tc>
        <w:tc>
          <w:tcPr>
            <w:tcW w:w="1316" w:type="dxa"/>
          </w:tcPr>
          <w:p w14:paraId="6844729E" w14:textId="77777777" w:rsidR="008758E5" w:rsidRDefault="008758E5" w:rsidP="00CD2394">
            <w:pPr>
              <w:keepLines/>
            </w:pPr>
            <w:r>
              <w:t>longissimās</w:t>
            </w:r>
          </w:p>
        </w:tc>
        <w:tc>
          <w:tcPr>
            <w:tcW w:w="1321" w:type="dxa"/>
          </w:tcPr>
          <w:p w14:paraId="24EE101C" w14:textId="77777777" w:rsidR="008758E5" w:rsidRDefault="008758E5" w:rsidP="00CD2394">
            <w:pPr>
              <w:keepLines/>
            </w:pPr>
            <w:r>
              <w:t>longissima</w:t>
            </w:r>
          </w:p>
        </w:tc>
      </w:tr>
      <w:tr w:rsidR="008758E5" w14:paraId="653E18B2" w14:textId="77777777" w:rsidTr="008758E5">
        <w:trPr>
          <w:trHeight w:val="593"/>
        </w:trPr>
        <w:tc>
          <w:tcPr>
            <w:tcW w:w="1316" w:type="dxa"/>
          </w:tcPr>
          <w:p w14:paraId="269669B9" w14:textId="77777777" w:rsidR="008758E5" w:rsidRDefault="008758E5" w:rsidP="00CD2394">
            <w:pPr>
              <w:keepLines/>
            </w:pPr>
            <w:r>
              <w:t>longissimō</w:t>
            </w:r>
          </w:p>
        </w:tc>
        <w:tc>
          <w:tcPr>
            <w:tcW w:w="1316" w:type="dxa"/>
          </w:tcPr>
          <w:p w14:paraId="7362AD54" w14:textId="77777777" w:rsidR="008758E5" w:rsidRDefault="008758E5" w:rsidP="00CD2394">
            <w:pPr>
              <w:keepLines/>
            </w:pPr>
            <w:r>
              <w:t>longissimā</w:t>
            </w:r>
          </w:p>
        </w:tc>
        <w:tc>
          <w:tcPr>
            <w:tcW w:w="1321" w:type="dxa"/>
            <w:tcBorders>
              <w:right w:val="single" w:sz="12" w:space="0" w:color="auto"/>
            </w:tcBorders>
          </w:tcPr>
          <w:p w14:paraId="2BA06887" w14:textId="77777777" w:rsidR="008758E5" w:rsidRDefault="008758E5" w:rsidP="00CD2394">
            <w:pPr>
              <w:keepLines/>
            </w:pPr>
            <w:r>
              <w:t>longissimō</w:t>
            </w:r>
          </w:p>
        </w:tc>
        <w:tc>
          <w:tcPr>
            <w:tcW w:w="1316" w:type="dxa"/>
            <w:tcBorders>
              <w:left w:val="single" w:sz="12" w:space="0" w:color="auto"/>
            </w:tcBorders>
          </w:tcPr>
          <w:p w14:paraId="43D6C402" w14:textId="77777777" w:rsidR="008758E5" w:rsidRDefault="008758E5" w:rsidP="00CD2394">
            <w:pPr>
              <w:keepLines/>
            </w:pPr>
            <w:r>
              <w:t>longissimīs</w:t>
            </w:r>
          </w:p>
        </w:tc>
        <w:tc>
          <w:tcPr>
            <w:tcW w:w="1316" w:type="dxa"/>
          </w:tcPr>
          <w:p w14:paraId="212A46B6" w14:textId="77777777" w:rsidR="008758E5" w:rsidRDefault="008758E5" w:rsidP="00CD2394">
            <w:pPr>
              <w:keepLines/>
            </w:pPr>
            <w:r>
              <w:t>longissimīs</w:t>
            </w:r>
          </w:p>
        </w:tc>
        <w:tc>
          <w:tcPr>
            <w:tcW w:w="1321" w:type="dxa"/>
          </w:tcPr>
          <w:p w14:paraId="6DE7809E" w14:textId="77777777" w:rsidR="008758E5" w:rsidRDefault="008758E5" w:rsidP="00CD2394">
            <w:pPr>
              <w:keepLines/>
            </w:pPr>
            <w:r>
              <w:t>longissimīs</w:t>
            </w:r>
          </w:p>
        </w:tc>
      </w:tr>
    </w:tbl>
    <w:p w14:paraId="1A4642B4" w14:textId="77777777" w:rsidR="008758E5" w:rsidRDefault="008758E5" w:rsidP="00CD2394">
      <w:pPr>
        <w:keepLines/>
        <w:spacing w:after="0" w:line="240" w:lineRule="auto"/>
      </w:pPr>
    </w:p>
    <w:p w14:paraId="1479A54C" w14:textId="77777777" w:rsidR="008758E5" w:rsidRDefault="008758E5" w:rsidP="00CD2394">
      <w:pPr>
        <w:keepLines/>
        <w:spacing w:after="0" w:line="240" w:lineRule="auto"/>
      </w:pPr>
    </w:p>
    <w:p w14:paraId="19C7070A" w14:textId="77777777" w:rsidR="008758E5" w:rsidRDefault="008758E5" w:rsidP="00CD2394">
      <w:pPr>
        <w:keepLines/>
        <w:spacing w:after="0" w:line="240" w:lineRule="auto"/>
      </w:pPr>
      <w:r w:rsidRPr="00B2016C">
        <w:rPr>
          <w:rStyle w:val="Heading5Char"/>
        </w:rPr>
        <w:t>Irregular comparatives</w:t>
      </w:r>
      <w:r>
        <w:t>: like in English, some commonly occurring adjectives have different stems in their comparative and superlative degrees than they do in the positive degree. In English, we have good, better, and best, and Latin too has irregular forms. Instead of memorizing them as a chart, the common irregular forms are simply included as part of the chapter vocabulary and are most easily memorized as vocabulary words.</w:t>
      </w:r>
    </w:p>
    <w:p w14:paraId="0365C77B" w14:textId="77777777" w:rsidR="008758E5" w:rsidRPr="0058657B" w:rsidRDefault="008758E5" w:rsidP="00CD2394">
      <w:pPr>
        <w:keepLines/>
        <w:spacing w:after="0" w:line="240" w:lineRule="auto"/>
      </w:pPr>
    </w:p>
    <w:p w14:paraId="72A259AD" w14:textId="77777777" w:rsidR="008758E5" w:rsidRPr="00B2016C" w:rsidRDefault="008758E5" w:rsidP="00CD2394">
      <w:pPr>
        <w:pStyle w:val="Heading5"/>
      </w:pPr>
      <w:r w:rsidRPr="00B2016C">
        <w:rPr>
          <w:rStyle w:val="Strong"/>
          <w:b/>
          <w:bCs w:val="0"/>
        </w:rPr>
        <w:t>Ablative of comparison</w:t>
      </w:r>
      <w:r w:rsidRPr="00B2016C">
        <w:t>:</w:t>
      </w:r>
    </w:p>
    <w:p w14:paraId="59573131" w14:textId="77777777" w:rsidR="008758E5" w:rsidRDefault="008758E5" w:rsidP="00CD2394">
      <w:pPr>
        <w:keepLines/>
        <w:spacing w:after="0" w:line="240" w:lineRule="auto"/>
      </w:pPr>
      <w:r>
        <w:t>Sometimes in comparison, Latin puts the second noun or adjective in the ablative to show comparison:</w:t>
      </w:r>
    </w:p>
    <w:p w14:paraId="0106FBA6" w14:textId="77777777" w:rsidR="008758E5" w:rsidRPr="0017499F" w:rsidRDefault="008758E5" w:rsidP="00CD2394">
      <w:pPr>
        <w:keepLines/>
        <w:spacing w:after="0" w:line="240" w:lineRule="auto"/>
        <w:rPr>
          <w:i/>
        </w:rPr>
      </w:pPr>
      <w:r w:rsidRPr="0017499F">
        <w:rPr>
          <w:i/>
        </w:rPr>
        <w:t>illa puella fortior est illō puerō.</w:t>
      </w:r>
    </w:p>
    <w:p w14:paraId="03F0B06D" w14:textId="77777777" w:rsidR="008758E5" w:rsidRDefault="008758E5" w:rsidP="00CD2394">
      <w:pPr>
        <w:keepLines/>
        <w:spacing w:after="0" w:line="240" w:lineRule="auto"/>
      </w:pPr>
      <w:r w:rsidRPr="0017499F">
        <w:rPr>
          <w:i/>
        </w:rPr>
        <w:lastRenderedPageBreak/>
        <w:t>illī puerī fortiorēs sunt illīs puellīs.</w:t>
      </w:r>
    </w:p>
    <w:p w14:paraId="43AD0404" w14:textId="77777777" w:rsidR="008758E5" w:rsidRDefault="008758E5" w:rsidP="00CD2394">
      <w:pPr>
        <w:keepLines/>
        <w:spacing w:after="0" w:line="240" w:lineRule="auto"/>
      </w:pPr>
    </w:p>
    <w:p w14:paraId="5F7FD830" w14:textId="77777777" w:rsidR="008758E5" w:rsidRPr="00B2016C" w:rsidRDefault="008758E5" w:rsidP="00CD2394">
      <w:pPr>
        <w:pStyle w:val="Heading5"/>
      </w:pPr>
      <w:r w:rsidRPr="00B2016C">
        <w:rPr>
          <w:rStyle w:val="Strong"/>
          <w:b/>
        </w:rPr>
        <w:t>Comparison with quam</w:t>
      </w:r>
      <w:r w:rsidRPr="00B2016C">
        <w:t>:</w:t>
      </w:r>
    </w:p>
    <w:p w14:paraId="46959602" w14:textId="77777777" w:rsidR="008758E5" w:rsidRDefault="008758E5" w:rsidP="00CD2394">
      <w:pPr>
        <w:keepLines/>
        <w:spacing w:after="0" w:line="240" w:lineRule="auto"/>
      </w:pPr>
      <w:r>
        <w:t xml:space="preserve">More commonly, though, the coordinating conjunction </w:t>
      </w:r>
      <w:r>
        <w:rPr>
          <w:i/>
        </w:rPr>
        <w:t>quam</w:t>
      </w:r>
      <w:r>
        <w:t xml:space="preserve"> is used, and the two words being compared stay in the same case:</w:t>
      </w:r>
    </w:p>
    <w:p w14:paraId="73A8AC21" w14:textId="77777777" w:rsidR="008758E5" w:rsidRPr="0017499F" w:rsidRDefault="008758E5" w:rsidP="00CD2394">
      <w:pPr>
        <w:keepLines/>
        <w:spacing w:after="0" w:line="240" w:lineRule="auto"/>
        <w:rPr>
          <w:i/>
        </w:rPr>
      </w:pPr>
      <w:r w:rsidRPr="0017499F">
        <w:rPr>
          <w:i/>
        </w:rPr>
        <w:t>illa puella fortior est quam ille puer.</w:t>
      </w:r>
    </w:p>
    <w:p w14:paraId="28E0734A" w14:textId="77777777" w:rsidR="008758E5" w:rsidRDefault="008758E5" w:rsidP="00CD2394">
      <w:pPr>
        <w:keepLines/>
        <w:spacing w:after="0" w:line="240" w:lineRule="auto"/>
      </w:pPr>
      <w:r w:rsidRPr="0017499F">
        <w:rPr>
          <w:i/>
        </w:rPr>
        <w:t>Caesar dicit se ambulāre celeriorem quam Lucium.</w:t>
      </w:r>
    </w:p>
    <w:p w14:paraId="45B396C1" w14:textId="77777777" w:rsidR="008758E5" w:rsidRDefault="008758E5" w:rsidP="00CD2394">
      <w:pPr>
        <w:keepLines/>
        <w:spacing w:after="0" w:line="240" w:lineRule="auto"/>
      </w:pPr>
    </w:p>
    <w:p w14:paraId="15AB3EC9" w14:textId="77777777" w:rsidR="008758E5" w:rsidRDefault="008758E5" w:rsidP="00CD2394">
      <w:pPr>
        <w:pStyle w:val="Heading2"/>
      </w:pPr>
      <w:bookmarkStart w:id="97" w:name="_Toc158985033"/>
      <w:r>
        <w:t>Future and Future Perfect Tense</w:t>
      </w:r>
      <w:bookmarkEnd w:id="97"/>
    </w:p>
    <w:p w14:paraId="6594623C" w14:textId="77777777" w:rsidR="008758E5" w:rsidRDefault="008758E5" w:rsidP="00CD2394">
      <w:pPr>
        <w:keepLines/>
        <w:spacing w:after="0" w:line="240" w:lineRule="auto"/>
      </w:pPr>
      <w:r>
        <w:t>In English, helping verbs “will” or “shall” are used to make a verb future tense. In Latin, the tense marker or a vowel change without a helping verb creates the future tense.</w:t>
      </w:r>
    </w:p>
    <w:p w14:paraId="08898100" w14:textId="77777777" w:rsidR="008758E5" w:rsidRDefault="008758E5" w:rsidP="00CD2394">
      <w:pPr>
        <w:keepLines/>
        <w:spacing w:after="0" w:line="240" w:lineRule="auto"/>
      </w:pPr>
    </w:p>
    <w:p w14:paraId="1E269161" w14:textId="77777777" w:rsidR="008758E5" w:rsidRDefault="008758E5" w:rsidP="00CD2394">
      <w:pPr>
        <w:keepLines/>
        <w:spacing w:after="0" w:line="240" w:lineRule="auto"/>
      </w:pPr>
      <w:r>
        <w:t>The rules vary slightly based on the conjugation. As is usual, the 1</w:t>
      </w:r>
      <w:r w:rsidRPr="001239D0">
        <w:rPr>
          <w:vertAlign w:val="superscript"/>
        </w:rPr>
        <w:t>st</w:t>
      </w:r>
      <w:r>
        <w:t xml:space="preserve"> and 2</w:t>
      </w:r>
      <w:r w:rsidRPr="001239D0">
        <w:rPr>
          <w:vertAlign w:val="superscript"/>
        </w:rPr>
        <w:t>nd</w:t>
      </w:r>
      <w:r>
        <w:t xml:space="preserve"> conjugation are very similar. For these, the tense indicator </w:t>
      </w:r>
      <w:r>
        <w:rPr>
          <w:i/>
        </w:rPr>
        <w:t>–bi-</w:t>
      </w:r>
      <w:r>
        <w:t xml:space="preserve"> is used. Exceptions come from previously noted tendencies. The “i” is often contracted into the “o” in first person singular, and the Romans tended to avoid “int” as an ending. </w:t>
      </w:r>
    </w:p>
    <w:p w14:paraId="48A3E871" w14:textId="77777777" w:rsidR="008758E5" w:rsidRDefault="008758E5" w:rsidP="00CD2394">
      <w:pPr>
        <w:pStyle w:val="Heading5"/>
      </w:pPr>
      <w:r>
        <w:t>Future Active (1</w:t>
      </w:r>
      <w:r w:rsidRPr="007C1CDE">
        <w:rPr>
          <w:vertAlign w:val="superscript"/>
        </w:rPr>
        <w:t>st</w:t>
      </w:r>
      <w:r>
        <w:t xml:space="preserve"> and 2</w:t>
      </w:r>
      <w:r w:rsidRPr="007C1CDE">
        <w:rPr>
          <w:vertAlign w:val="superscript"/>
        </w:rPr>
        <w:t>nd</w:t>
      </w:r>
      <w:r>
        <w:t xml:space="preserve"> conjugation)</w:t>
      </w:r>
    </w:p>
    <w:tbl>
      <w:tblPr>
        <w:tblStyle w:val="TableGrid"/>
        <w:tblW w:w="0" w:type="auto"/>
        <w:tblLook w:val="04A0" w:firstRow="1" w:lastRow="0" w:firstColumn="1" w:lastColumn="0" w:noHBand="0" w:noVBand="1"/>
      </w:tblPr>
      <w:tblGrid>
        <w:gridCol w:w="1640"/>
        <w:gridCol w:w="1640"/>
        <w:gridCol w:w="1641"/>
        <w:gridCol w:w="1641"/>
        <w:gridCol w:w="1641"/>
      </w:tblGrid>
      <w:tr w:rsidR="008758E5" w14:paraId="08DE40CB" w14:textId="77777777" w:rsidTr="008758E5">
        <w:trPr>
          <w:trHeight w:val="836"/>
        </w:trPr>
        <w:tc>
          <w:tcPr>
            <w:tcW w:w="1640" w:type="dxa"/>
          </w:tcPr>
          <w:p w14:paraId="5319055A" w14:textId="77777777" w:rsidR="008758E5" w:rsidRDefault="008758E5" w:rsidP="00CD2394">
            <w:pPr>
              <w:keepLines/>
            </w:pPr>
          </w:p>
        </w:tc>
        <w:tc>
          <w:tcPr>
            <w:tcW w:w="1640" w:type="dxa"/>
          </w:tcPr>
          <w:p w14:paraId="01EF206C" w14:textId="77777777" w:rsidR="008758E5" w:rsidRDefault="008758E5" w:rsidP="00CD2394">
            <w:pPr>
              <w:keepLines/>
            </w:pPr>
            <w:r>
              <w:t>1</w:t>
            </w:r>
            <w:r w:rsidRPr="009B6CE8">
              <w:rPr>
                <w:vertAlign w:val="superscript"/>
              </w:rPr>
              <w:t>st</w:t>
            </w:r>
            <w:r>
              <w:t xml:space="preserve"> conjugation singular</w:t>
            </w:r>
          </w:p>
        </w:tc>
        <w:tc>
          <w:tcPr>
            <w:tcW w:w="1641" w:type="dxa"/>
          </w:tcPr>
          <w:p w14:paraId="4DBB70BA" w14:textId="77777777" w:rsidR="008758E5" w:rsidRDefault="008758E5" w:rsidP="00CD2394">
            <w:pPr>
              <w:keepLines/>
            </w:pPr>
            <w:r>
              <w:t>plural</w:t>
            </w:r>
          </w:p>
        </w:tc>
        <w:tc>
          <w:tcPr>
            <w:tcW w:w="1641" w:type="dxa"/>
          </w:tcPr>
          <w:p w14:paraId="2AE070D5" w14:textId="77777777" w:rsidR="008758E5" w:rsidRDefault="008758E5" w:rsidP="00CD2394">
            <w:pPr>
              <w:keepLines/>
            </w:pPr>
            <w:r>
              <w:t>2</w:t>
            </w:r>
            <w:r w:rsidRPr="009B6CE8">
              <w:rPr>
                <w:vertAlign w:val="superscript"/>
              </w:rPr>
              <w:t>nd</w:t>
            </w:r>
            <w:r>
              <w:t xml:space="preserve"> conjugation singular</w:t>
            </w:r>
          </w:p>
        </w:tc>
        <w:tc>
          <w:tcPr>
            <w:tcW w:w="1641" w:type="dxa"/>
          </w:tcPr>
          <w:p w14:paraId="7F555D03" w14:textId="77777777" w:rsidR="008758E5" w:rsidRDefault="008758E5" w:rsidP="00CD2394">
            <w:pPr>
              <w:keepLines/>
            </w:pPr>
            <w:r>
              <w:t>plural</w:t>
            </w:r>
          </w:p>
        </w:tc>
      </w:tr>
      <w:tr w:rsidR="008758E5" w14:paraId="52BE27BE" w14:textId="77777777" w:rsidTr="008758E5">
        <w:trPr>
          <w:trHeight w:val="529"/>
        </w:trPr>
        <w:tc>
          <w:tcPr>
            <w:tcW w:w="1640" w:type="dxa"/>
          </w:tcPr>
          <w:p w14:paraId="5168533C" w14:textId="77777777" w:rsidR="008758E5" w:rsidRDefault="008758E5" w:rsidP="00CD2394">
            <w:pPr>
              <w:keepLines/>
            </w:pPr>
            <w:r>
              <w:t>1</w:t>
            </w:r>
            <w:r w:rsidRPr="009B6CE8">
              <w:rPr>
                <w:vertAlign w:val="superscript"/>
              </w:rPr>
              <w:t>st</w:t>
            </w:r>
          </w:p>
        </w:tc>
        <w:tc>
          <w:tcPr>
            <w:tcW w:w="1640" w:type="dxa"/>
          </w:tcPr>
          <w:p w14:paraId="2A4DF413" w14:textId="77777777" w:rsidR="008758E5" w:rsidRDefault="008758E5" w:rsidP="00CD2394">
            <w:pPr>
              <w:keepLines/>
            </w:pPr>
            <w:r>
              <w:t>vocābō</w:t>
            </w:r>
          </w:p>
        </w:tc>
        <w:tc>
          <w:tcPr>
            <w:tcW w:w="1641" w:type="dxa"/>
          </w:tcPr>
          <w:p w14:paraId="0B993720" w14:textId="77777777" w:rsidR="008758E5" w:rsidRDefault="008758E5" w:rsidP="00CD2394">
            <w:pPr>
              <w:keepLines/>
            </w:pPr>
            <w:r>
              <w:t>vocābimus</w:t>
            </w:r>
          </w:p>
        </w:tc>
        <w:tc>
          <w:tcPr>
            <w:tcW w:w="1641" w:type="dxa"/>
          </w:tcPr>
          <w:p w14:paraId="0FE47F46" w14:textId="77777777" w:rsidR="008758E5" w:rsidRDefault="008758E5" w:rsidP="00CD2394">
            <w:pPr>
              <w:keepLines/>
            </w:pPr>
            <w:r>
              <w:t>vidēbō</w:t>
            </w:r>
          </w:p>
        </w:tc>
        <w:tc>
          <w:tcPr>
            <w:tcW w:w="1641" w:type="dxa"/>
          </w:tcPr>
          <w:p w14:paraId="4BF36031" w14:textId="77777777" w:rsidR="008758E5" w:rsidRDefault="008758E5" w:rsidP="00CD2394">
            <w:pPr>
              <w:keepLines/>
            </w:pPr>
            <w:r>
              <w:t>vidēbimus</w:t>
            </w:r>
          </w:p>
        </w:tc>
      </w:tr>
      <w:tr w:rsidR="008758E5" w14:paraId="5DDB2E91" w14:textId="77777777" w:rsidTr="008758E5">
        <w:trPr>
          <w:trHeight w:val="529"/>
        </w:trPr>
        <w:tc>
          <w:tcPr>
            <w:tcW w:w="1640" w:type="dxa"/>
          </w:tcPr>
          <w:p w14:paraId="64078C19" w14:textId="77777777" w:rsidR="008758E5" w:rsidRDefault="008758E5" w:rsidP="00CD2394">
            <w:pPr>
              <w:keepLines/>
            </w:pPr>
            <w:r>
              <w:t>2</w:t>
            </w:r>
            <w:r w:rsidRPr="009B6CE8">
              <w:rPr>
                <w:vertAlign w:val="superscript"/>
              </w:rPr>
              <w:t>nd</w:t>
            </w:r>
          </w:p>
        </w:tc>
        <w:tc>
          <w:tcPr>
            <w:tcW w:w="1640" w:type="dxa"/>
          </w:tcPr>
          <w:p w14:paraId="10968063" w14:textId="77777777" w:rsidR="008758E5" w:rsidRDefault="008758E5" w:rsidP="00CD2394">
            <w:pPr>
              <w:keepLines/>
            </w:pPr>
            <w:r>
              <w:t>vocābis</w:t>
            </w:r>
          </w:p>
        </w:tc>
        <w:tc>
          <w:tcPr>
            <w:tcW w:w="1641" w:type="dxa"/>
          </w:tcPr>
          <w:p w14:paraId="78C81F9E" w14:textId="77777777" w:rsidR="008758E5" w:rsidRDefault="008758E5" w:rsidP="00CD2394">
            <w:pPr>
              <w:keepLines/>
            </w:pPr>
            <w:r>
              <w:t>vocābitis</w:t>
            </w:r>
          </w:p>
        </w:tc>
        <w:tc>
          <w:tcPr>
            <w:tcW w:w="1641" w:type="dxa"/>
          </w:tcPr>
          <w:p w14:paraId="3071DF72" w14:textId="77777777" w:rsidR="008758E5" w:rsidRDefault="008758E5" w:rsidP="00CD2394">
            <w:pPr>
              <w:keepLines/>
            </w:pPr>
            <w:r>
              <w:t>vidēbis</w:t>
            </w:r>
          </w:p>
        </w:tc>
        <w:tc>
          <w:tcPr>
            <w:tcW w:w="1641" w:type="dxa"/>
          </w:tcPr>
          <w:p w14:paraId="1B95D363" w14:textId="77777777" w:rsidR="008758E5" w:rsidRDefault="008758E5" w:rsidP="00CD2394">
            <w:pPr>
              <w:keepLines/>
            </w:pPr>
            <w:r>
              <w:t>vidēbitis</w:t>
            </w:r>
          </w:p>
        </w:tc>
      </w:tr>
      <w:tr w:rsidR="008758E5" w14:paraId="0D8B3950" w14:textId="77777777" w:rsidTr="008758E5">
        <w:trPr>
          <w:trHeight w:val="529"/>
        </w:trPr>
        <w:tc>
          <w:tcPr>
            <w:tcW w:w="1640" w:type="dxa"/>
          </w:tcPr>
          <w:p w14:paraId="3C9653F5" w14:textId="77777777" w:rsidR="008758E5" w:rsidRDefault="008758E5" w:rsidP="00CD2394">
            <w:pPr>
              <w:keepLines/>
            </w:pPr>
            <w:r>
              <w:t>3</w:t>
            </w:r>
            <w:r w:rsidRPr="009B6CE8">
              <w:rPr>
                <w:vertAlign w:val="superscript"/>
              </w:rPr>
              <w:t>rd</w:t>
            </w:r>
          </w:p>
        </w:tc>
        <w:tc>
          <w:tcPr>
            <w:tcW w:w="1640" w:type="dxa"/>
          </w:tcPr>
          <w:p w14:paraId="6E1FAB54" w14:textId="77777777" w:rsidR="008758E5" w:rsidRDefault="008758E5" w:rsidP="00CD2394">
            <w:pPr>
              <w:keepLines/>
            </w:pPr>
            <w:r>
              <w:t>vocābit</w:t>
            </w:r>
          </w:p>
        </w:tc>
        <w:tc>
          <w:tcPr>
            <w:tcW w:w="1641" w:type="dxa"/>
          </w:tcPr>
          <w:p w14:paraId="4FFCA0BD" w14:textId="77777777" w:rsidR="008758E5" w:rsidRDefault="008758E5" w:rsidP="00CD2394">
            <w:pPr>
              <w:keepLines/>
            </w:pPr>
            <w:r>
              <w:t>vocābunt</w:t>
            </w:r>
          </w:p>
        </w:tc>
        <w:tc>
          <w:tcPr>
            <w:tcW w:w="1641" w:type="dxa"/>
          </w:tcPr>
          <w:p w14:paraId="29AF49CE" w14:textId="77777777" w:rsidR="008758E5" w:rsidRDefault="008758E5" w:rsidP="00CD2394">
            <w:pPr>
              <w:keepLines/>
            </w:pPr>
            <w:r>
              <w:t>vidēbit</w:t>
            </w:r>
          </w:p>
        </w:tc>
        <w:tc>
          <w:tcPr>
            <w:tcW w:w="1641" w:type="dxa"/>
          </w:tcPr>
          <w:p w14:paraId="44AF20D4" w14:textId="77777777" w:rsidR="008758E5" w:rsidRDefault="008758E5" w:rsidP="00CD2394">
            <w:pPr>
              <w:keepLines/>
            </w:pPr>
            <w:r>
              <w:t>vidēbunt</w:t>
            </w:r>
          </w:p>
        </w:tc>
      </w:tr>
    </w:tbl>
    <w:p w14:paraId="312272CD" w14:textId="77777777" w:rsidR="008758E5" w:rsidRDefault="008758E5" w:rsidP="00CD2394">
      <w:pPr>
        <w:keepLines/>
        <w:spacing w:after="0" w:line="240" w:lineRule="auto"/>
      </w:pPr>
    </w:p>
    <w:p w14:paraId="119AF9EB" w14:textId="77777777" w:rsidR="008758E5" w:rsidRPr="001239D0" w:rsidRDefault="008758E5" w:rsidP="00CD2394">
      <w:pPr>
        <w:pStyle w:val="Heading5"/>
      </w:pPr>
      <w:r>
        <w:t>Future active (3</w:t>
      </w:r>
      <w:r w:rsidRPr="007C1CDE">
        <w:rPr>
          <w:vertAlign w:val="superscript"/>
        </w:rPr>
        <w:t>rd</w:t>
      </w:r>
      <w:r>
        <w:t>, 3</w:t>
      </w:r>
      <w:r w:rsidRPr="007C1CDE">
        <w:rPr>
          <w:vertAlign w:val="superscript"/>
        </w:rPr>
        <w:t>rd</w:t>
      </w:r>
      <w:r>
        <w:t xml:space="preserve"> –io, 4</w:t>
      </w:r>
      <w:r w:rsidRPr="007C1CDE">
        <w:rPr>
          <w:vertAlign w:val="superscript"/>
        </w:rPr>
        <w:t>th</w:t>
      </w:r>
      <w:r>
        <w:t>)</w:t>
      </w:r>
    </w:p>
    <w:p w14:paraId="01725EE0" w14:textId="77777777" w:rsidR="008758E5" w:rsidRDefault="008758E5" w:rsidP="00CD2394">
      <w:pPr>
        <w:keepLines/>
        <w:spacing w:after="0" w:line="240" w:lineRule="auto"/>
      </w:pPr>
      <w:r>
        <w:t>For 3</w:t>
      </w:r>
      <w:r w:rsidRPr="009B6CE8">
        <w:rPr>
          <w:vertAlign w:val="superscript"/>
        </w:rPr>
        <w:t>rd</w:t>
      </w:r>
      <w:r>
        <w:t>, 3</w:t>
      </w:r>
      <w:r w:rsidRPr="009B6CE8">
        <w:rPr>
          <w:vertAlign w:val="superscript"/>
        </w:rPr>
        <w:t>rd</w:t>
      </w:r>
      <w:r>
        <w:t xml:space="preserve"> –io, and 4</w:t>
      </w:r>
      <w:r w:rsidRPr="009B6CE8">
        <w:rPr>
          <w:vertAlign w:val="superscript"/>
        </w:rPr>
        <w:t>th</w:t>
      </w:r>
      <w:r>
        <w:rPr>
          <w:vertAlign w:val="superscript"/>
        </w:rPr>
        <w:t xml:space="preserve"> </w:t>
      </w:r>
      <w:r>
        <w:t>conjugations, though, a vowel change occurs. The thematic vowel changes to “a” for 1</w:t>
      </w:r>
      <w:r w:rsidRPr="009B6CE8">
        <w:rPr>
          <w:vertAlign w:val="superscript"/>
        </w:rPr>
        <w:t>st</w:t>
      </w:r>
      <w:r>
        <w:t xml:space="preserve"> person singular and “e” for the other persons/number. As usual, 3</w:t>
      </w:r>
      <w:r w:rsidRPr="009B6CE8">
        <w:rPr>
          <w:vertAlign w:val="superscript"/>
        </w:rPr>
        <w:t>rd</w:t>
      </w:r>
      <w:r>
        <w:t xml:space="preserve"> –io verbs tend to behave like 4</w:t>
      </w:r>
      <w:r w:rsidRPr="009B6CE8">
        <w:rPr>
          <w:vertAlign w:val="superscript"/>
        </w:rPr>
        <w:t>th</w:t>
      </w:r>
      <w:r>
        <w:t>, and both have an “i” before the new thematic vowel.</w:t>
      </w:r>
    </w:p>
    <w:p w14:paraId="1BAE7B30" w14:textId="77777777" w:rsidR="008758E5" w:rsidRDefault="008758E5" w:rsidP="00CD2394">
      <w:pPr>
        <w:keepLines/>
        <w:spacing w:after="0" w:line="240" w:lineRule="auto"/>
      </w:pPr>
    </w:p>
    <w:tbl>
      <w:tblPr>
        <w:tblStyle w:val="TableGrid"/>
        <w:tblW w:w="0" w:type="auto"/>
        <w:tblLook w:val="04A0" w:firstRow="1" w:lastRow="0" w:firstColumn="1" w:lastColumn="0" w:noHBand="0" w:noVBand="1"/>
      </w:tblPr>
      <w:tblGrid>
        <w:gridCol w:w="1640"/>
        <w:gridCol w:w="1640"/>
        <w:gridCol w:w="1641"/>
      </w:tblGrid>
      <w:tr w:rsidR="008758E5" w14:paraId="6327254B" w14:textId="77777777" w:rsidTr="008758E5">
        <w:trPr>
          <w:trHeight w:val="836"/>
        </w:trPr>
        <w:tc>
          <w:tcPr>
            <w:tcW w:w="1640" w:type="dxa"/>
          </w:tcPr>
          <w:p w14:paraId="0FB8A2AE" w14:textId="553CB42D" w:rsidR="008758E5" w:rsidRPr="0050191B" w:rsidRDefault="0050191B" w:rsidP="00CD2394">
            <w:pPr>
              <w:keepLines/>
              <w:rPr>
                <w:rStyle w:val="IntenseReference"/>
              </w:rPr>
            </w:pPr>
            <w:r w:rsidRPr="0050191B">
              <w:rPr>
                <w:rStyle w:val="IntenseReference"/>
              </w:rPr>
              <w:t>3rd conjugation</w:t>
            </w:r>
          </w:p>
        </w:tc>
        <w:tc>
          <w:tcPr>
            <w:tcW w:w="1640" w:type="dxa"/>
          </w:tcPr>
          <w:p w14:paraId="39459BB4" w14:textId="66DD5CC4" w:rsidR="008758E5" w:rsidRDefault="008758E5" w:rsidP="00CD2394">
            <w:pPr>
              <w:keepLines/>
            </w:pPr>
            <w:r>
              <w:t>singular</w:t>
            </w:r>
          </w:p>
        </w:tc>
        <w:tc>
          <w:tcPr>
            <w:tcW w:w="1641" w:type="dxa"/>
          </w:tcPr>
          <w:p w14:paraId="3E732A36" w14:textId="77777777" w:rsidR="008758E5" w:rsidRDefault="008758E5" w:rsidP="00CD2394">
            <w:pPr>
              <w:keepLines/>
            </w:pPr>
            <w:r>
              <w:t>plural</w:t>
            </w:r>
          </w:p>
        </w:tc>
      </w:tr>
      <w:tr w:rsidR="008758E5" w14:paraId="156A637B" w14:textId="77777777" w:rsidTr="008758E5">
        <w:trPr>
          <w:trHeight w:val="529"/>
        </w:trPr>
        <w:tc>
          <w:tcPr>
            <w:tcW w:w="1640" w:type="dxa"/>
          </w:tcPr>
          <w:p w14:paraId="6FCE999E" w14:textId="77777777" w:rsidR="008758E5" w:rsidRDefault="008758E5" w:rsidP="00CD2394">
            <w:pPr>
              <w:keepLines/>
            </w:pPr>
            <w:r>
              <w:t>1</w:t>
            </w:r>
            <w:r w:rsidRPr="009B6CE8">
              <w:rPr>
                <w:vertAlign w:val="superscript"/>
              </w:rPr>
              <w:t>st</w:t>
            </w:r>
          </w:p>
        </w:tc>
        <w:tc>
          <w:tcPr>
            <w:tcW w:w="1640" w:type="dxa"/>
          </w:tcPr>
          <w:p w14:paraId="63E82766" w14:textId="77777777" w:rsidR="008758E5" w:rsidRDefault="008758E5" w:rsidP="00CD2394">
            <w:pPr>
              <w:keepLines/>
            </w:pPr>
            <w:r>
              <w:t>regam</w:t>
            </w:r>
          </w:p>
        </w:tc>
        <w:tc>
          <w:tcPr>
            <w:tcW w:w="1641" w:type="dxa"/>
          </w:tcPr>
          <w:p w14:paraId="5C3C6E90" w14:textId="77777777" w:rsidR="008758E5" w:rsidRDefault="008758E5" w:rsidP="00CD2394">
            <w:pPr>
              <w:keepLines/>
            </w:pPr>
            <w:r>
              <w:t>regēmus</w:t>
            </w:r>
          </w:p>
        </w:tc>
      </w:tr>
      <w:tr w:rsidR="008758E5" w14:paraId="6F343137" w14:textId="77777777" w:rsidTr="008758E5">
        <w:trPr>
          <w:trHeight w:val="529"/>
        </w:trPr>
        <w:tc>
          <w:tcPr>
            <w:tcW w:w="1640" w:type="dxa"/>
          </w:tcPr>
          <w:p w14:paraId="2D771F01" w14:textId="77777777" w:rsidR="008758E5" w:rsidRDefault="008758E5" w:rsidP="00CD2394">
            <w:pPr>
              <w:keepLines/>
            </w:pPr>
            <w:r>
              <w:t>2</w:t>
            </w:r>
            <w:r w:rsidRPr="009B6CE8">
              <w:rPr>
                <w:vertAlign w:val="superscript"/>
              </w:rPr>
              <w:t>nd</w:t>
            </w:r>
          </w:p>
        </w:tc>
        <w:tc>
          <w:tcPr>
            <w:tcW w:w="1640" w:type="dxa"/>
          </w:tcPr>
          <w:p w14:paraId="4DED417A" w14:textId="77777777" w:rsidR="008758E5" w:rsidRDefault="008758E5" w:rsidP="00CD2394">
            <w:pPr>
              <w:keepLines/>
            </w:pPr>
            <w:r>
              <w:t>regēs</w:t>
            </w:r>
          </w:p>
        </w:tc>
        <w:tc>
          <w:tcPr>
            <w:tcW w:w="1641" w:type="dxa"/>
          </w:tcPr>
          <w:p w14:paraId="21F5D68A" w14:textId="77777777" w:rsidR="008758E5" w:rsidRDefault="008758E5" w:rsidP="00CD2394">
            <w:pPr>
              <w:keepLines/>
            </w:pPr>
            <w:r>
              <w:t>regētis</w:t>
            </w:r>
          </w:p>
        </w:tc>
      </w:tr>
      <w:tr w:rsidR="008758E5" w14:paraId="4805FEA9" w14:textId="77777777" w:rsidTr="008758E5">
        <w:trPr>
          <w:trHeight w:val="529"/>
        </w:trPr>
        <w:tc>
          <w:tcPr>
            <w:tcW w:w="1640" w:type="dxa"/>
          </w:tcPr>
          <w:p w14:paraId="4050F6F4" w14:textId="77777777" w:rsidR="008758E5" w:rsidRDefault="008758E5" w:rsidP="00CD2394">
            <w:pPr>
              <w:keepLines/>
            </w:pPr>
            <w:r>
              <w:t>3</w:t>
            </w:r>
            <w:r w:rsidRPr="009B6CE8">
              <w:rPr>
                <w:vertAlign w:val="superscript"/>
              </w:rPr>
              <w:t>rd</w:t>
            </w:r>
          </w:p>
        </w:tc>
        <w:tc>
          <w:tcPr>
            <w:tcW w:w="1640" w:type="dxa"/>
          </w:tcPr>
          <w:p w14:paraId="7D1EBEBC" w14:textId="77777777" w:rsidR="008758E5" w:rsidRDefault="008758E5" w:rsidP="00CD2394">
            <w:pPr>
              <w:keepLines/>
            </w:pPr>
            <w:r>
              <w:t>reget</w:t>
            </w:r>
          </w:p>
        </w:tc>
        <w:tc>
          <w:tcPr>
            <w:tcW w:w="1641" w:type="dxa"/>
          </w:tcPr>
          <w:p w14:paraId="1F88392C" w14:textId="77777777" w:rsidR="008758E5" w:rsidRDefault="008758E5" w:rsidP="00CD2394">
            <w:pPr>
              <w:keepLines/>
            </w:pPr>
            <w:r>
              <w:t>regent</w:t>
            </w:r>
          </w:p>
        </w:tc>
      </w:tr>
    </w:tbl>
    <w:p w14:paraId="290783A5" w14:textId="77777777" w:rsidR="008758E5" w:rsidRDefault="008758E5" w:rsidP="00CD2394">
      <w:pPr>
        <w:keepLines/>
        <w:spacing w:after="0" w:line="240" w:lineRule="auto"/>
      </w:pPr>
    </w:p>
    <w:tbl>
      <w:tblPr>
        <w:tblStyle w:val="TableGrid"/>
        <w:tblW w:w="0" w:type="auto"/>
        <w:tblLook w:val="04A0" w:firstRow="1" w:lastRow="0" w:firstColumn="1" w:lastColumn="0" w:noHBand="0" w:noVBand="1"/>
      </w:tblPr>
      <w:tblGrid>
        <w:gridCol w:w="1640"/>
        <w:gridCol w:w="1640"/>
        <w:gridCol w:w="1641"/>
        <w:gridCol w:w="1641"/>
        <w:gridCol w:w="1641"/>
      </w:tblGrid>
      <w:tr w:rsidR="008758E5" w14:paraId="341A6B02" w14:textId="77777777" w:rsidTr="008758E5">
        <w:trPr>
          <w:trHeight w:val="836"/>
        </w:trPr>
        <w:tc>
          <w:tcPr>
            <w:tcW w:w="1640" w:type="dxa"/>
          </w:tcPr>
          <w:p w14:paraId="20521A26" w14:textId="21E87E8A" w:rsidR="008758E5" w:rsidRPr="0050191B" w:rsidRDefault="0050191B" w:rsidP="00CD2394">
            <w:pPr>
              <w:keepLines/>
              <w:rPr>
                <w:rStyle w:val="IntenseReference"/>
              </w:rPr>
            </w:pPr>
            <w:r w:rsidRPr="0050191B">
              <w:rPr>
                <w:rStyle w:val="IntenseReference"/>
              </w:rPr>
              <w:t>4th and 3rd –io conjugations</w:t>
            </w:r>
          </w:p>
        </w:tc>
        <w:tc>
          <w:tcPr>
            <w:tcW w:w="1640" w:type="dxa"/>
          </w:tcPr>
          <w:p w14:paraId="08C1E90B" w14:textId="079555C7" w:rsidR="008758E5" w:rsidRDefault="008758E5" w:rsidP="00CD2394">
            <w:pPr>
              <w:keepLines/>
            </w:pPr>
            <w:r>
              <w:t>singular</w:t>
            </w:r>
          </w:p>
        </w:tc>
        <w:tc>
          <w:tcPr>
            <w:tcW w:w="1641" w:type="dxa"/>
          </w:tcPr>
          <w:p w14:paraId="1215F82E" w14:textId="77777777" w:rsidR="008758E5" w:rsidRDefault="008758E5" w:rsidP="00CD2394">
            <w:pPr>
              <w:keepLines/>
            </w:pPr>
            <w:r>
              <w:t>plural</w:t>
            </w:r>
          </w:p>
        </w:tc>
        <w:tc>
          <w:tcPr>
            <w:tcW w:w="1641" w:type="dxa"/>
          </w:tcPr>
          <w:p w14:paraId="6FDEC47D" w14:textId="0B6AF93E" w:rsidR="008758E5" w:rsidRDefault="008758E5" w:rsidP="00CD2394">
            <w:pPr>
              <w:keepLines/>
            </w:pPr>
            <w:r>
              <w:t>singular</w:t>
            </w:r>
          </w:p>
        </w:tc>
        <w:tc>
          <w:tcPr>
            <w:tcW w:w="1641" w:type="dxa"/>
          </w:tcPr>
          <w:p w14:paraId="5024F010" w14:textId="77777777" w:rsidR="008758E5" w:rsidRDefault="008758E5" w:rsidP="00CD2394">
            <w:pPr>
              <w:keepLines/>
            </w:pPr>
            <w:r>
              <w:t>plural</w:t>
            </w:r>
          </w:p>
        </w:tc>
      </w:tr>
      <w:tr w:rsidR="008758E5" w14:paraId="0728662F" w14:textId="77777777" w:rsidTr="008758E5">
        <w:trPr>
          <w:trHeight w:val="529"/>
        </w:trPr>
        <w:tc>
          <w:tcPr>
            <w:tcW w:w="1640" w:type="dxa"/>
          </w:tcPr>
          <w:p w14:paraId="7487F35B" w14:textId="77777777" w:rsidR="008758E5" w:rsidRDefault="008758E5" w:rsidP="00CD2394">
            <w:pPr>
              <w:keepLines/>
            </w:pPr>
            <w:r>
              <w:lastRenderedPageBreak/>
              <w:t>1</w:t>
            </w:r>
            <w:r w:rsidRPr="009B6CE8">
              <w:rPr>
                <w:vertAlign w:val="superscript"/>
              </w:rPr>
              <w:t>st</w:t>
            </w:r>
          </w:p>
        </w:tc>
        <w:tc>
          <w:tcPr>
            <w:tcW w:w="1640" w:type="dxa"/>
          </w:tcPr>
          <w:p w14:paraId="1E8FDCC7" w14:textId="77777777" w:rsidR="008758E5" w:rsidRDefault="008758E5" w:rsidP="00CD2394">
            <w:pPr>
              <w:keepLines/>
            </w:pPr>
            <w:r>
              <w:t>audiam</w:t>
            </w:r>
          </w:p>
        </w:tc>
        <w:tc>
          <w:tcPr>
            <w:tcW w:w="1641" w:type="dxa"/>
          </w:tcPr>
          <w:p w14:paraId="1015755E" w14:textId="77777777" w:rsidR="008758E5" w:rsidRDefault="008758E5" w:rsidP="00CD2394">
            <w:pPr>
              <w:keepLines/>
            </w:pPr>
            <w:r>
              <w:t>audiēmus</w:t>
            </w:r>
          </w:p>
        </w:tc>
        <w:tc>
          <w:tcPr>
            <w:tcW w:w="1641" w:type="dxa"/>
          </w:tcPr>
          <w:p w14:paraId="22445E08" w14:textId="77777777" w:rsidR="008758E5" w:rsidRDefault="008758E5" w:rsidP="00CD2394">
            <w:pPr>
              <w:keepLines/>
            </w:pPr>
            <w:r>
              <w:t>capiam</w:t>
            </w:r>
          </w:p>
        </w:tc>
        <w:tc>
          <w:tcPr>
            <w:tcW w:w="1641" w:type="dxa"/>
          </w:tcPr>
          <w:p w14:paraId="33D82C4D" w14:textId="77777777" w:rsidR="008758E5" w:rsidRDefault="008758E5" w:rsidP="00CD2394">
            <w:pPr>
              <w:keepLines/>
            </w:pPr>
            <w:r>
              <w:t>capiēmus</w:t>
            </w:r>
          </w:p>
        </w:tc>
      </w:tr>
      <w:tr w:rsidR="008758E5" w14:paraId="7FD79A93" w14:textId="77777777" w:rsidTr="008758E5">
        <w:trPr>
          <w:trHeight w:val="529"/>
        </w:trPr>
        <w:tc>
          <w:tcPr>
            <w:tcW w:w="1640" w:type="dxa"/>
          </w:tcPr>
          <w:p w14:paraId="33E4D53E" w14:textId="77777777" w:rsidR="008758E5" w:rsidRDefault="008758E5" w:rsidP="00CD2394">
            <w:pPr>
              <w:keepLines/>
            </w:pPr>
            <w:r>
              <w:t>2</w:t>
            </w:r>
            <w:r w:rsidRPr="009B6CE8">
              <w:rPr>
                <w:vertAlign w:val="superscript"/>
              </w:rPr>
              <w:t>nd</w:t>
            </w:r>
          </w:p>
        </w:tc>
        <w:tc>
          <w:tcPr>
            <w:tcW w:w="1640" w:type="dxa"/>
          </w:tcPr>
          <w:p w14:paraId="6CD57FE4" w14:textId="77777777" w:rsidR="008758E5" w:rsidRDefault="008758E5" w:rsidP="00CD2394">
            <w:pPr>
              <w:keepLines/>
            </w:pPr>
            <w:r>
              <w:t>audīes</w:t>
            </w:r>
          </w:p>
        </w:tc>
        <w:tc>
          <w:tcPr>
            <w:tcW w:w="1641" w:type="dxa"/>
          </w:tcPr>
          <w:p w14:paraId="55983BE6" w14:textId="77777777" w:rsidR="008758E5" w:rsidRDefault="008758E5" w:rsidP="00CD2394">
            <w:pPr>
              <w:keepLines/>
            </w:pPr>
            <w:r>
              <w:t>audiētis</w:t>
            </w:r>
          </w:p>
        </w:tc>
        <w:tc>
          <w:tcPr>
            <w:tcW w:w="1641" w:type="dxa"/>
          </w:tcPr>
          <w:p w14:paraId="4C3EB9F3" w14:textId="77777777" w:rsidR="008758E5" w:rsidRDefault="008758E5" w:rsidP="00CD2394">
            <w:pPr>
              <w:keepLines/>
            </w:pPr>
            <w:r>
              <w:t>capiēs</w:t>
            </w:r>
          </w:p>
        </w:tc>
        <w:tc>
          <w:tcPr>
            <w:tcW w:w="1641" w:type="dxa"/>
          </w:tcPr>
          <w:p w14:paraId="1D707F7D" w14:textId="77777777" w:rsidR="008758E5" w:rsidRDefault="008758E5" w:rsidP="00CD2394">
            <w:pPr>
              <w:keepLines/>
            </w:pPr>
            <w:r>
              <w:t>capiētis</w:t>
            </w:r>
          </w:p>
        </w:tc>
      </w:tr>
      <w:tr w:rsidR="008758E5" w14:paraId="50007811" w14:textId="77777777" w:rsidTr="008758E5">
        <w:trPr>
          <w:trHeight w:val="529"/>
        </w:trPr>
        <w:tc>
          <w:tcPr>
            <w:tcW w:w="1640" w:type="dxa"/>
          </w:tcPr>
          <w:p w14:paraId="0D51F423" w14:textId="77777777" w:rsidR="008758E5" w:rsidRDefault="008758E5" w:rsidP="00CD2394">
            <w:pPr>
              <w:keepLines/>
            </w:pPr>
            <w:r>
              <w:t>3</w:t>
            </w:r>
            <w:r w:rsidRPr="009B6CE8">
              <w:rPr>
                <w:vertAlign w:val="superscript"/>
              </w:rPr>
              <w:t>rd</w:t>
            </w:r>
          </w:p>
        </w:tc>
        <w:tc>
          <w:tcPr>
            <w:tcW w:w="1640" w:type="dxa"/>
          </w:tcPr>
          <w:p w14:paraId="1C0FAA93" w14:textId="77777777" w:rsidR="008758E5" w:rsidRDefault="008758E5" w:rsidP="00CD2394">
            <w:pPr>
              <w:keepLines/>
            </w:pPr>
            <w:r>
              <w:t>audiet</w:t>
            </w:r>
          </w:p>
        </w:tc>
        <w:tc>
          <w:tcPr>
            <w:tcW w:w="1641" w:type="dxa"/>
          </w:tcPr>
          <w:p w14:paraId="200F844C" w14:textId="77777777" w:rsidR="008758E5" w:rsidRDefault="008758E5" w:rsidP="00CD2394">
            <w:pPr>
              <w:keepLines/>
            </w:pPr>
            <w:r>
              <w:t>audient</w:t>
            </w:r>
          </w:p>
        </w:tc>
        <w:tc>
          <w:tcPr>
            <w:tcW w:w="1641" w:type="dxa"/>
          </w:tcPr>
          <w:p w14:paraId="0E53289C" w14:textId="77777777" w:rsidR="008758E5" w:rsidRDefault="008758E5" w:rsidP="00CD2394">
            <w:pPr>
              <w:keepLines/>
            </w:pPr>
            <w:r>
              <w:t>capiet</w:t>
            </w:r>
          </w:p>
        </w:tc>
        <w:tc>
          <w:tcPr>
            <w:tcW w:w="1641" w:type="dxa"/>
          </w:tcPr>
          <w:p w14:paraId="2749A9B6" w14:textId="77777777" w:rsidR="008758E5" w:rsidRDefault="008758E5" w:rsidP="00CD2394">
            <w:pPr>
              <w:keepLines/>
            </w:pPr>
            <w:r>
              <w:t>capient</w:t>
            </w:r>
          </w:p>
        </w:tc>
      </w:tr>
    </w:tbl>
    <w:p w14:paraId="3D0B12EC" w14:textId="77777777" w:rsidR="008758E5" w:rsidRDefault="008758E5" w:rsidP="00CD2394">
      <w:pPr>
        <w:keepLines/>
        <w:spacing w:after="0" w:line="240" w:lineRule="auto"/>
      </w:pPr>
    </w:p>
    <w:p w14:paraId="6CE1AD0A" w14:textId="77777777" w:rsidR="008758E5" w:rsidRDefault="008758E5" w:rsidP="00CD2394">
      <w:pPr>
        <w:pStyle w:val="NoSpacing"/>
        <w:keepLines/>
      </w:pPr>
      <w:r>
        <w:rPr>
          <w:rStyle w:val="Heading5Char"/>
        </w:rPr>
        <w:t>Future</w:t>
      </w:r>
      <w:r w:rsidRPr="002F73AE">
        <w:rPr>
          <w:rStyle w:val="Heading5Char"/>
        </w:rPr>
        <w:t xml:space="preserve"> passive </w:t>
      </w:r>
      <w:r>
        <w:rPr>
          <w:rStyle w:val="Heading5Char"/>
        </w:rPr>
        <w:t>(1</w:t>
      </w:r>
      <w:r w:rsidRPr="007C1CDE">
        <w:rPr>
          <w:rStyle w:val="Heading5Char"/>
          <w:vertAlign w:val="superscript"/>
        </w:rPr>
        <w:t>st</w:t>
      </w:r>
      <w:r>
        <w:rPr>
          <w:rStyle w:val="Heading5Char"/>
        </w:rPr>
        <w:t xml:space="preserve"> and 2</w:t>
      </w:r>
      <w:r w:rsidRPr="007C1CDE">
        <w:rPr>
          <w:rStyle w:val="Heading5Char"/>
          <w:vertAlign w:val="superscript"/>
        </w:rPr>
        <w:t>nd</w:t>
      </w:r>
      <w:r>
        <w:rPr>
          <w:rStyle w:val="Heading5Char"/>
        </w:rPr>
        <w:t xml:space="preserve"> conjugation)</w:t>
      </w:r>
      <w:r>
        <w:t xml:space="preserve"> </w:t>
      </w:r>
    </w:p>
    <w:p w14:paraId="28B85983" w14:textId="77777777" w:rsidR="008758E5" w:rsidRDefault="008758E5" w:rsidP="00CD2394">
      <w:pPr>
        <w:pStyle w:val="NoSpacing"/>
        <w:keepLines/>
      </w:pPr>
      <w:r>
        <w:t>The standard rules apply, with just a few phonetic variations.</w:t>
      </w:r>
    </w:p>
    <w:p w14:paraId="434EBA40" w14:textId="77777777" w:rsidR="008758E5" w:rsidRDefault="008758E5" w:rsidP="00CD2394">
      <w:pPr>
        <w:pStyle w:val="NoSpacing"/>
        <w:keepLines/>
      </w:pPr>
    </w:p>
    <w:tbl>
      <w:tblPr>
        <w:tblStyle w:val="TableGrid"/>
        <w:tblW w:w="0" w:type="auto"/>
        <w:tblLook w:val="04A0" w:firstRow="1" w:lastRow="0" w:firstColumn="1" w:lastColumn="0" w:noHBand="0" w:noVBand="1"/>
      </w:tblPr>
      <w:tblGrid>
        <w:gridCol w:w="1640"/>
        <w:gridCol w:w="1640"/>
        <w:gridCol w:w="1641"/>
        <w:gridCol w:w="1641"/>
        <w:gridCol w:w="1641"/>
      </w:tblGrid>
      <w:tr w:rsidR="008758E5" w14:paraId="69069544" w14:textId="77777777" w:rsidTr="008758E5">
        <w:trPr>
          <w:trHeight w:val="836"/>
        </w:trPr>
        <w:tc>
          <w:tcPr>
            <w:tcW w:w="1640" w:type="dxa"/>
          </w:tcPr>
          <w:p w14:paraId="3E4C03EA" w14:textId="6F4B44C1" w:rsidR="008758E5" w:rsidRPr="0050191B" w:rsidRDefault="0050191B" w:rsidP="00CD2394">
            <w:pPr>
              <w:keepLines/>
              <w:rPr>
                <w:rStyle w:val="IntenseReference"/>
              </w:rPr>
            </w:pPr>
            <w:r w:rsidRPr="0050191B">
              <w:rPr>
                <w:rStyle w:val="IntenseReference"/>
              </w:rPr>
              <w:t>1st and second conjugations</w:t>
            </w:r>
          </w:p>
        </w:tc>
        <w:tc>
          <w:tcPr>
            <w:tcW w:w="1640" w:type="dxa"/>
          </w:tcPr>
          <w:p w14:paraId="053EF99C" w14:textId="30CE826E" w:rsidR="008758E5" w:rsidRDefault="008758E5" w:rsidP="00CD2394">
            <w:pPr>
              <w:keepLines/>
            </w:pPr>
            <w:r>
              <w:t>singular</w:t>
            </w:r>
          </w:p>
        </w:tc>
        <w:tc>
          <w:tcPr>
            <w:tcW w:w="1641" w:type="dxa"/>
          </w:tcPr>
          <w:p w14:paraId="5BFA81BA" w14:textId="77777777" w:rsidR="008758E5" w:rsidRDefault="008758E5" w:rsidP="00CD2394">
            <w:pPr>
              <w:keepLines/>
            </w:pPr>
            <w:r>
              <w:t>plural</w:t>
            </w:r>
          </w:p>
        </w:tc>
        <w:tc>
          <w:tcPr>
            <w:tcW w:w="1641" w:type="dxa"/>
          </w:tcPr>
          <w:p w14:paraId="344FB548" w14:textId="7D6E8CCD" w:rsidR="008758E5" w:rsidRDefault="008758E5" w:rsidP="00CD2394">
            <w:pPr>
              <w:keepLines/>
            </w:pPr>
            <w:r>
              <w:t>singular</w:t>
            </w:r>
          </w:p>
        </w:tc>
        <w:tc>
          <w:tcPr>
            <w:tcW w:w="1641" w:type="dxa"/>
          </w:tcPr>
          <w:p w14:paraId="70EA5688" w14:textId="77777777" w:rsidR="008758E5" w:rsidRDefault="008758E5" w:rsidP="00CD2394">
            <w:pPr>
              <w:keepLines/>
            </w:pPr>
            <w:r>
              <w:t>plural</w:t>
            </w:r>
          </w:p>
        </w:tc>
      </w:tr>
      <w:tr w:rsidR="008758E5" w14:paraId="7A6A0C11" w14:textId="77777777" w:rsidTr="008758E5">
        <w:trPr>
          <w:trHeight w:val="529"/>
        </w:trPr>
        <w:tc>
          <w:tcPr>
            <w:tcW w:w="1640" w:type="dxa"/>
          </w:tcPr>
          <w:p w14:paraId="3C994744" w14:textId="77777777" w:rsidR="008758E5" w:rsidRDefault="008758E5" w:rsidP="00CD2394">
            <w:pPr>
              <w:keepLines/>
            </w:pPr>
            <w:r>
              <w:t>1</w:t>
            </w:r>
            <w:r w:rsidRPr="009B6CE8">
              <w:rPr>
                <w:vertAlign w:val="superscript"/>
              </w:rPr>
              <w:t>st</w:t>
            </w:r>
          </w:p>
        </w:tc>
        <w:tc>
          <w:tcPr>
            <w:tcW w:w="1640" w:type="dxa"/>
          </w:tcPr>
          <w:p w14:paraId="5F4FD551" w14:textId="77777777" w:rsidR="008758E5" w:rsidRDefault="008758E5" w:rsidP="00CD2394">
            <w:pPr>
              <w:keepLines/>
            </w:pPr>
            <w:r>
              <w:t>vocābor</w:t>
            </w:r>
          </w:p>
        </w:tc>
        <w:tc>
          <w:tcPr>
            <w:tcW w:w="1641" w:type="dxa"/>
          </w:tcPr>
          <w:p w14:paraId="14B7678F" w14:textId="77777777" w:rsidR="008758E5" w:rsidRDefault="008758E5" w:rsidP="00CD2394">
            <w:pPr>
              <w:keepLines/>
            </w:pPr>
            <w:r>
              <w:t>vocābimur</w:t>
            </w:r>
          </w:p>
        </w:tc>
        <w:tc>
          <w:tcPr>
            <w:tcW w:w="1641" w:type="dxa"/>
          </w:tcPr>
          <w:p w14:paraId="5B0C9856" w14:textId="77777777" w:rsidR="008758E5" w:rsidRDefault="008758E5" w:rsidP="00CD2394">
            <w:pPr>
              <w:keepLines/>
            </w:pPr>
            <w:r>
              <w:t>vidēbor</w:t>
            </w:r>
          </w:p>
        </w:tc>
        <w:tc>
          <w:tcPr>
            <w:tcW w:w="1641" w:type="dxa"/>
          </w:tcPr>
          <w:p w14:paraId="0D3D0EB6" w14:textId="77777777" w:rsidR="008758E5" w:rsidRDefault="008758E5" w:rsidP="00CD2394">
            <w:pPr>
              <w:keepLines/>
            </w:pPr>
            <w:r>
              <w:t>vidēbimur</w:t>
            </w:r>
          </w:p>
        </w:tc>
      </w:tr>
      <w:tr w:rsidR="008758E5" w14:paraId="74A67E24" w14:textId="77777777" w:rsidTr="008758E5">
        <w:trPr>
          <w:trHeight w:val="529"/>
        </w:trPr>
        <w:tc>
          <w:tcPr>
            <w:tcW w:w="1640" w:type="dxa"/>
          </w:tcPr>
          <w:p w14:paraId="515DF1F8" w14:textId="77777777" w:rsidR="008758E5" w:rsidRDefault="008758E5" w:rsidP="00CD2394">
            <w:pPr>
              <w:keepLines/>
            </w:pPr>
            <w:r>
              <w:t>2</w:t>
            </w:r>
            <w:r w:rsidRPr="009B6CE8">
              <w:rPr>
                <w:vertAlign w:val="superscript"/>
              </w:rPr>
              <w:t>nd</w:t>
            </w:r>
          </w:p>
        </w:tc>
        <w:tc>
          <w:tcPr>
            <w:tcW w:w="1640" w:type="dxa"/>
          </w:tcPr>
          <w:p w14:paraId="1C18926F" w14:textId="77777777" w:rsidR="008758E5" w:rsidRPr="002F73AE" w:rsidRDefault="008758E5" w:rsidP="00CD2394">
            <w:pPr>
              <w:keepLines/>
              <w:rPr>
                <w:b/>
              </w:rPr>
            </w:pPr>
            <w:r w:rsidRPr="002F73AE">
              <w:rPr>
                <w:b/>
              </w:rPr>
              <w:t>vocāberis</w:t>
            </w:r>
          </w:p>
        </w:tc>
        <w:tc>
          <w:tcPr>
            <w:tcW w:w="1641" w:type="dxa"/>
          </w:tcPr>
          <w:p w14:paraId="75B66FE8" w14:textId="77777777" w:rsidR="008758E5" w:rsidRDefault="008758E5" w:rsidP="00CD2394">
            <w:pPr>
              <w:keepLines/>
            </w:pPr>
            <w:r>
              <w:t>vocābiminī</w:t>
            </w:r>
          </w:p>
        </w:tc>
        <w:tc>
          <w:tcPr>
            <w:tcW w:w="1641" w:type="dxa"/>
          </w:tcPr>
          <w:p w14:paraId="72F01156" w14:textId="77777777" w:rsidR="008758E5" w:rsidRPr="002F73AE" w:rsidRDefault="008758E5" w:rsidP="00CD2394">
            <w:pPr>
              <w:keepLines/>
              <w:rPr>
                <w:b/>
              </w:rPr>
            </w:pPr>
            <w:r w:rsidRPr="002F73AE">
              <w:rPr>
                <w:b/>
              </w:rPr>
              <w:t>vidēberis</w:t>
            </w:r>
          </w:p>
        </w:tc>
        <w:tc>
          <w:tcPr>
            <w:tcW w:w="1641" w:type="dxa"/>
          </w:tcPr>
          <w:p w14:paraId="7ED60C65" w14:textId="77777777" w:rsidR="008758E5" w:rsidRDefault="008758E5" w:rsidP="00CD2394">
            <w:pPr>
              <w:keepLines/>
            </w:pPr>
            <w:r>
              <w:t>vidēbiminī</w:t>
            </w:r>
          </w:p>
        </w:tc>
      </w:tr>
      <w:tr w:rsidR="008758E5" w14:paraId="40601557" w14:textId="77777777" w:rsidTr="008758E5">
        <w:trPr>
          <w:trHeight w:val="529"/>
        </w:trPr>
        <w:tc>
          <w:tcPr>
            <w:tcW w:w="1640" w:type="dxa"/>
          </w:tcPr>
          <w:p w14:paraId="32422A3C" w14:textId="77777777" w:rsidR="008758E5" w:rsidRDefault="008758E5" w:rsidP="00CD2394">
            <w:pPr>
              <w:keepLines/>
            </w:pPr>
            <w:r>
              <w:t>3</w:t>
            </w:r>
            <w:r w:rsidRPr="009B6CE8">
              <w:rPr>
                <w:vertAlign w:val="superscript"/>
              </w:rPr>
              <w:t>rd</w:t>
            </w:r>
          </w:p>
        </w:tc>
        <w:tc>
          <w:tcPr>
            <w:tcW w:w="1640" w:type="dxa"/>
          </w:tcPr>
          <w:p w14:paraId="2F5AFCB7" w14:textId="77777777" w:rsidR="008758E5" w:rsidRDefault="008758E5" w:rsidP="00CD2394">
            <w:pPr>
              <w:keepLines/>
            </w:pPr>
            <w:r>
              <w:t>vocābitur</w:t>
            </w:r>
          </w:p>
        </w:tc>
        <w:tc>
          <w:tcPr>
            <w:tcW w:w="1641" w:type="dxa"/>
          </w:tcPr>
          <w:p w14:paraId="509DC5CE" w14:textId="77777777" w:rsidR="008758E5" w:rsidRDefault="008758E5" w:rsidP="00CD2394">
            <w:pPr>
              <w:keepLines/>
            </w:pPr>
            <w:r>
              <w:t>vocābuntur</w:t>
            </w:r>
          </w:p>
        </w:tc>
        <w:tc>
          <w:tcPr>
            <w:tcW w:w="1641" w:type="dxa"/>
          </w:tcPr>
          <w:p w14:paraId="4FBA5B0F" w14:textId="77777777" w:rsidR="008758E5" w:rsidRDefault="008758E5" w:rsidP="00CD2394">
            <w:pPr>
              <w:keepLines/>
            </w:pPr>
            <w:r>
              <w:t>vidēbitur</w:t>
            </w:r>
          </w:p>
        </w:tc>
        <w:tc>
          <w:tcPr>
            <w:tcW w:w="1641" w:type="dxa"/>
          </w:tcPr>
          <w:p w14:paraId="3B442584" w14:textId="77777777" w:rsidR="008758E5" w:rsidRDefault="008758E5" w:rsidP="00CD2394">
            <w:pPr>
              <w:keepLines/>
            </w:pPr>
            <w:r>
              <w:t>vidēbuntur</w:t>
            </w:r>
          </w:p>
        </w:tc>
      </w:tr>
    </w:tbl>
    <w:p w14:paraId="411F8305" w14:textId="77777777" w:rsidR="008758E5" w:rsidRPr="001239D0" w:rsidRDefault="008758E5" w:rsidP="00CD2394">
      <w:pPr>
        <w:keepLines/>
        <w:spacing w:after="0" w:line="240" w:lineRule="auto"/>
      </w:pPr>
    </w:p>
    <w:p w14:paraId="70F23D8A" w14:textId="77777777" w:rsidR="008758E5" w:rsidRDefault="008758E5" w:rsidP="00CD2394">
      <w:pPr>
        <w:pStyle w:val="Heading5"/>
      </w:pPr>
      <w:r>
        <w:t>Future Passive (3</w:t>
      </w:r>
      <w:r w:rsidRPr="007C1CDE">
        <w:rPr>
          <w:vertAlign w:val="superscript"/>
        </w:rPr>
        <w:t>rd</w:t>
      </w:r>
      <w:r>
        <w:t>, 3</w:t>
      </w:r>
      <w:r w:rsidRPr="007C1CDE">
        <w:rPr>
          <w:vertAlign w:val="superscript"/>
        </w:rPr>
        <w:t>rd</w:t>
      </w:r>
      <w:r>
        <w:t xml:space="preserve"> –io, and 4</w:t>
      </w:r>
      <w:r w:rsidRPr="007C1CDE">
        <w:rPr>
          <w:vertAlign w:val="superscript"/>
        </w:rPr>
        <w:t>th</w:t>
      </w:r>
      <w:r>
        <w:t xml:space="preserve"> conjugation)</w:t>
      </w:r>
    </w:p>
    <w:p w14:paraId="182FD876" w14:textId="77777777" w:rsidR="008758E5" w:rsidRDefault="008758E5" w:rsidP="00CD2394">
      <w:pPr>
        <w:keepLines/>
        <w:spacing w:after="0" w:line="240" w:lineRule="auto"/>
      </w:pPr>
      <w:r>
        <w:t>For 3</w:t>
      </w:r>
      <w:r w:rsidRPr="009B6CE8">
        <w:rPr>
          <w:vertAlign w:val="superscript"/>
        </w:rPr>
        <w:t>rd</w:t>
      </w:r>
      <w:r>
        <w:t>, 3</w:t>
      </w:r>
      <w:r w:rsidRPr="009B6CE8">
        <w:rPr>
          <w:vertAlign w:val="superscript"/>
        </w:rPr>
        <w:t>rd</w:t>
      </w:r>
      <w:r>
        <w:t xml:space="preserve"> –io, and 4</w:t>
      </w:r>
      <w:r w:rsidRPr="009B6CE8">
        <w:rPr>
          <w:vertAlign w:val="superscript"/>
        </w:rPr>
        <w:t>th</w:t>
      </w:r>
      <w:r>
        <w:t>, conjugations, though, a vowel change occurs. The thematic vowel changes to “a” for 1</w:t>
      </w:r>
      <w:r w:rsidRPr="009B6CE8">
        <w:rPr>
          <w:vertAlign w:val="superscript"/>
        </w:rPr>
        <w:t>st</w:t>
      </w:r>
      <w:r>
        <w:t xml:space="preserve"> person singular and “e” for the other persons/number. As usual, 3</w:t>
      </w:r>
      <w:r w:rsidRPr="009B6CE8">
        <w:rPr>
          <w:vertAlign w:val="superscript"/>
        </w:rPr>
        <w:t>rd</w:t>
      </w:r>
      <w:r>
        <w:t xml:space="preserve"> –io verbs tend to behave like 4</w:t>
      </w:r>
      <w:r w:rsidRPr="009B6CE8">
        <w:rPr>
          <w:vertAlign w:val="superscript"/>
        </w:rPr>
        <w:t>th</w:t>
      </w:r>
      <w:r>
        <w:t>, and both have an “i” before the new thematic vowel.</w:t>
      </w:r>
    </w:p>
    <w:p w14:paraId="7E8FEE1F" w14:textId="77777777" w:rsidR="008758E5" w:rsidRDefault="008758E5" w:rsidP="00CD2394">
      <w:pPr>
        <w:keepLines/>
        <w:spacing w:after="0" w:line="240" w:lineRule="auto"/>
      </w:pPr>
    </w:p>
    <w:tbl>
      <w:tblPr>
        <w:tblStyle w:val="TableGrid"/>
        <w:tblW w:w="0" w:type="auto"/>
        <w:tblLook w:val="04A0" w:firstRow="1" w:lastRow="0" w:firstColumn="1" w:lastColumn="0" w:noHBand="0" w:noVBand="1"/>
      </w:tblPr>
      <w:tblGrid>
        <w:gridCol w:w="1640"/>
        <w:gridCol w:w="1640"/>
        <w:gridCol w:w="1641"/>
      </w:tblGrid>
      <w:tr w:rsidR="008758E5" w14:paraId="3E0CC59C" w14:textId="77777777" w:rsidTr="008758E5">
        <w:trPr>
          <w:trHeight w:val="836"/>
        </w:trPr>
        <w:tc>
          <w:tcPr>
            <w:tcW w:w="1640" w:type="dxa"/>
          </w:tcPr>
          <w:p w14:paraId="72AF117F" w14:textId="6EFE5D15" w:rsidR="008758E5" w:rsidRPr="0050191B" w:rsidRDefault="0050191B" w:rsidP="00CD2394">
            <w:pPr>
              <w:keepLines/>
              <w:rPr>
                <w:rStyle w:val="IntenseReference"/>
              </w:rPr>
            </w:pPr>
            <w:r w:rsidRPr="0050191B">
              <w:rPr>
                <w:rStyle w:val="IntenseReference"/>
              </w:rPr>
              <w:t>3rd conjugation</w:t>
            </w:r>
          </w:p>
        </w:tc>
        <w:tc>
          <w:tcPr>
            <w:tcW w:w="1640" w:type="dxa"/>
          </w:tcPr>
          <w:p w14:paraId="413F2741" w14:textId="47BE6A3C" w:rsidR="008758E5" w:rsidRDefault="008758E5" w:rsidP="00CD2394">
            <w:pPr>
              <w:keepLines/>
            </w:pPr>
            <w:r>
              <w:t>singular</w:t>
            </w:r>
          </w:p>
        </w:tc>
        <w:tc>
          <w:tcPr>
            <w:tcW w:w="1641" w:type="dxa"/>
          </w:tcPr>
          <w:p w14:paraId="2ED1B4AB" w14:textId="77777777" w:rsidR="008758E5" w:rsidRDefault="008758E5" w:rsidP="00CD2394">
            <w:pPr>
              <w:keepLines/>
            </w:pPr>
            <w:r>
              <w:t>plural</w:t>
            </w:r>
          </w:p>
        </w:tc>
      </w:tr>
      <w:tr w:rsidR="008758E5" w14:paraId="55B213AF" w14:textId="77777777" w:rsidTr="008758E5">
        <w:trPr>
          <w:trHeight w:val="529"/>
        </w:trPr>
        <w:tc>
          <w:tcPr>
            <w:tcW w:w="1640" w:type="dxa"/>
          </w:tcPr>
          <w:p w14:paraId="0B05C213" w14:textId="77777777" w:rsidR="008758E5" w:rsidRDefault="008758E5" w:rsidP="00CD2394">
            <w:pPr>
              <w:keepLines/>
            </w:pPr>
            <w:r>
              <w:t>1</w:t>
            </w:r>
            <w:r w:rsidRPr="009B6CE8">
              <w:rPr>
                <w:vertAlign w:val="superscript"/>
              </w:rPr>
              <w:t>st</w:t>
            </w:r>
          </w:p>
        </w:tc>
        <w:tc>
          <w:tcPr>
            <w:tcW w:w="1640" w:type="dxa"/>
          </w:tcPr>
          <w:p w14:paraId="76F3028E" w14:textId="77777777" w:rsidR="008758E5" w:rsidRDefault="008758E5" w:rsidP="00CD2394">
            <w:pPr>
              <w:keepLines/>
            </w:pPr>
            <w:r>
              <w:t>regar</w:t>
            </w:r>
          </w:p>
        </w:tc>
        <w:tc>
          <w:tcPr>
            <w:tcW w:w="1641" w:type="dxa"/>
          </w:tcPr>
          <w:p w14:paraId="63B5EF81" w14:textId="77777777" w:rsidR="008758E5" w:rsidRDefault="008758E5" w:rsidP="00CD2394">
            <w:pPr>
              <w:keepLines/>
            </w:pPr>
            <w:r>
              <w:t>regēmur</w:t>
            </w:r>
          </w:p>
        </w:tc>
      </w:tr>
      <w:tr w:rsidR="008758E5" w14:paraId="5CA10735" w14:textId="77777777" w:rsidTr="008758E5">
        <w:trPr>
          <w:trHeight w:val="529"/>
        </w:trPr>
        <w:tc>
          <w:tcPr>
            <w:tcW w:w="1640" w:type="dxa"/>
          </w:tcPr>
          <w:p w14:paraId="2BAA0907" w14:textId="77777777" w:rsidR="008758E5" w:rsidRDefault="008758E5" w:rsidP="00CD2394">
            <w:pPr>
              <w:keepLines/>
            </w:pPr>
            <w:r>
              <w:t>2</w:t>
            </w:r>
            <w:r w:rsidRPr="009B6CE8">
              <w:rPr>
                <w:vertAlign w:val="superscript"/>
              </w:rPr>
              <w:t>nd</w:t>
            </w:r>
          </w:p>
        </w:tc>
        <w:tc>
          <w:tcPr>
            <w:tcW w:w="1640" w:type="dxa"/>
          </w:tcPr>
          <w:p w14:paraId="35290CF6" w14:textId="77777777" w:rsidR="008758E5" w:rsidRDefault="008758E5" w:rsidP="00CD2394">
            <w:pPr>
              <w:keepLines/>
            </w:pPr>
            <w:r>
              <w:t>regēris</w:t>
            </w:r>
          </w:p>
        </w:tc>
        <w:tc>
          <w:tcPr>
            <w:tcW w:w="1641" w:type="dxa"/>
          </w:tcPr>
          <w:p w14:paraId="02E314C9" w14:textId="77777777" w:rsidR="008758E5" w:rsidRDefault="008758E5" w:rsidP="00CD2394">
            <w:pPr>
              <w:keepLines/>
            </w:pPr>
            <w:r>
              <w:t>regēminī</w:t>
            </w:r>
          </w:p>
        </w:tc>
      </w:tr>
      <w:tr w:rsidR="008758E5" w14:paraId="7D8A2289" w14:textId="77777777" w:rsidTr="008758E5">
        <w:trPr>
          <w:trHeight w:val="529"/>
        </w:trPr>
        <w:tc>
          <w:tcPr>
            <w:tcW w:w="1640" w:type="dxa"/>
          </w:tcPr>
          <w:p w14:paraId="289E7232" w14:textId="77777777" w:rsidR="008758E5" w:rsidRDefault="008758E5" w:rsidP="00CD2394">
            <w:pPr>
              <w:keepLines/>
            </w:pPr>
            <w:r>
              <w:t>3</w:t>
            </w:r>
            <w:r w:rsidRPr="009B6CE8">
              <w:rPr>
                <w:vertAlign w:val="superscript"/>
              </w:rPr>
              <w:t>rd</w:t>
            </w:r>
          </w:p>
        </w:tc>
        <w:tc>
          <w:tcPr>
            <w:tcW w:w="1640" w:type="dxa"/>
          </w:tcPr>
          <w:p w14:paraId="618FAEE5" w14:textId="77777777" w:rsidR="008758E5" w:rsidRDefault="008758E5" w:rsidP="00CD2394">
            <w:pPr>
              <w:keepLines/>
            </w:pPr>
            <w:r>
              <w:t>regetur</w:t>
            </w:r>
          </w:p>
        </w:tc>
        <w:tc>
          <w:tcPr>
            <w:tcW w:w="1641" w:type="dxa"/>
          </w:tcPr>
          <w:p w14:paraId="60357303" w14:textId="77777777" w:rsidR="008758E5" w:rsidRDefault="008758E5" w:rsidP="00CD2394">
            <w:pPr>
              <w:keepLines/>
            </w:pPr>
            <w:r>
              <w:t>regentur</w:t>
            </w:r>
          </w:p>
        </w:tc>
      </w:tr>
    </w:tbl>
    <w:p w14:paraId="375BE9EA" w14:textId="77777777" w:rsidR="008758E5" w:rsidRDefault="008758E5" w:rsidP="00CD2394">
      <w:pPr>
        <w:keepLines/>
        <w:spacing w:after="0" w:line="240" w:lineRule="auto"/>
      </w:pPr>
    </w:p>
    <w:tbl>
      <w:tblPr>
        <w:tblStyle w:val="TableGrid"/>
        <w:tblW w:w="0" w:type="auto"/>
        <w:tblLook w:val="04A0" w:firstRow="1" w:lastRow="0" w:firstColumn="1" w:lastColumn="0" w:noHBand="0" w:noVBand="1"/>
      </w:tblPr>
      <w:tblGrid>
        <w:gridCol w:w="1640"/>
        <w:gridCol w:w="1640"/>
        <w:gridCol w:w="1641"/>
        <w:gridCol w:w="1641"/>
        <w:gridCol w:w="1641"/>
      </w:tblGrid>
      <w:tr w:rsidR="008758E5" w14:paraId="4CC6FC95" w14:textId="77777777" w:rsidTr="008758E5">
        <w:trPr>
          <w:trHeight w:val="836"/>
        </w:trPr>
        <w:tc>
          <w:tcPr>
            <w:tcW w:w="1640" w:type="dxa"/>
          </w:tcPr>
          <w:p w14:paraId="5C29917E" w14:textId="56718BFA" w:rsidR="008758E5" w:rsidRPr="0050191B" w:rsidRDefault="0050191B" w:rsidP="00CD2394">
            <w:pPr>
              <w:keepLines/>
              <w:rPr>
                <w:rStyle w:val="IntenseReference"/>
              </w:rPr>
            </w:pPr>
            <w:r w:rsidRPr="0050191B">
              <w:rPr>
                <w:rStyle w:val="IntenseReference"/>
              </w:rPr>
              <w:t>4th and 3rd –io conjugations</w:t>
            </w:r>
          </w:p>
        </w:tc>
        <w:tc>
          <w:tcPr>
            <w:tcW w:w="1640" w:type="dxa"/>
          </w:tcPr>
          <w:p w14:paraId="41BF86A9" w14:textId="12AF996B" w:rsidR="008758E5" w:rsidRDefault="008758E5" w:rsidP="00CD2394">
            <w:pPr>
              <w:keepLines/>
            </w:pPr>
            <w:r>
              <w:t>singular</w:t>
            </w:r>
          </w:p>
        </w:tc>
        <w:tc>
          <w:tcPr>
            <w:tcW w:w="1641" w:type="dxa"/>
          </w:tcPr>
          <w:p w14:paraId="6B9DCCD8" w14:textId="77777777" w:rsidR="008758E5" w:rsidRDefault="008758E5" w:rsidP="00CD2394">
            <w:pPr>
              <w:keepLines/>
            </w:pPr>
            <w:r>
              <w:t>plural</w:t>
            </w:r>
          </w:p>
        </w:tc>
        <w:tc>
          <w:tcPr>
            <w:tcW w:w="1641" w:type="dxa"/>
          </w:tcPr>
          <w:p w14:paraId="1FC8774D" w14:textId="5D13E889" w:rsidR="008758E5" w:rsidRDefault="008758E5" w:rsidP="00CD2394">
            <w:pPr>
              <w:keepLines/>
            </w:pPr>
            <w:r>
              <w:t>singular</w:t>
            </w:r>
          </w:p>
        </w:tc>
        <w:tc>
          <w:tcPr>
            <w:tcW w:w="1641" w:type="dxa"/>
          </w:tcPr>
          <w:p w14:paraId="68959020" w14:textId="77777777" w:rsidR="008758E5" w:rsidRDefault="008758E5" w:rsidP="00CD2394">
            <w:pPr>
              <w:keepLines/>
            </w:pPr>
            <w:r>
              <w:t>plural</w:t>
            </w:r>
          </w:p>
        </w:tc>
      </w:tr>
      <w:tr w:rsidR="008758E5" w14:paraId="5A37FF8A" w14:textId="77777777" w:rsidTr="008758E5">
        <w:trPr>
          <w:trHeight w:val="529"/>
        </w:trPr>
        <w:tc>
          <w:tcPr>
            <w:tcW w:w="1640" w:type="dxa"/>
          </w:tcPr>
          <w:p w14:paraId="08D4BB9F" w14:textId="77777777" w:rsidR="008758E5" w:rsidRDefault="008758E5" w:rsidP="00CD2394">
            <w:pPr>
              <w:keepLines/>
            </w:pPr>
            <w:r>
              <w:t>1</w:t>
            </w:r>
            <w:r w:rsidRPr="009B6CE8">
              <w:rPr>
                <w:vertAlign w:val="superscript"/>
              </w:rPr>
              <w:t>st</w:t>
            </w:r>
          </w:p>
        </w:tc>
        <w:tc>
          <w:tcPr>
            <w:tcW w:w="1640" w:type="dxa"/>
          </w:tcPr>
          <w:p w14:paraId="642E6DEB" w14:textId="77777777" w:rsidR="008758E5" w:rsidRDefault="008758E5" w:rsidP="00CD2394">
            <w:pPr>
              <w:keepLines/>
            </w:pPr>
            <w:r>
              <w:t>audiar</w:t>
            </w:r>
          </w:p>
        </w:tc>
        <w:tc>
          <w:tcPr>
            <w:tcW w:w="1641" w:type="dxa"/>
          </w:tcPr>
          <w:p w14:paraId="643BC22F" w14:textId="77777777" w:rsidR="008758E5" w:rsidRDefault="008758E5" w:rsidP="00CD2394">
            <w:pPr>
              <w:keepLines/>
            </w:pPr>
            <w:r>
              <w:t>audiēmur</w:t>
            </w:r>
          </w:p>
        </w:tc>
        <w:tc>
          <w:tcPr>
            <w:tcW w:w="1641" w:type="dxa"/>
          </w:tcPr>
          <w:p w14:paraId="639581E7" w14:textId="77777777" w:rsidR="008758E5" w:rsidRDefault="008758E5" w:rsidP="00CD2394">
            <w:pPr>
              <w:keepLines/>
            </w:pPr>
            <w:r>
              <w:t>capiar</w:t>
            </w:r>
          </w:p>
        </w:tc>
        <w:tc>
          <w:tcPr>
            <w:tcW w:w="1641" w:type="dxa"/>
          </w:tcPr>
          <w:p w14:paraId="79A56C48" w14:textId="77777777" w:rsidR="008758E5" w:rsidRDefault="008758E5" w:rsidP="00CD2394">
            <w:pPr>
              <w:keepLines/>
            </w:pPr>
            <w:r>
              <w:t>capiēmur</w:t>
            </w:r>
          </w:p>
        </w:tc>
      </w:tr>
      <w:tr w:rsidR="008758E5" w14:paraId="5DE2192C" w14:textId="77777777" w:rsidTr="008758E5">
        <w:trPr>
          <w:trHeight w:val="529"/>
        </w:trPr>
        <w:tc>
          <w:tcPr>
            <w:tcW w:w="1640" w:type="dxa"/>
          </w:tcPr>
          <w:p w14:paraId="315334DD" w14:textId="77777777" w:rsidR="008758E5" w:rsidRDefault="008758E5" w:rsidP="00CD2394">
            <w:pPr>
              <w:keepLines/>
            </w:pPr>
            <w:r>
              <w:t>2</w:t>
            </w:r>
            <w:r w:rsidRPr="009B6CE8">
              <w:rPr>
                <w:vertAlign w:val="superscript"/>
              </w:rPr>
              <w:t>nd</w:t>
            </w:r>
          </w:p>
        </w:tc>
        <w:tc>
          <w:tcPr>
            <w:tcW w:w="1640" w:type="dxa"/>
          </w:tcPr>
          <w:p w14:paraId="601FD30E" w14:textId="77777777" w:rsidR="008758E5" w:rsidRDefault="008758E5" w:rsidP="00CD2394">
            <w:pPr>
              <w:keepLines/>
            </w:pPr>
            <w:r>
              <w:t>audiēris</w:t>
            </w:r>
          </w:p>
        </w:tc>
        <w:tc>
          <w:tcPr>
            <w:tcW w:w="1641" w:type="dxa"/>
          </w:tcPr>
          <w:p w14:paraId="3FF0B8F2" w14:textId="77777777" w:rsidR="008758E5" w:rsidRDefault="008758E5" w:rsidP="00CD2394">
            <w:pPr>
              <w:keepLines/>
            </w:pPr>
            <w:r>
              <w:t>audiēminī</w:t>
            </w:r>
          </w:p>
        </w:tc>
        <w:tc>
          <w:tcPr>
            <w:tcW w:w="1641" w:type="dxa"/>
          </w:tcPr>
          <w:p w14:paraId="10F3F53B" w14:textId="77777777" w:rsidR="008758E5" w:rsidRDefault="008758E5" w:rsidP="00CD2394">
            <w:pPr>
              <w:keepLines/>
            </w:pPr>
            <w:r>
              <w:t>capiēris</w:t>
            </w:r>
          </w:p>
        </w:tc>
        <w:tc>
          <w:tcPr>
            <w:tcW w:w="1641" w:type="dxa"/>
          </w:tcPr>
          <w:p w14:paraId="7A139FB0" w14:textId="77777777" w:rsidR="008758E5" w:rsidRDefault="008758E5" w:rsidP="00CD2394">
            <w:pPr>
              <w:keepLines/>
            </w:pPr>
            <w:r>
              <w:t>capiēminī</w:t>
            </w:r>
          </w:p>
        </w:tc>
      </w:tr>
      <w:tr w:rsidR="008758E5" w14:paraId="242E6809" w14:textId="77777777" w:rsidTr="008758E5">
        <w:trPr>
          <w:trHeight w:val="529"/>
        </w:trPr>
        <w:tc>
          <w:tcPr>
            <w:tcW w:w="1640" w:type="dxa"/>
          </w:tcPr>
          <w:p w14:paraId="45EC9F1A" w14:textId="77777777" w:rsidR="008758E5" w:rsidRDefault="008758E5" w:rsidP="00CD2394">
            <w:pPr>
              <w:keepLines/>
            </w:pPr>
            <w:r>
              <w:t>3</w:t>
            </w:r>
            <w:r w:rsidRPr="009B6CE8">
              <w:rPr>
                <w:vertAlign w:val="superscript"/>
              </w:rPr>
              <w:t>rd</w:t>
            </w:r>
          </w:p>
        </w:tc>
        <w:tc>
          <w:tcPr>
            <w:tcW w:w="1640" w:type="dxa"/>
          </w:tcPr>
          <w:p w14:paraId="21A0746D" w14:textId="77777777" w:rsidR="008758E5" w:rsidRDefault="008758E5" w:rsidP="00CD2394">
            <w:pPr>
              <w:keepLines/>
            </w:pPr>
            <w:r>
              <w:t>audietur</w:t>
            </w:r>
          </w:p>
        </w:tc>
        <w:tc>
          <w:tcPr>
            <w:tcW w:w="1641" w:type="dxa"/>
          </w:tcPr>
          <w:p w14:paraId="239F341E" w14:textId="77777777" w:rsidR="008758E5" w:rsidRDefault="008758E5" w:rsidP="00CD2394">
            <w:pPr>
              <w:keepLines/>
            </w:pPr>
            <w:r>
              <w:t>audientur</w:t>
            </w:r>
          </w:p>
        </w:tc>
        <w:tc>
          <w:tcPr>
            <w:tcW w:w="1641" w:type="dxa"/>
          </w:tcPr>
          <w:p w14:paraId="2D9F376B" w14:textId="77777777" w:rsidR="008758E5" w:rsidRDefault="008758E5" w:rsidP="00CD2394">
            <w:pPr>
              <w:keepLines/>
            </w:pPr>
            <w:r>
              <w:t>capietur</w:t>
            </w:r>
          </w:p>
        </w:tc>
        <w:tc>
          <w:tcPr>
            <w:tcW w:w="1641" w:type="dxa"/>
          </w:tcPr>
          <w:p w14:paraId="501DD983" w14:textId="77777777" w:rsidR="008758E5" w:rsidRDefault="008758E5" w:rsidP="00CD2394">
            <w:pPr>
              <w:keepLines/>
            </w:pPr>
            <w:r>
              <w:t>capientur</w:t>
            </w:r>
          </w:p>
        </w:tc>
      </w:tr>
    </w:tbl>
    <w:p w14:paraId="2359D4E6" w14:textId="77777777" w:rsidR="008758E5" w:rsidRDefault="008758E5" w:rsidP="00CD2394">
      <w:pPr>
        <w:keepLines/>
      </w:pPr>
    </w:p>
    <w:p w14:paraId="484934CD" w14:textId="77777777" w:rsidR="008758E5" w:rsidRDefault="008758E5" w:rsidP="00CD2394">
      <w:pPr>
        <w:keepLines/>
      </w:pPr>
      <w:r>
        <w:t xml:space="preserve">For the future tense of irregular verbs like sum and possum, see the </w:t>
      </w:r>
      <w:r w:rsidRPr="00EC2900">
        <w:rPr>
          <w:rStyle w:val="Strong"/>
        </w:rPr>
        <w:t>appendix</w:t>
      </w:r>
      <w:r>
        <w:t>.</w:t>
      </w:r>
    </w:p>
    <w:p w14:paraId="3B7B6D9F" w14:textId="77777777" w:rsidR="008758E5" w:rsidRDefault="008758E5" w:rsidP="00CD2394">
      <w:pPr>
        <w:pStyle w:val="SectionandVocabheader"/>
      </w:pPr>
      <w:bookmarkStart w:id="98" w:name="_Toc158985034"/>
      <w:r>
        <w:lastRenderedPageBreak/>
        <w:t>Chapter 15 Exericises</w:t>
      </w:r>
      <w:bookmarkEnd w:id="98"/>
    </w:p>
    <w:p w14:paraId="09293BBD" w14:textId="77777777" w:rsidR="008758E5" w:rsidRDefault="008758E5" w:rsidP="00CD2394">
      <w:pPr>
        <w:keepLines/>
      </w:pPr>
      <w:r>
        <w:t>A) For the verb amō, amāre, amāvī, amātus (to love), make the following changes:</w:t>
      </w:r>
    </w:p>
    <w:p w14:paraId="0DE5865F" w14:textId="77777777" w:rsidR="008758E5" w:rsidRDefault="008758E5" w:rsidP="00CD2394">
      <w:pPr>
        <w:keepLines/>
      </w:pPr>
    </w:p>
    <w:p w14:paraId="3960B3A4" w14:textId="77777777" w:rsidR="008758E5" w:rsidRDefault="008758E5" w:rsidP="00CD2394">
      <w:pPr>
        <w:keepLines/>
      </w:pPr>
      <w:r>
        <w:t>make amat future:</w:t>
      </w:r>
      <w:r>
        <w:tab/>
      </w:r>
      <w:r>
        <w:tab/>
        <w:t>________________________: translate________________________</w:t>
      </w:r>
    </w:p>
    <w:p w14:paraId="4DD87F35" w14:textId="77777777" w:rsidR="008758E5" w:rsidRDefault="008758E5" w:rsidP="00CD2394">
      <w:pPr>
        <w:keepLines/>
      </w:pPr>
      <w:r>
        <w:t>make amāvit plural:</w:t>
      </w:r>
      <w:r>
        <w:tab/>
      </w:r>
      <w:r>
        <w:tab/>
        <w:t>________________________: translate________________________</w:t>
      </w:r>
    </w:p>
    <w:p w14:paraId="0594EBED" w14:textId="77777777" w:rsidR="008758E5" w:rsidRDefault="008758E5" w:rsidP="00CD2394">
      <w:pPr>
        <w:keepLines/>
      </w:pPr>
      <w:r>
        <w:t>make amābitis passive:</w:t>
      </w:r>
      <w:r>
        <w:tab/>
      </w:r>
      <w:r>
        <w:tab/>
        <w:t>________________________: translate________________________</w:t>
      </w:r>
    </w:p>
    <w:p w14:paraId="3D2B8424" w14:textId="77777777" w:rsidR="008758E5" w:rsidRDefault="008758E5" w:rsidP="00CD2394">
      <w:pPr>
        <w:keepLines/>
      </w:pPr>
      <w:r>
        <w:t>make amābātur active:</w:t>
      </w:r>
      <w:r>
        <w:tab/>
      </w:r>
      <w:r>
        <w:tab/>
        <w:t>________________________: translate________________________</w:t>
      </w:r>
    </w:p>
    <w:p w14:paraId="497936E3" w14:textId="77777777" w:rsidR="008758E5" w:rsidRDefault="008758E5" w:rsidP="00CD2394">
      <w:pPr>
        <w:keepLines/>
      </w:pPr>
      <w:r>
        <w:t>make amavēre 2</w:t>
      </w:r>
      <w:r w:rsidRPr="002F73AE">
        <w:rPr>
          <w:vertAlign w:val="superscript"/>
        </w:rPr>
        <w:t>nd</w:t>
      </w:r>
      <w:r>
        <w:t xml:space="preserve"> person:</w:t>
      </w:r>
      <w:r>
        <w:tab/>
        <w:t>________________________: translate________________________</w:t>
      </w:r>
    </w:p>
    <w:p w14:paraId="4A3B8C30" w14:textId="77777777" w:rsidR="008758E5" w:rsidRDefault="008758E5" w:rsidP="00CD2394">
      <w:pPr>
        <w:keepLines/>
      </w:pPr>
      <w:r>
        <w:t>make amō future:</w:t>
      </w:r>
      <w:r>
        <w:tab/>
      </w:r>
      <w:r>
        <w:tab/>
        <w:t>________________________: translate________________________</w:t>
      </w:r>
    </w:p>
    <w:p w14:paraId="697DF297" w14:textId="77777777" w:rsidR="008758E5" w:rsidRDefault="008758E5" w:rsidP="00CD2394">
      <w:pPr>
        <w:keepLines/>
      </w:pPr>
      <w:r>
        <w:t>make amāmus imperfect:</w:t>
      </w:r>
      <w:r>
        <w:tab/>
        <w:t>________________________: translate________________________</w:t>
      </w:r>
    </w:p>
    <w:p w14:paraId="1FD06CF0" w14:textId="77777777" w:rsidR="008758E5" w:rsidRDefault="008758E5" w:rsidP="00CD2394">
      <w:pPr>
        <w:keepLines/>
      </w:pPr>
    </w:p>
    <w:p w14:paraId="19F0041D" w14:textId="77777777" w:rsidR="008758E5" w:rsidRDefault="008758E5" w:rsidP="00CD2394">
      <w:pPr>
        <w:keepLines/>
      </w:pPr>
      <w:r>
        <w:t>B) For the verb regō, regere, rēxī, rectus (to rule), make the following changes:</w:t>
      </w:r>
    </w:p>
    <w:p w14:paraId="27DA869B" w14:textId="77777777" w:rsidR="008758E5" w:rsidRDefault="008758E5" w:rsidP="00CD2394">
      <w:pPr>
        <w:keepLines/>
      </w:pPr>
      <w:r>
        <w:t>make regis future:</w:t>
      </w:r>
      <w:r>
        <w:tab/>
      </w:r>
      <w:r>
        <w:tab/>
        <w:t>________________________: translate________________________</w:t>
      </w:r>
    </w:p>
    <w:p w14:paraId="056AB963" w14:textId="77777777" w:rsidR="008758E5" w:rsidRDefault="008758E5" w:rsidP="00CD2394">
      <w:pPr>
        <w:keepLines/>
      </w:pPr>
      <w:r>
        <w:t>make regēbāris active:</w:t>
      </w:r>
      <w:r>
        <w:tab/>
      </w:r>
      <w:r>
        <w:tab/>
        <w:t>________________________: translate________________________</w:t>
      </w:r>
    </w:p>
    <w:p w14:paraId="6A56AC9B" w14:textId="77777777" w:rsidR="008758E5" w:rsidRDefault="008758E5" w:rsidP="00CD2394">
      <w:pPr>
        <w:keepLines/>
      </w:pPr>
      <w:r>
        <w:t>make rēxērunt 1</w:t>
      </w:r>
      <w:r w:rsidRPr="002F73AE">
        <w:rPr>
          <w:vertAlign w:val="superscript"/>
        </w:rPr>
        <w:t>st</w:t>
      </w:r>
      <w:r>
        <w:t xml:space="preserve"> person:</w:t>
      </w:r>
      <w:r>
        <w:tab/>
        <w:t>________________________: translate________________________</w:t>
      </w:r>
    </w:p>
    <w:p w14:paraId="1A28A581" w14:textId="77777777" w:rsidR="008758E5" w:rsidRDefault="008758E5" w:rsidP="00CD2394">
      <w:pPr>
        <w:keepLines/>
      </w:pPr>
      <w:r>
        <w:t>make recta est plural:</w:t>
      </w:r>
      <w:r>
        <w:tab/>
      </w:r>
      <w:r>
        <w:tab/>
        <w:t>________________________: translate________________________</w:t>
      </w:r>
    </w:p>
    <w:p w14:paraId="24620E9F" w14:textId="77777777" w:rsidR="008758E5" w:rsidRDefault="008758E5" w:rsidP="00CD2394">
      <w:pPr>
        <w:keepLines/>
      </w:pPr>
      <w:r>
        <w:t>make reget plural:</w:t>
      </w:r>
      <w:r>
        <w:tab/>
      </w:r>
      <w:r>
        <w:tab/>
        <w:t>________________________: translate________________________</w:t>
      </w:r>
    </w:p>
    <w:p w14:paraId="60D7AB8C" w14:textId="77777777" w:rsidR="008758E5" w:rsidRDefault="008758E5" w:rsidP="00CD2394">
      <w:pPr>
        <w:keepLines/>
      </w:pPr>
      <w:r>
        <w:t>make regō future:</w:t>
      </w:r>
      <w:r>
        <w:tab/>
      </w:r>
      <w:r>
        <w:tab/>
        <w:t>________________________: translate________________________</w:t>
      </w:r>
    </w:p>
    <w:p w14:paraId="4CDD0621" w14:textId="77777777" w:rsidR="008758E5" w:rsidRDefault="008758E5" w:rsidP="00CD2394">
      <w:pPr>
        <w:keepLines/>
      </w:pPr>
      <w:r>
        <w:t>make rēxistis singular:</w:t>
      </w:r>
      <w:r>
        <w:tab/>
      </w:r>
      <w:r>
        <w:tab/>
        <w:t>________________________: translate________________________</w:t>
      </w:r>
    </w:p>
    <w:p w14:paraId="56410BE2" w14:textId="77777777" w:rsidR="008758E5" w:rsidRDefault="008758E5" w:rsidP="00CD2394">
      <w:pPr>
        <w:keepLines/>
      </w:pPr>
    </w:p>
    <w:p w14:paraId="1871CC86" w14:textId="77777777" w:rsidR="008758E5" w:rsidRDefault="008758E5" w:rsidP="00CD2394">
      <w:pPr>
        <w:keepLines/>
      </w:pPr>
      <w:r>
        <w:t>C) For the verb capiō, capere, cēpī, captus (to seize, take), make the following changes:</w:t>
      </w:r>
    </w:p>
    <w:p w14:paraId="60BFE7FA" w14:textId="77777777" w:rsidR="008758E5" w:rsidRDefault="008758E5" w:rsidP="00CD2394">
      <w:pPr>
        <w:keepLines/>
      </w:pPr>
      <w:r>
        <w:t>make cēpī passive:</w:t>
      </w:r>
      <w:r>
        <w:tab/>
      </w:r>
      <w:r>
        <w:tab/>
        <w:t>________________________: translate________________________</w:t>
      </w:r>
    </w:p>
    <w:p w14:paraId="3D333D9C" w14:textId="77777777" w:rsidR="008758E5" w:rsidRDefault="008758E5" w:rsidP="00CD2394">
      <w:pPr>
        <w:keepLines/>
      </w:pPr>
      <w:r>
        <w:t>make capiō future:</w:t>
      </w:r>
      <w:r>
        <w:tab/>
      </w:r>
      <w:r>
        <w:tab/>
        <w:t>________________________: translate________________________</w:t>
      </w:r>
    </w:p>
    <w:p w14:paraId="71CF50B4" w14:textId="77777777" w:rsidR="008758E5" w:rsidRDefault="008758E5" w:rsidP="00CD2394">
      <w:pPr>
        <w:keepLines/>
      </w:pPr>
      <w:r>
        <w:t>make captī sunt 1</w:t>
      </w:r>
      <w:r w:rsidRPr="00C54ED2">
        <w:rPr>
          <w:vertAlign w:val="superscript"/>
        </w:rPr>
        <w:t>st</w:t>
      </w:r>
      <w:r>
        <w:t xml:space="preserve"> person:</w:t>
      </w:r>
      <w:r>
        <w:tab/>
        <w:t>________________________: translate________________________</w:t>
      </w:r>
    </w:p>
    <w:p w14:paraId="3957EAB9" w14:textId="77777777" w:rsidR="008758E5" w:rsidRDefault="008758E5" w:rsidP="00CD2394">
      <w:pPr>
        <w:keepLines/>
      </w:pPr>
      <w:r>
        <w:t>make capit imperfect:</w:t>
      </w:r>
      <w:r>
        <w:tab/>
      </w:r>
      <w:r>
        <w:tab/>
        <w:t>________________________: translate________________________</w:t>
      </w:r>
    </w:p>
    <w:p w14:paraId="7CD4933F" w14:textId="77777777" w:rsidR="008758E5" w:rsidRDefault="008758E5" w:rsidP="00CD2394">
      <w:pPr>
        <w:keepLines/>
      </w:pPr>
      <w:r>
        <w:t>make capiētis passive:</w:t>
      </w:r>
      <w:r>
        <w:tab/>
      </w:r>
      <w:r>
        <w:tab/>
        <w:t>________________________: translate________________________</w:t>
      </w:r>
    </w:p>
    <w:p w14:paraId="0221C224" w14:textId="77777777" w:rsidR="008758E5" w:rsidRDefault="008758E5" w:rsidP="00CD2394">
      <w:pPr>
        <w:keepLines/>
      </w:pPr>
      <w:r>
        <w:t>make capiēbamus future:</w:t>
      </w:r>
      <w:r>
        <w:tab/>
        <w:t>________________________: translate________________________</w:t>
      </w:r>
    </w:p>
    <w:p w14:paraId="64218211" w14:textId="77777777" w:rsidR="008758E5" w:rsidRDefault="008758E5" w:rsidP="00CD2394">
      <w:pPr>
        <w:keepLines/>
      </w:pPr>
      <w:r>
        <w:t>make capere passive:</w:t>
      </w:r>
      <w:r>
        <w:tab/>
      </w:r>
      <w:r>
        <w:tab/>
        <w:t>________________________: translate________________________</w:t>
      </w:r>
    </w:p>
    <w:p w14:paraId="7487BFB5" w14:textId="77777777" w:rsidR="008758E5" w:rsidRDefault="008758E5" w:rsidP="00CD2394">
      <w:pPr>
        <w:keepLines/>
        <w:spacing w:after="0" w:line="240" w:lineRule="auto"/>
      </w:pPr>
    </w:p>
    <w:p w14:paraId="16D28B6D" w14:textId="77777777" w:rsidR="008758E5" w:rsidRDefault="008758E5" w:rsidP="00CD2394">
      <w:pPr>
        <w:keepLines/>
      </w:pPr>
      <w:r>
        <w:lastRenderedPageBreak/>
        <w:t>D) Translate, then make the change requested (keeping everything else the same):</w:t>
      </w:r>
    </w:p>
    <w:p w14:paraId="263B9410" w14:textId="77777777" w:rsidR="008758E5" w:rsidRDefault="008758E5" w:rsidP="00CD2394">
      <w:pPr>
        <w:keepLines/>
      </w:pPr>
      <w:r>
        <w:t>faciō:</w:t>
      </w:r>
      <w:r>
        <w:tab/>
      </w:r>
      <w:r>
        <w:tab/>
        <w:t>____________________</w:t>
      </w:r>
      <w:r>
        <w:tab/>
        <w:t>future:</w:t>
      </w:r>
      <w:r>
        <w:tab/>
        <w:t>_______________________________________</w:t>
      </w:r>
    </w:p>
    <w:p w14:paraId="56ABFDE2" w14:textId="77777777" w:rsidR="008758E5" w:rsidRDefault="008758E5" w:rsidP="00CD2394">
      <w:pPr>
        <w:keepLines/>
      </w:pPr>
      <w:r>
        <w:t>regēbat:</w:t>
      </w:r>
      <w:r>
        <w:tab/>
        <w:t>____________________</w:t>
      </w:r>
      <w:r>
        <w:tab/>
        <w:t>future:</w:t>
      </w:r>
      <w:r>
        <w:tab/>
        <w:t>_______________________________________</w:t>
      </w:r>
    </w:p>
    <w:p w14:paraId="1F37994D" w14:textId="77777777" w:rsidR="008758E5" w:rsidRDefault="008758E5" w:rsidP="00CD2394">
      <w:pPr>
        <w:keepLines/>
      </w:pPr>
      <w:r>
        <w:t>vocabitur:</w:t>
      </w:r>
      <w:r>
        <w:tab/>
        <w:t>____________________</w:t>
      </w:r>
      <w:r>
        <w:tab/>
        <w:t>plural:</w:t>
      </w:r>
      <w:r>
        <w:tab/>
        <w:t>_______________________________________</w:t>
      </w:r>
    </w:p>
    <w:p w14:paraId="3300DC6A" w14:textId="77777777" w:rsidR="008758E5" w:rsidRDefault="008758E5" w:rsidP="00CD2394">
      <w:pPr>
        <w:keepLines/>
      </w:pPr>
      <w:r>
        <w:t>regam:</w:t>
      </w:r>
      <w:r>
        <w:tab/>
      </w:r>
      <w:r>
        <w:tab/>
        <w:t>____________________</w:t>
      </w:r>
      <w:r>
        <w:tab/>
        <w:t>plural:</w:t>
      </w:r>
      <w:r>
        <w:tab/>
        <w:t>_______________________________________</w:t>
      </w:r>
    </w:p>
    <w:p w14:paraId="4314A640" w14:textId="77777777" w:rsidR="008758E5" w:rsidRDefault="008758E5" w:rsidP="00CD2394">
      <w:pPr>
        <w:keepLines/>
      </w:pPr>
      <w:r>
        <w:t>videt:</w:t>
      </w:r>
      <w:r>
        <w:tab/>
      </w:r>
      <w:r>
        <w:tab/>
        <w:t>____________________</w:t>
      </w:r>
      <w:r>
        <w:tab/>
        <w:t>future:</w:t>
      </w:r>
      <w:r>
        <w:tab/>
        <w:t>_______________________________________</w:t>
      </w:r>
    </w:p>
    <w:p w14:paraId="0A3AB3A1" w14:textId="77777777" w:rsidR="008758E5" w:rsidRDefault="008758E5" w:rsidP="00CD2394">
      <w:pPr>
        <w:keepLines/>
      </w:pPr>
      <w:r>
        <w:t>vīdī:</w:t>
      </w:r>
      <w:r>
        <w:tab/>
      </w:r>
      <w:r>
        <w:tab/>
        <w:t>____________________</w:t>
      </w:r>
      <w:r>
        <w:tab/>
        <w:t>3</w:t>
      </w:r>
      <w:r w:rsidRPr="00776420">
        <w:rPr>
          <w:vertAlign w:val="superscript"/>
        </w:rPr>
        <w:t>rd</w:t>
      </w:r>
      <w:r>
        <w:t xml:space="preserve"> person: ____________________________________</w:t>
      </w:r>
    </w:p>
    <w:p w14:paraId="0909DAD1" w14:textId="77777777" w:rsidR="008758E5" w:rsidRDefault="008758E5" w:rsidP="00CD2394">
      <w:pPr>
        <w:keepLines/>
      </w:pPr>
      <w:r>
        <w:t>audita sunt:</w:t>
      </w:r>
      <w:r>
        <w:tab/>
        <w:t>____________________</w:t>
      </w:r>
      <w:r>
        <w:tab/>
        <w:t>singular:</w:t>
      </w:r>
      <w:r>
        <w:tab/>
        <w:t>________________________________</w:t>
      </w:r>
    </w:p>
    <w:p w14:paraId="5A1C47A9" w14:textId="77777777" w:rsidR="008758E5" w:rsidRDefault="008758E5" w:rsidP="00CD2394">
      <w:pPr>
        <w:keepLines/>
      </w:pPr>
      <w:r>
        <w:br/>
        <w:t>E) Make the change requested (keeping everything else the same), then translate the new form:</w:t>
      </w:r>
    </w:p>
    <w:p w14:paraId="09F60008" w14:textId="77777777" w:rsidR="008758E5" w:rsidRDefault="008758E5" w:rsidP="00CD2394">
      <w:pPr>
        <w:keepLines/>
      </w:pPr>
    </w:p>
    <w:p w14:paraId="3D6BDA05" w14:textId="77777777" w:rsidR="008758E5" w:rsidRDefault="008758E5" w:rsidP="00CD2394">
      <w:pPr>
        <w:keepLines/>
      </w:pPr>
      <w:r>
        <w:t>celer:</w:t>
      </w:r>
      <w:r>
        <w:tab/>
      </w:r>
      <w:r>
        <w:tab/>
        <w:t>comparative:</w:t>
      </w:r>
      <w:r>
        <w:tab/>
        <w:t>_________________</w:t>
      </w:r>
      <w:r>
        <w:tab/>
        <w:t>translate:  _________________________</w:t>
      </w:r>
    </w:p>
    <w:p w14:paraId="6D97C49C" w14:textId="77777777" w:rsidR="008758E5" w:rsidRDefault="008758E5" w:rsidP="00CD2394">
      <w:pPr>
        <w:keepLines/>
      </w:pPr>
      <w:r>
        <w:t>superīs:</w:t>
      </w:r>
      <w:r>
        <w:tab/>
      </w:r>
      <w:r>
        <w:tab/>
        <w:t>comparative:</w:t>
      </w:r>
      <w:r>
        <w:tab/>
        <w:t>_________________</w:t>
      </w:r>
      <w:r>
        <w:tab/>
        <w:t>translate:  _________________________</w:t>
      </w:r>
    </w:p>
    <w:p w14:paraId="725E89DB" w14:textId="77777777" w:rsidR="008758E5" w:rsidRDefault="008758E5" w:rsidP="00CD2394">
      <w:pPr>
        <w:keepLines/>
      </w:pPr>
      <w:r>
        <w:t>nova:</w:t>
      </w:r>
      <w:r>
        <w:tab/>
      </w:r>
      <w:r>
        <w:tab/>
        <w:t xml:space="preserve">superlative: </w:t>
      </w:r>
      <w:r>
        <w:tab/>
        <w:t>_________________</w:t>
      </w:r>
      <w:r>
        <w:tab/>
        <w:t>translate:  _________________________</w:t>
      </w:r>
    </w:p>
    <w:p w14:paraId="2FDB9A0F" w14:textId="77777777" w:rsidR="008758E5" w:rsidRDefault="008758E5" w:rsidP="00CD2394">
      <w:pPr>
        <w:keepLines/>
        <w:spacing w:after="0" w:line="240" w:lineRule="auto"/>
      </w:pPr>
      <w:r>
        <w:t>amico:</w:t>
      </w:r>
      <w:r>
        <w:tab/>
      </w:r>
      <w:r>
        <w:tab/>
        <w:t>superlative:</w:t>
      </w:r>
      <w:r>
        <w:tab/>
        <w:t>_________________</w:t>
      </w:r>
      <w:r>
        <w:tab/>
        <w:t>translate:  _________________________</w:t>
      </w:r>
    </w:p>
    <w:p w14:paraId="4B60B360" w14:textId="77777777" w:rsidR="00347A8D" w:rsidRDefault="00347A8D" w:rsidP="00347A8D">
      <w:pPr>
        <w:pStyle w:val="SectionandVocabheader"/>
      </w:pPr>
      <w:bookmarkStart w:id="99" w:name="_Toc158985036"/>
      <w:bookmarkStart w:id="100" w:name="_Toc158985035"/>
      <w:r>
        <w:t>Chapter 15 Translations</w:t>
      </w:r>
      <w:bookmarkEnd w:id="99"/>
    </w:p>
    <w:p w14:paraId="57CE4E6D" w14:textId="77777777" w:rsidR="00347A8D" w:rsidRDefault="00347A8D" w:rsidP="00347A8D">
      <w:pPr>
        <w:keepLines/>
        <w:spacing w:after="0" w:line="240" w:lineRule="auto"/>
      </w:pPr>
    </w:p>
    <w:p w14:paraId="20A3A2A9" w14:textId="77777777" w:rsidR="00347A8D" w:rsidRDefault="00347A8D">
      <w:pPr>
        <w:pStyle w:val="ListParagraph"/>
        <w:keepLines/>
        <w:numPr>
          <w:ilvl w:val="0"/>
          <w:numId w:val="69"/>
        </w:numPr>
        <w:spacing w:after="0" w:line="240" w:lineRule="auto"/>
      </w:pPr>
      <w:r>
        <w:t>pugnābunt ferrō meliore quam istō quōcum hostēs pugnavēre</w:t>
      </w:r>
    </w:p>
    <w:p w14:paraId="40A3F8EC" w14:textId="77777777" w:rsidR="00347A8D" w:rsidRDefault="00347A8D" w:rsidP="00347A8D">
      <w:pPr>
        <w:keepLines/>
        <w:spacing w:after="0" w:line="240" w:lineRule="auto"/>
      </w:pPr>
    </w:p>
    <w:p w14:paraId="6D91532B" w14:textId="6F97D950" w:rsidR="00347A8D" w:rsidRDefault="00347A8D">
      <w:pPr>
        <w:pStyle w:val="ListParagraph"/>
        <w:keepLines/>
        <w:numPr>
          <w:ilvl w:val="0"/>
          <w:numId w:val="69"/>
        </w:numPr>
        <w:spacing w:after="0" w:line="240" w:lineRule="auto"/>
      </w:pPr>
      <w:r>
        <w:t>frater ore suō</w:t>
      </w:r>
      <w:r w:rsidR="00D830C7">
        <w:t xml:space="preserve"> dicēns</w:t>
      </w:r>
      <w:r>
        <w:t xml:space="preserve"> </w:t>
      </w:r>
      <w:r w:rsidR="00D830C7">
        <w:t>negāvit</w:t>
      </w:r>
      <w:r>
        <w:t xml:space="preserve"> se </w:t>
      </w:r>
      <w:r w:rsidR="00D830C7">
        <w:t xml:space="preserve">lībertātis </w:t>
      </w:r>
      <w:r>
        <w:t xml:space="preserve">donum </w:t>
      </w:r>
      <w:r w:rsidR="00D830C7">
        <w:t>petere</w:t>
      </w:r>
    </w:p>
    <w:p w14:paraId="7B3085DD" w14:textId="77777777" w:rsidR="00347A8D" w:rsidRDefault="00347A8D" w:rsidP="00347A8D">
      <w:pPr>
        <w:keepLines/>
        <w:spacing w:after="0" w:line="240" w:lineRule="auto"/>
      </w:pPr>
    </w:p>
    <w:p w14:paraId="0F8C6932" w14:textId="77777777" w:rsidR="00347A8D" w:rsidRDefault="00347A8D">
      <w:pPr>
        <w:pStyle w:val="ListParagraph"/>
        <w:keepLines/>
        <w:numPr>
          <w:ilvl w:val="0"/>
          <w:numId w:val="69"/>
        </w:numPr>
        <w:spacing w:after="0" w:line="240" w:lineRule="auto"/>
      </w:pPr>
      <w:r>
        <w:t>militēs optimī a quibus consūles visī sunt hostem petivērunt</w:t>
      </w:r>
    </w:p>
    <w:p w14:paraId="18AC6B06" w14:textId="77777777" w:rsidR="00347A8D" w:rsidRDefault="00347A8D" w:rsidP="00347A8D">
      <w:pPr>
        <w:keepLines/>
        <w:spacing w:after="0" w:line="240" w:lineRule="auto"/>
      </w:pPr>
    </w:p>
    <w:p w14:paraId="29928013" w14:textId="7F15D6DC" w:rsidR="00347A8D" w:rsidRDefault="00347A8D">
      <w:pPr>
        <w:pStyle w:val="ListParagraph"/>
        <w:keepLines/>
        <w:numPr>
          <w:ilvl w:val="0"/>
          <w:numId w:val="69"/>
        </w:numPr>
        <w:spacing w:after="0" w:line="240" w:lineRule="auto"/>
      </w:pPr>
      <w:r>
        <w:t>incendium</w:t>
      </w:r>
      <w:r w:rsidR="00F35843">
        <w:t xml:space="preserve"> ini</w:t>
      </w:r>
      <w:r>
        <w:t>micum pontibus veterioribus veniet</w:t>
      </w:r>
    </w:p>
    <w:p w14:paraId="744829E6" w14:textId="77777777" w:rsidR="00347A8D" w:rsidRDefault="00347A8D" w:rsidP="00347A8D">
      <w:pPr>
        <w:keepLines/>
        <w:spacing w:after="0" w:line="240" w:lineRule="auto"/>
      </w:pPr>
    </w:p>
    <w:p w14:paraId="0F7C43F6" w14:textId="77777777" w:rsidR="00347A8D" w:rsidRDefault="00347A8D">
      <w:pPr>
        <w:pStyle w:val="ListParagraph"/>
        <w:keepLines/>
        <w:numPr>
          <w:ilvl w:val="0"/>
          <w:numId w:val="69"/>
        </w:numPr>
        <w:spacing w:after="0" w:line="240" w:lineRule="auto"/>
      </w:pPr>
      <w:r>
        <w:t>minimum opus movēre benificium maximum posse G. dixit</w:t>
      </w:r>
    </w:p>
    <w:p w14:paraId="2D47DAF5" w14:textId="77777777" w:rsidR="00347A8D" w:rsidRDefault="00347A8D" w:rsidP="00347A8D">
      <w:pPr>
        <w:keepLines/>
        <w:spacing w:after="0" w:line="240" w:lineRule="auto"/>
      </w:pPr>
    </w:p>
    <w:p w14:paraId="38A7B163" w14:textId="3B282961" w:rsidR="00347A8D" w:rsidRDefault="00F35843">
      <w:pPr>
        <w:pStyle w:val="ListParagraph"/>
        <w:keepLines/>
        <w:numPr>
          <w:ilvl w:val="0"/>
          <w:numId w:val="69"/>
        </w:numPr>
        <w:spacing w:after="0" w:line="240" w:lineRule="auto"/>
      </w:pPr>
      <w:r>
        <w:t>inveni</w:t>
      </w:r>
      <w:r w:rsidR="00D4756C">
        <w:t>ē</w:t>
      </w:r>
      <w:r>
        <w:t>s</w:t>
      </w:r>
      <w:r w:rsidR="00347A8D">
        <w:t xml:space="preserve">ne illam viam </w:t>
      </w:r>
      <w:r>
        <w:t>superiorem</w:t>
      </w:r>
      <w:r w:rsidR="00347A8D">
        <w:t xml:space="preserve"> caelō?</w:t>
      </w:r>
    </w:p>
    <w:p w14:paraId="144CE847" w14:textId="77777777" w:rsidR="00347A8D" w:rsidRDefault="00347A8D" w:rsidP="00347A8D">
      <w:pPr>
        <w:keepLines/>
        <w:spacing w:after="0" w:line="240" w:lineRule="auto"/>
      </w:pPr>
    </w:p>
    <w:p w14:paraId="65779FF1" w14:textId="77777777" w:rsidR="00347A8D" w:rsidRDefault="00347A8D">
      <w:pPr>
        <w:pStyle w:val="ListParagraph"/>
        <w:keepLines/>
        <w:numPr>
          <w:ilvl w:val="0"/>
          <w:numId w:val="69"/>
        </w:numPr>
        <w:spacing w:after="0" w:line="240" w:lineRule="auto"/>
      </w:pPr>
      <w:r>
        <w:t>cognoscunt sē vidēre magis aedem sacerdōtis debent quam altissimum montem</w:t>
      </w:r>
    </w:p>
    <w:p w14:paraId="393FCA93" w14:textId="77777777" w:rsidR="00347A8D" w:rsidRDefault="00347A8D" w:rsidP="00347A8D">
      <w:pPr>
        <w:keepLines/>
        <w:spacing w:after="0" w:line="240" w:lineRule="auto"/>
      </w:pPr>
    </w:p>
    <w:p w14:paraId="5F4B4410" w14:textId="77777777" w:rsidR="00347A8D" w:rsidRDefault="00347A8D">
      <w:pPr>
        <w:pStyle w:val="ListParagraph"/>
        <w:keepLines/>
        <w:numPr>
          <w:ilvl w:val="0"/>
          <w:numId w:val="69"/>
        </w:numPr>
        <w:spacing w:after="0" w:line="240" w:lineRule="auto"/>
      </w:pPr>
      <w:r>
        <w:t>poteruntnē summām auctōritatem utrīs consulibus dare uxōrēs?</w:t>
      </w:r>
    </w:p>
    <w:p w14:paraId="657F11C5" w14:textId="77777777" w:rsidR="00347A8D" w:rsidRDefault="00347A8D" w:rsidP="00347A8D">
      <w:pPr>
        <w:keepLines/>
        <w:spacing w:after="0" w:line="240" w:lineRule="auto"/>
      </w:pPr>
    </w:p>
    <w:p w14:paraId="56D9AB5A" w14:textId="77777777" w:rsidR="00347A8D" w:rsidRDefault="00347A8D">
      <w:pPr>
        <w:pStyle w:val="ListParagraph"/>
        <w:keepLines/>
        <w:numPr>
          <w:ilvl w:val="0"/>
          <w:numId w:val="69"/>
        </w:numPr>
        <w:spacing w:after="0" w:line="240" w:lineRule="auto"/>
      </w:pPr>
      <w:r>
        <w:t>sceleris miserī iniuria ab omnibus auribus gentum audita est</w:t>
      </w:r>
    </w:p>
    <w:p w14:paraId="778F6E0A" w14:textId="77777777" w:rsidR="00347A8D" w:rsidRDefault="00347A8D" w:rsidP="00347A8D">
      <w:pPr>
        <w:keepLines/>
        <w:spacing w:after="0" w:line="240" w:lineRule="auto"/>
      </w:pPr>
    </w:p>
    <w:p w14:paraId="547D6760" w14:textId="77777777" w:rsidR="00347A8D" w:rsidRDefault="00347A8D">
      <w:pPr>
        <w:pStyle w:val="ListParagraph"/>
        <w:keepLines/>
        <w:numPr>
          <w:ilvl w:val="0"/>
          <w:numId w:val="69"/>
        </w:numPr>
        <w:spacing w:after="0" w:line="240" w:lineRule="auto"/>
      </w:pPr>
      <w:r>
        <w:t>cum malīs hominibus credimus poēnām maiorem dabimus</w:t>
      </w:r>
    </w:p>
    <w:p w14:paraId="69F39D86" w14:textId="77777777" w:rsidR="00347A8D" w:rsidRDefault="00347A8D" w:rsidP="00347A8D">
      <w:pPr>
        <w:keepLines/>
        <w:spacing w:after="0" w:line="240" w:lineRule="auto"/>
      </w:pPr>
    </w:p>
    <w:p w14:paraId="16B202E6" w14:textId="77777777" w:rsidR="008758E5" w:rsidRDefault="008758E5" w:rsidP="00CD2394">
      <w:pPr>
        <w:pStyle w:val="SectionandVocabheader"/>
      </w:pPr>
      <w:r>
        <w:lastRenderedPageBreak/>
        <w:t>Chapter 15 Vocabulary</w:t>
      </w:r>
      <w:bookmarkEnd w:id="100"/>
    </w:p>
    <w:p w14:paraId="4625F60A" w14:textId="77777777" w:rsidR="008758E5" w:rsidRDefault="008758E5" w:rsidP="00CD2394">
      <w:pPr>
        <w:keepLines/>
        <w:spacing w:after="0" w:line="240" w:lineRule="auto"/>
      </w:pPr>
    </w:p>
    <w:tbl>
      <w:tblPr>
        <w:tblStyle w:val="TableGrid"/>
        <w:tblW w:w="0" w:type="auto"/>
        <w:tblLook w:val="04A0" w:firstRow="1" w:lastRow="0" w:firstColumn="1" w:lastColumn="0" w:noHBand="0" w:noVBand="1"/>
      </w:tblPr>
      <w:tblGrid>
        <w:gridCol w:w="3969"/>
        <w:gridCol w:w="3969"/>
      </w:tblGrid>
      <w:tr w:rsidR="008758E5" w14:paraId="35142D56" w14:textId="77777777" w:rsidTr="00C710D4">
        <w:trPr>
          <w:trHeight w:val="440"/>
        </w:trPr>
        <w:tc>
          <w:tcPr>
            <w:tcW w:w="7938" w:type="dxa"/>
            <w:gridSpan w:val="2"/>
          </w:tcPr>
          <w:p w14:paraId="395CB839" w14:textId="77777777" w:rsidR="008758E5" w:rsidRDefault="008758E5" w:rsidP="00CD2394">
            <w:pPr>
              <w:keepLines/>
            </w:pPr>
            <w:r>
              <w:t>Comparatives and superlatives that should be memorized as vocabulary:</w:t>
            </w:r>
          </w:p>
        </w:tc>
      </w:tr>
      <w:tr w:rsidR="008758E5" w14:paraId="08C0312D" w14:textId="77777777" w:rsidTr="00C710D4">
        <w:trPr>
          <w:trHeight w:val="440"/>
        </w:trPr>
        <w:tc>
          <w:tcPr>
            <w:tcW w:w="3969" w:type="dxa"/>
          </w:tcPr>
          <w:p w14:paraId="621C12C8" w14:textId="77777777" w:rsidR="008758E5" w:rsidRDefault="008758E5" w:rsidP="00CD2394">
            <w:pPr>
              <w:keepLines/>
            </w:pPr>
            <w:r>
              <w:t>melior, melius</w:t>
            </w:r>
          </w:p>
        </w:tc>
        <w:tc>
          <w:tcPr>
            <w:tcW w:w="3969" w:type="dxa"/>
          </w:tcPr>
          <w:p w14:paraId="6A097AFD" w14:textId="77777777" w:rsidR="008758E5" w:rsidRDefault="008758E5" w:rsidP="00CD2394">
            <w:pPr>
              <w:keepLines/>
            </w:pPr>
            <w:r>
              <w:t>better</w:t>
            </w:r>
          </w:p>
        </w:tc>
      </w:tr>
      <w:tr w:rsidR="008758E5" w14:paraId="37465290" w14:textId="77777777" w:rsidTr="00C710D4">
        <w:trPr>
          <w:trHeight w:val="440"/>
        </w:trPr>
        <w:tc>
          <w:tcPr>
            <w:tcW w:w="3969" w:type="dxa"/>
          </w:tcPr>
          <w:p w14:paraId="502B4917" w14:textId="77777777" w:rsidR="008758E5" w:rsidRDefault="008758E5" w:rsidP="00CD2394">
            <w:pPr>
              <w:keepLines/>
            </w:pPr>
            <w:r>
              <w:t>peior, peius</w:t>
            </w:r>
          </w:p>
        </w:tc>
        <w:tc>
          <w:tcPr>
            <w:tcW w:w="3969" w:type="dxa"/>
          </w:tcPr>
          <w:p w14:paraId="279FC49C" w14:textId="77777777" w:rsidR="008758E5" w:rsidRDefault="008758E5" w:rsidP="00CD2394">
            <w:pPr>
              <w:keepLines/>
            </w:pPr>
            <w:r>
              <w:t>worse</w:t>
            </w:r>
          </w:p>
        </w:tc>
      </w:tr>
      <w:tr w:rsidR="008758E5" w14:paraId="5CABE087" w14:textId="77777777" w:rsidTr="00C710D4">
        <w:trPr>
          <w:trHeight w:val="440"/>
        </w:trPr>
        <w:tc>
          <w:tcPr>
            <w:tcW w:w="3969" w:type="dxa"/>
          </w:tcPr>
          <w:p w14:paraId="1FDA3981" w14:textId="77777777" w:rsidR="008758E5" w:rsidRDefault="008758E5" w:rsidP="00CD2394">
            <w:pPr>
              <w:keepLines/>
            </w:pPr>
            <w:r>
              <w:t>maior, maius</w:t>
            </w:r>
          </w:p>
        </w:tc>
        <w:tc>
          <w:tcPr>
            <w:tcW w:w="3969" w:type="dxa"/>
          </w:tcPr>
          <w:p w14:paraId="11DCBF84" w14:textId="77777777" w:rsidR="008758E5" w:rsidRDefault="008758E5" w:rsidP="00CD2394">
            <w:pPr>
              <w:keepLines/>
            </w:pPr>
            <w:r>
              <w:t>bigger</w:t>
            </w:r>
          </w:p>
        </w:tc>
      </w:tr>
      <w:tr w:rsidR="008758E5" w14:paraId="4451496D" w14:textId="77777777" w:rsidTr="00C710D4">
        <w:trPr>
          <w:trHeight w:val="440"/>
        </w:trPr>
        <w:tc>
          <w:tcPr>
            <w:tcW w:w="3969" w:type="dxa"/>
          </w:tcPr>
          <w:p w14:paraId="48D17003" w14:textId="77777777" w:rsidR="008758E5" w:rsidRDefault="008758E5" w:rsidP="00CD2394">
            <w:pPr>
              <w:keepLines/>
            </w:pPr>
            <w:r>
              <w:t>minor, minus</w:t>
            </w:r>
          </w:p>
        </w:tc>
        <w:tc>
          <w:tcPr>
            <w:tcW w:w="3969" w:type="dxa"/>
          </w:tcPr>
          <w:p w14:paraId="25C2FC2E" w14:textId="77777777" w:rsidR="008758E5" w:rsidRDefault="008758E5" w:rsidP="00CD2394">
            <w:pPr>
              <w:keepLines/>
            </w:pPr>
            <w:r>
              <w:t>smaller, less</w:t>
            </w:r>
          </w:p>
        </w:tc>
      </w:tr>
      <w:tr w:rsidR="008758E5" w14:paraId="0AC02577" w14:textId="77777777" w:rsidTr="00C710D4">
        <w:trPr>
          <w:trHeight w:val="440"/>
        </w:trPr>
        <w:tc>
          <w:tcPr>
            <w:tcW w:w="3969" w:type="dxa"/>
          </w:tcPr>
          <w:p w14:paraId="7D7AB6D5" w14:textId="77777777" w:rsidR="008758E5" w:rsidRDefault="008758E5" w:rsidP="00CD2394">
            <w:pPr>
              <w:keepLines/>
            </w:pPr>
            <w:r>
              <w:t>optimus, optima, optimum</w:t>
            </w:r>
          </w:p>
        </w:tc>
        <w:tc>
          <w:tcPr>
            <w:tcW w:w="3969" w:type="dxa"/>
          </w:tcPr>
          <w:p w14:paraId="67C4FA38" w14:textId="77777777" w:rsidR="008758E5" w:rsidRDefault="008758E5" w:rsidP="00CD2394">
            <w:pPr>
              <w:keepLines/>
            </w:pPr>
            <w:r>
              <w:t>best</w:t>
            </w:r>
          </w:p>
        </w:tc>
      </w:tr>
      <w:tr w:rsidR="008758E5" w14:paraId="4BF83E1A" w14:textId="77777777" w:rsidTr="00C710D4">
        <w:trPr>
          <w:trHeight w:val="440"/>
        </w:trPr>
        <w:tc>
          <w:tcPr>
            <w:tcW w:w="3969" w:type="dxa"/>
          </w:tcPr>
          <w:p w14:paraId="086A0805" w14:textId="77777777" w:rsidR="008758E5" w:rsidRDefault="008758E5" w:rsidP="00CD2394">
            <w:pPr>
              <w:keepLines/>
            </w:pPr>
            <w:r>
              <w:t>pessimus, pessima, pessimum</w:t>
            </w:r>
          </w:p>
        </w:tc>
        <w:tc>
          <w:tcPr>
            <w:tcW w:w="3969" w:type="dxa"/>
          </w:tcPr>
          <w:p w14:paraId="66C26DB9" w14:textId="77777777" w:rsidR="008758E5" w:rsidRDefault="008758E5" w:rsidP="00CD2394">
            <w:pPr>
              <w:keepLines/>
            </w:pPr>
            <w:r>
              <w:t>worst</w:t>
            </w:r>
          </w:p>
        </w:tc>
      </w:tr>
      <w:tr w:rsidR="008758E5" w14:paraId="2D2AF8B4" w14:textId="77777777" w:rsidTr="00C710D4">
        <w:trPr>
          <w:trHeight w:val="440"/>
        </w:trPr>
        <w:tc>
          <w:tcPr>
            <w:tcW w:w="3969" w:type="dxa"/>
          </w:tcPr>
          <w:p w14:paraId="0D735ADE" w14:textId="77777777" w:rsidR="008758E5" w:rsidRDefault="008758E5" w:rsidP="00CD2394">
            <w:pPr>
              <w:keepLines/>
            </w:pPr>
            <w:r>
              <w:t>maximus, maxima, maximum</w:t>
            </w:r>
          </w:p>
        </w:tc>
        <w:tc>
          <w:tcPr>
            <w:tcW w:w="3969" w:type="dxa"/>
          </w:tcPr>
          <w:p w14:paraId="1D71ADF3" w14:textId="77777777" w:rsidR="008758E5" w:rsidRDefault="008758E5" w:rsidP="00CD2394">
            <w:pPr>
              <w:keepLines/>
            </w:pPr>
            <w:r>
              <w:t>biggest</w:t>
            </w:r>
          </w:p>
        </w:tc>
      </w:tr>
      <w:tr w:rsidR="008758E5" w14:paraId="0B9DFAA5" w14:textId="77777777" w:rsidTr="00C710D4">
        <w:trPr>
          <w:trHeight w:val="440"/>
        </w:trPr>
        <w:tc>
          <w:tcPr>
            <w:tcW w:w="3969" w:type="dxa"/>
          </w:tcPr>
          <w:p w14:paraId="6493D86C" w14:textId="77777777" w:rsidR="008758E5" w:rsidRDefault="008758E5" w:rsidP="00CD2394">
            <w:pPr>
              <w:keepLines/>
            </w:pPr>
            <w:r>
              <w:t>minimus, minima, minimum</w:t>
            </w:r>
          </w:p>
        </w:tc>
        <w:tc>
          <w:tcPr>
            <w:tcW w:w="3969" w:type="dxa"/>
          </w:tcPr>
          <w:p w14:paraId="16E28892" w14:textId="77777777" w:rsidR="008758E5" w:rsidRDefault="008758E5" w:rsidP="00CD2394">
            <w:pPr>
              <w:keepLines/>
            </w:pPr>
            <w:r>
              <w:t>smallest</w:t>
            </w:r>
          </w:p>
        </w:tc>
      </w:tr>
      <w:tr w:rsidR="008758E5" w14:paraId="7BE2751B" w14:textId="77777777" w:rsidTr="00C710D4">
        <w:trPr>
          <w:trHeight w:val="440"/>
        </w:trPr>
        <w:tc>
          <w:tcPr>
            <w:tcW w:w="3969" w:type="dxa"/>
          </w:tcPr>
          <w:p w14:paraId="46A548DC" w14:textId="77777777" w:rsidR="008758E5" w:rsidRDefault="008758E5" w:rsidP="00CD2394">
            <w:pPr>
              <w:keepLines/>
            </w:pPr>
            <w:r>
              <w:t>summus, summa, summum</w:t>
            </w:r>
          </w:p>
        </w:tc>
        <w:tc>
          <w:tcPr>
            <w:tcW w:w="3969" w:type="dxa"/>
          </w:tcPr>
          <w:p w14:paraId="4DE8ED3F" w14:textId="77777777" w:rsidR="008758E5" w:rsidRDefault="008758E5" w:rsidP="00CD2394">
            <w:pPr>
              <w:keepLines/>
            </w:pPr>
            <w:r>
              <w:t>highest, on top of</w:t>
            </w:r>
          </w:p>
        </w:tc>
      </w:tr>
      <w:tr w:rsidR="008758E5" w14:paraId="06FEED05" w14:textId="77777777" w:rsidTr="00C710D4">
        <w:trPr>
          <w:trHeight w:val="440"/>
        </w:trPr>
        <w:tc>
          <w:tcPr>
            <w:tcW w:w="3969" w:type="dxa"/>
          </w:tcPr>
          <w:p w14:paraId="39B38A3D" w14:textId="77777777" w:rsidR="008758E5" w:rsidRDefault="008758E5" w:rsidP="00CD2394">
            <w:pPr>
              <w:keepLines/>
            </w:pPr>
            <w:r>
              <w:t>suprēmus, suprēma, suprēmum</w:t>
            </w:r>
          </w:p>
        </w:tc>
        <w:tc>
          <w:tcPr>
            <w:tcW w:w="3969" w:type="dxa"/>
          </w:tcPr>
          <w:p w14:paraId="37CB22B3" w14:textId="77777777" w:rsidR="008758E5" w:rsidRDefault="008758E5" w:rsidP="00CD2394">
            <w:pPr>
              <w:keepLines/>
            </w:pPr>
            <w:r>
              <w:t>highest, last</w:t>
            </w:r>
          </w:p>
        </w:tc>
      </w:tr>
      <w:tr w:rsidR="008758E5" w14:paraId="74E022E6" w14:textId="77777777" w:rsidTr="00C710D4">
        <w:trPr>
          <w:trHeight w:val="440"/>
        </w:trPr>
        <w:tc>
          <w:tcPr>
            <w:tcW w:w="7938" w:type="dxa"/>
            <w:gridSpan w:val="2"/>
          </w:tcPr>
          <w:p w14:paraId="7CD790EF" w14:textId="77777777" w:rsidR="008758E5" w:rsidRPr="00C710D4" w:rsidRDefault="008758E5" w:rsidP="00CD2394">
            <w:pPr>
              <w:keepLines/>
              <w:rPr>
                <w:b/>
              </w:rPr>
            </w:pPr>
            <w:r w:rsidRPr="00C710D4">
              <w:rPr>
                <w:b/>
              </w:rPr>
              <w:t>Adjectives</w:t>
            </w:r>
          </w:p>
        </w:tc>
      </w:tr>
      <w:tr w:rsidR="008758E5" w14:paraId="17970DAE" w14:textId="77777777" w:rsidTr="00C710D4">
        <w:trPr>
          <w:trHeight w:val="440"/>
        </w:trPr>
        <w:tc>
          <w:tcPr>
            <w:tcW w:w="3969" w:type="dxa"/>
          </w:tcPr>
          <w:p w14:paraId="55A7B7FB" w14:textId="77777777" w:rsidR="008758E5" w:rsidRDefault="008758E5" w:rsidP="00CD2394">
            <w:pPr>
              <w:keepLines/>
            </w:pPr>
            <w:r>
              <w:t>prīmus, prima, primum</w:t>
            </w:r>
          </w:p>
        </w:tc>
        <w:tc>
          <w:tcPr>
            <w:tcW w:w="3969" w:type="dxa"/>
          </w:tcPr>
          <w:p w14:paraId="1E49FDB7" w14:textId="77777777" w:rsidR="008758E5" w:rsidRDefault="008758E5" w:rsidP="00CD2394">
            <w:pPr>
              <w:keepLines/>
            </w:pPr>
            <w:r>
              <w:t>first</w:t>
            </w:r>
          </w:p>
        </w:tc>
      </w:tr>
      <w:tr w:rsidR="008758E5" w14:paraId="78D68D28" w14:textId="77777777" w:rsidTr="00C710D4">
        <w:trPr>
          <w:trHeight w:val="440"/>
        </w:trPr>
        <w:tc>
          <w:tcPr>
            <w:tcW w:w="3969" w:type="dxa"/>
          </w:tcPr>
          <w:p w14:paraId="18F48888" w14:textId="77777777" w:rsidR="008758E5" w:rsidRDefault="008758E5" w:rsidP="00CD2394">
            <w:pPr>
              <w:keepLines/>
            </w:pPr>
            <w:r>
              <w:t>superus, supera, superum</w:t>
            </w:r>
          </w:p>
        </w:tc>
        <w:tc>
          <w:tcPr>
            <w:tcW w:w="3969" w:type="dxa"/>
          </w:tcPr>
          <w:p w14:paraId="78268559" w14:textId="77777777" w:rsidR="008758E5" w:rsidRDefault="008758E5" w:rsidP="00CD2394">
            <w:pPr>
              <w:keepLines/>
            </w:pPr>
            <w:r>
              <w:t>upper</w:t>
            </w:r>
          </w:p>
        </w:tc>
      </w:tr>
      <w:tr w:rsidR="00E925BF" w14:paraId="4C878BAA" w14:textId="77777777" w:rsidTr="00C710D4">
        <w:trPr>
          <w:trHeight w:val="440"/>
        </w:trPr>
        <w:tc>
          <w:tcPr>
            <w:tcW w:w="3969" w:type="dxa"/>
          </w:tcPr>
          <w:p w14:paraId="59F2320A" w14:textId="2A44E949" w:rsidR="00E925BF" w:rsidRDefault="00E925BF" w:rsidP="00CD2394">
            <w:pPr>
              <w:keepLines/>
            </w:pPr>
            <w:r>
              <w:t>tristis, triste</w:t>
            </w:r>
          </w:p>
        </w:tc>
        <w:tc>
          <w:tcPr>
            <w:tcW w:w="3969" w:type="dxa"/>
          </w:tcPr>
          <w:p w14:paraId="3B7682DF" w14:textId="617372BF" w:rsidR="00E925BF" w:rsidRDefault="00E925BF" w:rsidP="00CD2394">
            <w:pPr>
              <w:keepLines/>
            </w:pPr>
            <w:r>
              <w:t>sad, gloomy, solemn</w:t>
            </w:r>
          </w:p>
        </w:tc>
      </w:tr>
      <w:tr w:rsidR="00E925BF" w14:paraId="29949888" w14:textId="77777777" w:rsidTr="00C710D4">
        <w:trPr>
          <w:trHeight w:val="440"/>
        </w:trPr>
        <w:tc>
          <w:tcPr>
            <w:tcW w:w="3969" w:type="dxa"/>
          </w:tcPr>
          <w:p w14:paraId="0705CCC2" w14:textId="72D60118" w:rsidR="00E925BF" w:rsidRDefault="00E925BF" w:rsidP="00CD2394">
            <w:pPr>
              <w:keepLines/>
            </w:pPr>
            <w:r w:rsidRPr="00C710D4">
              <w:rPr>
                <w:b/>
              </w:rPr>
              <w:t>Nouns</w:t>
            </w:r>
          </w:p>
        </w:tc>
        <w:tc>
          <w:tcPr>
            <w:tcW w:w="3969" w:type="dxa"/>
          </w:tcPr>
          <w:p w14:paraId="048CD358" w14:textId="16F4F387" w:rsidR="00E925BF" w:rsidRDefault="00E925BF" w:rsidP="00CD2394">
            <w:pPr>
              <w:keepLines/>
            </w:pPr>
          </w:p>
        </w:tc>
      </w:tr>
      <w:tr w:rsidR="00E925BF" w14:paraId="123DE5F3" w14:textId="77777777" w:rsidTr="00C710D4">
        <w:trPr>
          <w:trHeight w:val="440"/>
        </w:trPr>
        <w:tc>
          <w:tcPr>
            <w:tcW w:w="3969" w:type="dxa"/>
          </w:tcPr>
          <w:p w14:paraId="44AC70C6" w14:textId="0402828B" w:rsidR="00E925BF" w:rsidRPr="00C710D4" w:rsidRDefault="00E925BF" w:rsidP="00CD2394">
            <w:pPr>
              <w:keepLines/>
              <w:rPr>
                <w:b/>
              </w:rPr>
            </w:pPr>
            <w:r>
              <w:t>amor, amōris (m)</w:t>
            </w:r>
          </w:p>
        </w:tc>
        <w:tc>
          <w:tcPr>
            <w:tcW w:w="3969" w:type="dxa"/>
          </w:tcPr>
          <w:p w14:paraId="266F2DD4" w14:textId="6F56CC9C" w:rsidR="00E925BF" w:rsidRDefault="00E925BF" w:rsidP="00CD2394">
            <w:pPr>
              <w:keepLines/>
            </w:pPr>
            <w:r>
              <w:t>love</w:t>
            </w:r>
          </w:p>
        </w:tc>
      </w:tr>
      <w:tr w:rsidR="00E925BF" w14:paraId="14484A92" w14:textId="77777777" w:rsidTr="00C710D4">
        <w:trPr>
          <w:trHeight w:val="440"/>
        </w:trPr>
        <w:tc>
          <w:tcPr>
            <w:tcW w:w="3969" w:type="dxa"/>
          </w:tcPr>
          <w:p w14:paraId="6BAB5D23" w14:textId="0EFD6ADB" w:rsidR="00E925BF" w:rsidRDefault="00E925BF" w:rsidP="00CD2394">
            <w:pPr>
              <w:keepLines/>
            </w:pPr>
            <w:r>
              <w:t>sacerdōs, sacerdōtis (m/f)</w:t>
            </w:r>
          </w:p>
        </w:tc>
        <w:tc>
          <w:tcPr>
            <w:tcW w:w="3969" w:type="dxa"/>
          </w:tcPr>
          <w:p w14:paraId="2820FAF5" w14:textId="2F0E3041" w:rsidR="00E925BF" w:rsidRDefault="00E925BF" w:rsidP="00CD2394">
            <w:pPr>
              <w:keepLines/>
            </w:pPr>
            <w:r>
              <w:t>prist, priestess</w:t>
            </w:r>
          </w:p>
        </w:tc>
      </w:tr>
      <w:tr w:rsidR="00E925BF" w14:paraId="34426820" w14:textId="77777777" w:rsidTr="00C710D4">
        <w:trPr>
          <w:trHeight w:val="440"/>
        </w:trPr>
        <w:tc>
          <w:tcPr>
            <w:tcW w:w="3969" w:type="dxa"/>
          </w:tcPr>
          <w:p w14:paraId="3461740B" w14:textId="04122FB4" w:rsidR="00E925BF" w:rsidRDefault="00E925BF" w:rsidP="00CD2394">
            <w:pPr>
              <w:keepLines/>
            </w:pPr>
            <w:r>
              <w:t>auris, auris (f)</w:t>
            </w:r>
          </w:p>
        </w:tc>
        <w:tc>
          <w:tcPr>
            <w:tcW w:w="3969" w:type="dxa"/>
          </w:tcPr>
          <w:p w14:paraId="19AD9BE5" w14:textId="09C39439" w:rsidR="00E925BF" w:rsidRDefault="00E925BF" w:rsidP="00CD2394">
            <w:pPr>
              <w:keepLines/>
            </w:pPr>
            <w:r>
              <w:t>ear</w:t>
            </w:r>
          </w:p>
        </w:tc>
      </w:tr>
      <w:tr w:rsidR="00E925BF" w14:paraId="2B28FD72" w14:textId="77777777" w:rsidTr="00C710D4">
        <w:trPr>
          <w:trHeight w:val="440"/>
        </w:trPr>
        <w:tc>
          <w:tcPr>
            <w:tcW w:w="3969" w:type="dxa"/>
          </w:tcPr>
          <w:p w14:paraId="72A1557C" w14:textId="15BB40C3" w:rsidR="00E925BF" w:rsidRDefault="00E925BF" w:rsidP="00CD2394">
            <w:pPr>
              <w:keepLines/>
            </w:pPr>
            <w:r>
              <w:t>scelus, sceleris (n)</w:t>
            </w:r>
          </w:p>
        </w:tc>
        <w:tc>
          <w:tcPr>
            <w:tcW w:w="3969" w:type="dxa"/>
          </w:tcPr>
          <w:p w14:paraId="3259694A" w14:textId="44CE40FD" w:rsidR="00E925BF" w:rsidRDefault="00E925BF" w:rsidP="00CD2394">
            <w:pPr>
              <w:keepLines/>
            </w:pPr>
            <w:r>
              <w:t>crime, sin</w:t>
            </w:r>
          </w:p>
        </w:tc>
      </w:tr>
      <w:tr w:rsidR="00E925BF" w14:paraId="2DD8AE85" w14:textId="77777777" w:rsidTr="00C710D4">
        <w:trPr>
          <w:trHeight w:val="440"/>
        </w:trPr>
        <w:tc>
          <w:tcPr>
            <w:tcW w:w="3969" w:type="dxa"/>
          </w:tcPr>
          <w:p w14:paraId="5E8FD5C7" w14:textId="10E4EC9D" w:rsidR="00E925BF" w:rsidRDefault="00E925BF" w:rsidP="00CD2394">
            <w:pPr>
              <w:keepLines/>
            </w:pPr>
            <w:r>
              <w:t>donum, donī (n)</w:t>
            </w:r>
          </w:p>
        </w:tc>
        <w:tc>
          <w:tcPr>
            <w:tcW w:w="3969" w:type="dxa"/>
          </w:tcPr>
          <w:p w14:paraId="4F092B8D" w14:textId="34A7B131" w:rsidR="00E925BF" w:rsidRDefault="00E925BF" w:rsidP="00CD2394">
            <w:pPr>
              <w:keepLines/>
            </w:pPr>
            <w:r>
              <w:t>gift</w:t>
            </w:r>
          </w:p>
        </w:tc>
      </w:tr>
      <w:tr w:rsidR="00E925BF" w14:paraId="3356456B" w14:textId="77777777" w:rsidTr="00C710D4">
        <w:trPr>
          <w:trHeight w:val="440"/>
        </w:trPr>
        <w:tc>
          <w:tcPr>
            <w:tcW w:w="3969" w:type="dxa"/>
          </w:tcPr>
          <w:p w14:paraId="6CABE62D" w14:textId="21581672" w:rsidR="00E925BF" w:rsidRDefault="00E925BF" w:rsidP="00CD2394">
            <w:pPr>
              <w:keepLines/>
            </w:pPr>
            <w:r w:rsidRPr="00C710D4">
              <w:rPr>
                <w:b/>
              </w:rPr>
              <w:t>Others</w:t>
            </w:r>
          </w:p>
        </w:tc>
        <w:tc>
          <w:tcPr>
            <w:tcW w:w="3969" w:type="dxa"/>
          </w:tcPr>
          <w:p w14:paraId="19AA3F97" w14:textId="4B61E828" w:rsidR="00E925BF" w:rsidRDefault="00E925BF" w:rsidP="00CD2394">
            <w:pPr>
              <w:keepLines/>
            </w:pPr>
          </w:p>
        </w:tc>
      </w:tr>
      <w:tr w:rsidR="00E925BF" w14:paraId="35309E62" w14:textId="77777777" w:rsidTr="00C710D4">
        <w:trPr>
          <w:trHeight w:val="43"/>
        </w:trPr>
        <w:tc>
          <w:tcPr>
            <w:tcW w:w="3969" w:type="dxa"/>
          </w:tcPr>
          <w:p w14:paraId="0FB1F13E" w14:textId="4FABB158" w:rsidR="00E925BF" w:rsidRPr="00C710D4" w:rsidRDefault="00E925BF" w:rsidP="00CD2394">
            <w:pPr>
              <w:keepLines/>
              <w:rPr>
                <w:b/>
              </w:rPr>
            </w:pPr>
            <w:r>
              <w:t>magis … quam</w:t>
            </w:r>
          </w:p>
        </w:tc>
        <w:tc>
          <w:tcPr>
            <w:tcW w:w="3969" w:type="dxa"/>
          </w:tcPr>
          <w:p w14:paraId="3880830F" w14:textId="08BF5816" w:rsidR="00E925BF" w:rsidRDefault="00E925BF" w:rsidP="00CD2394">
            <w:pPr>
              <w:keepLines/>
            </w:pPr>
            <w:r>
              <w:t>“more than”</w:t>
            </w:r>
          </w:p>
        </w:tc>
      </w:tr>
      <w:tr w:rsidR="00E925BF" w14:paraId="1A999C96" w14:textId="77777777" w:rsidTr="00C710D4">
        <w:trPr>
          <w:trHeight w:val="440"/>
        </w:trPr>
        <w:tc>
          <w:tcPr>
            <w:tcW w:w="3969" w:type="dxa"/>
          </w:tcPr>
          <w:p w14:paraId="2538D777" w14:textId="1944908C" w:rsidR="00E925BF" w:rsidRDefault="00E925BF" w:rsidP="00CD2394">
            <w:pPr>
              <w:keepLines/>
            </w:pPr>
            <w:r>
              <w:t>quam</w:t>
            </w:r>
          </w:p>
        </w:tc>
        <w:tc>
          <w:tcPr>
            <w:tcW w:w="3969" w:type="dxa"/>
          </w:tcPr>
          <w:p w14:paraId="10AEBD1C" w14:textId="5A85C3F7" w:rsidR="00E925BF" w:rsidRDefault="00E925BF" w:rsidP="00CD2394">
            <w:pPr>
              <w:keepLines/>
            </w:pPr>
            <w:r>
              <w:t>conjunction with comparative adjective: “than”</w:t>
            </w:r>
          </w:p>
        </w:tc>
      </w:tr>
      <w:tr w:rsidR="00E925BF" w14:paraId="12E2FA8F" w14:textId="77777777" w:rsidTr="00C710D4">
        <w:trPr>
          <w:trHeight w:val="440"/>
        </w:trPr>
        <w:tc>
          <w:tcPr>
            <w:tcW w:w="3969" w:type="dxa"/>
          </w:tcPr>
          <w:p w14:paraId="1218EFED" w14:textId="131EBD2D" w:rsidR="00E925BF" w:rsidRDefault="00E925BF" w:rsidP="00CD2394">
            <w:pPr>
              <w:keepLines/>
            </w:pPr>
          </w:p>
        </w:tc>
        <w:tc>
          <w:tcPr>
            <w:tcW w:w="3969" w:type="dxa"/>
          </w:tcPr>
          <w:p w14:paraId="61B90ADF" w14:textId="5D0B3C8C" w:rsidR="00E925BF" w:rsidRDefault="00E925BF" w:rsidP="00CD2394">
            <w:pPr>
              <w:keepLines/>
            </w:pPr>
          </w:p>
        </w:tc>
      </w:tr>
    </w:tbl>
    <w:p w14:paraId="28B308DB" w14:textId="77777777" w:rsidR="008758E5" w:rsidRDefault="008758E5" w:rsidP="00CD2394">
      <w:pPr>
        <w:keepLines/>
        <w:spacing w:after="0" w:line="240" w:lineRule="auto"/>
      </w:pPr>
    </w:p>
    <w:p w14:paraId="77678947" w14:textId="77777777" w:rsidR="008758E5" w:rsidRPr="000E40CF" w:rsidRDefault="008758E5" w:rsidP="00CD2394">
      <w:pPr>
        <w:keepLines/>
        <w:spacing w:after="0" w:line="240" w:lineRule="auto"/>
      </w:pPr>
      <w:r>
        <w:lastRenderedPageBreak/>
        <w:t xml:space="preserve">*magis … quam introduces an adverbial comparison. Instead of a noun being taller, faster, heavier, etc., this construction compares to actions (e.g., “that horse runs </w:t>
      </w:r>
      <w:r>
        <w:rPr>
          <w:i/>
        </w:rPr>
        <w:t>faster than</w:t>
      </w:r>
      <w:r>
        <w:t xml:space="preserve"> the dog;” not “that horse is </w:t>
      </w:r>
      <w:r>
        <w:rPr>
          <w:i/>
        </w:rPr>
        <w:t>faster…</w:t>
      </w:r>
      <w:r>
        <w:t xml:space="preserve">” For this construction, </w:t>
      </w:r>
      <w:r>
        <w:rPr>
          <w:i/>
        </w:rPr>
        <w:t xml:space="preserve">magis </w:t>
      </w:r>
      <w:r>
        <w:t xml:space="preserve">typically appears net to the basic word, while </w:t>
      </w:r>
      <w:r>
        <w:rPr>
          <w:i/>
        </w:rPr>
        <w:t>quam</w:t>
      </w:r>
      <w:r>
        <w:t xml:space="preserve"> appears next to the comparative word. Word order varies, but the simplest way to translate is to put the English words “more than” between the two verbs (so, </w:t>
      </w:r>
      <w:r>
        <w:rPr>
          <w:i/>
        </w:rPr>
        <w:t>ea longius magis videt is quam currere potest</w:t>
      </w:r>
      <w:r>
        <w:t xml:space="preserve"> = “she sees further than he is able to run”).</w:t>
      </w:r>
    </w:p>
    <w:p w14:paraId="5A0A732F" w14:textId="77777777" w:rsidR="008758E5" w:rsidRDefault="008758E5" w:rsidP="00CD2394">
      <w:pPr>
        <w:keepLines/>
        <w:spacing w:after="0" w:line="240" w:lineRule="auto"/>
      </w:pPr>
    </w:p>
    <w:p w14:paraId="508617E6" w14:textId="1FE30457" w:rsidR="008758E5" w:rsidRDefault="008758E5" w:rsidP="0029433E">
      <w:pPr>
        <w:pStyle w:val="Heading1"/>
      </w:pPr>
      <w:bookmarkStart w:id="101" w:name="_Toc158985037"/>
      <w:r>
        <w:t>4</w:t>
      </w:r>
      <w:r w:rsidRPr="006F6CE3">
        <w:rPr>
          <w:vertAlign w:val="superscript"/>
        </w:rPr>
        <w:t>th</w:t>
      </w:r>
      <w:r>
        <w:t xml:space="preserve"> and 5</w:t>
      </w:r>
      <w:r w:rsidRPr="006F6CE3">
        <w:rPr>
          <w:vertAlign w:val="superscript"/>
        </w:rPr>
        <w:t>th</w:t>
      </w:r>
      <w:r>
        <w:t xml:space="preserve"> Declension; Vocative and Locative case; Rest of the Perfect System</w:t>
      </w:r>
      <w:bookmarkEnd w:id="101"/>
    </w:p>
    <w:p w14:paraId="434FA3C7" w14:textId="77777777" w:rsidR="008758E5" w:rsidRDefault="008758E5" w:rsidP="00CD2394">
      <w:pPr>
        <w:pStyle w:val="Heading3"/>
      </w:pPr>
      <w:bookmarkStart w:id="102" w:name="_Toc158985038"/>
      <w:r w:rsidRPr="00C72AD3">
        <w:rPr>
          <w:rStyle w:val="Heading3Char"/>
        </w:rPr>
        <w:t>Principles of Grammar</w:t>
      </w:r>
      <w:bookmarkEnd w:id="102"/>
    </w:p>
    <w:p w14:paraId="614ADF3C" w14:textId="7F349882" w:rsidR="008758E5" w:rsidRDefault="008758E5" w:rsidP="00CD2394">
      <w:pPr>
        <w:keepLines/>
      </w:pPr>
      <w:r>
        <w:t>Even though the 4</w:t>
      </w:r>
      <w:r w:rsidRPr="006F6CE3">
        <w:rPr>
          <w:vertAlign w:val="superscript"/>
        </w:rPr>
        <w:t>th</w:t>
      </w:r>
      <w:r>
        <w:t xml:space="preserve"> and 5</w:t>
      </w:r>
      <w:r w:rsidRPr="006F6CE3">
        <w:rPr>
          <w:vertAlign w:val="superscript"/>
        </w:rPr>
        <w:t>th</w:t>
      </w:r>
      <w:r>
        <w:t xml:space="preserve"> declensions are less common, they do include some of the most important words (house, thing, day), and their endings should be memorized. The </w:t>
      </w:r>
      <w:r w:rsidRPr="00CC2A6D">
        <w:rPr>
          <w:rStyle w:val="Strong"/>
        </w:rPr>
        <w:t>Vocative</w:t>
      </w:r>
      <w:r>
        <w:t xml:space="preserve"> case, from </w:t>
      </w:r>
      <w:r>
        <w:rPr>
          <w:i/>
        </w:rPr>
        <w:t>vocō</w:t>
      </w:r>
      <w:r>
        <w:t xml:space="preserve">, </w:t>
      </w:r>
      <w:r>
        <w:rPr>
          <w:i/>
        </w:rPr>
        <w:t>vocāre</w:t>
      </w:r>
      <w:r>
        <w:t xml:space="preserve">, is used for direct address. The </w:t>
      </w:r>
      <w:r w:rsidRPr="00CC2A6D">
        <w:rPr>
          <w:rStyle w:val="Strong"/>
        </w:rPr>
        <w:t>Locative</w:t>
      </w:r>
      <w:r>
        <w:t xml:space="preserve"> case, from </w:t>
      </w:r>
      <w:r w:rsidRPr="00B84D3E">
        <w:rPr>
          <w:i/>
        </w:rPr>
        <w:t>locus, loc</w:t>
      </w:r>
      <w:r>
        <w:rPr>
          <w:i/>
        </w:rPr>
        <w:t>ī</w:t>
      </w:r>
      <w:r>
        <w:t xml:space="preserve">, is used in special circumstances to show location. It is </w:t>
      </w:r>
      <w:r w:rsidR="00F86A94">
        <w:t>like</w:t>
      </w:r>
      <w:r>
        <w:t xml:space="preserve"> the Ablative use of location, but only occurs with names of some places, especially cities (e.g., </w:t>
      </w:r>
      <w:r w:rsidRPr="001005AC">
        <w:rPr>
          <w:i/>
        </w:rPr>
        <w:t>Roma; Athenae</w:t>
      </w:r>
      <w:r>
        <w:t xml:space="preserve">), and the nouns </w:t>
      </w:r>
      <w:r w:rsidRPr="00B84D3E">
        <w:rPr>
          <w:i/>
        </w:rPr>
        <w:t>domus</w:t>
      </w:r>
      <w:r>
        <w:t xml:space="preserve">, </w:t>
      </w:r>
      <w:r w:rsidRPr="00B84D3E">
        <w:rPr>
          <w:i/>
        </w:rPr>
        <w:t>humus</w:t>
      </w:r>
      <w:r>
        <w:t xml:space="preserve">, and </w:t>
      </w:r>
      <w:r w:rsidRPr="00B84D3E">
        <w:rPr>
          <w:i/>
        </w:rPr>
        <w:t>rus</w:t>
      </w:r>
      <w:r>
        <w:t xml:space="preserve"> (see vocabulary below). The formation for the locative varies, but it typically looks like the Genitive or Dative. The locative form will be given with each noun.</w:t>
      </w:r>
    </w:p>
    <w:p w14:paraId="1062E7C0" w14:textId="77777777" w:rsidR="008758E5" w:rsidRPr="00B7229E" w:rsidRDefault="008758E5" w:rsidP="00CD2394">
      <w:pPr>
        <w:keepLines/>
      </w:pPr>
      <w:r>
        <w:t xml:space="preserve">The final two tenses for you to learn are the pluperfect and future perfect. The </w:t>
      </w:r>
      <w:r w:rsidRPr="00CC2A6D">
        <w:rPr>
          <w:rStyle w:val="Strong"/>
        </w:rPr>
        <w:t>pluperfect</w:t>
      </w:r>
      <w:r>
        <w:t xml:space="preserve"> tense refers to an action that is already complete in the past and uses the English helping verb </w:t>
      </w:r>
      <w:r>
        <w:rPr>
          <w:i/>
        </w:rPr>
        <w:t>had</w:t>
      </w:r>
      <w:r>
        <w:t xml:space="preserve">. E.g., “He bought (perfect) the car after he </w:t>
      </w:r>
      <w:r>
        <w:rPr>
          <w:i/>
        </w:rPr>
        <w:t>had saved</w:t>
      </w:r>
      <w:r>
        <w:t xml:space="preserve"> (pluperfect) all his money.” The </w:t>
      </w:r>
      <w:r w:rsidRPr="00CC2A6D">
        <w:rPr>
          <w:rStyle w:val="Strong"/>
        </w:rPr>
        <w:t>future perfect</w:t>
      </w:r>
      <w:r>
        <w:t xml:space="preserve"> expresses an action that will be complete in the future and uses the English helping verb </w:t>
      </w:r>
      <w:r>
        <w:rPr>
          <w:i/>
        </w:rPr>
        <w:t>will have</w:t>
      </w:r>
      <w:r>
        <w:t xml:space="preserve">. E.g., “He </w:t>
      </w:r>
      <w:r>
        <w:rPr>
          <w:i/>
        </w:rPr>
        <w:t>will have saved</w:t>
      </w:r>
      <w:r>
        <w:t xml:space="preserve"> (future perfect) his money before he </w:t>
      </w:r>
      <w:r w:rsidRPr="00CC2A6D">
        <w:rPr>
          <w:i/>
        </w:rPr>
        <w:t>will buy</w:t>
      </w:r>
      <w:r>
        <w:t xml:space="preserve"> (future) a car.”</w:t>
      </w:r>
    </w:p>
    <w:p w14:paraId="3D617A41" w14:textId="77777777" w:rsidR="008758E5" w:rsidRDefault="008758E5" w:rsidP="00CD2394">
      <w:pPr>
        <w:pStyle w:val="Heading3"/>
      </w:pPr>
      <w:bookmarkStart w:id="103" w:name="_Toc158985039"/>
      <w:r w:rsidRPr="00C72AD3">
        <w:rPr>
          <w:rStyle w:val="Heading3Char"/>
        </w:rPr>
        <w:t>Principles of Latin</w:t>
      </w:r>
      <w:bookmarkEnd w:id="103"/>
    </w:p>
    <w:p w14:paraId="5F9BF0B8" w14:textId="77777777" w:rsidR="008758E5" w:rsidRDefault="008758E5" w:rsidP="00CD2394">
      <w:pPr>
        <w:keepLines/>
      </w:pPr>
      <w:r>
        <w:t xml:space="preserve">Words that take the Locative have another rule. They still use accusative to show motion toward and ablative to show motion away, but they do not use prepositions like </w:t>
      </w:r>
      <w:r>
        <w:rPr>
          <w:i/>
        </w:rPr>
        <w:t xml:space="preserve">ad, ex, </w:t>
      </w:r>
      <w:r>
        <w:t xml:space="preserve">or </w:t>
      </w:r>
      <w:r>
        <w:rPr>
          <w:i/>
        </w:rPr>
        <w:t>de</w:t>
      </w:r>
      <w:r>
        <w:t xml:space="preserve">. Thus the Romans would write </w:t>
      </w:r>
      <w:r w:rsidRPr="00F17BF7">
        <w:rPr>
          <w:i/>
        </w:rPr>
        <w:t>venimus ad urbem</w:t>
      </w:r>
      <w:r>
        <w:t xml:space="preserve"> (we are coming to the city), but </w:t>
      </w:r>
      <w:r w:rsidRPr="00F17BF7">
        <w:rPr>
          <w:i/>
        </w:rPr>
        <w:t>venimus Romam</w:t>
      </w:r>
      <w:r>
        <w:t xml:space="preserve"> (we are coming to Rome). This is similar in English with the noun domus (home). We say “we are coming home,” not “we are coming to home.”</w:t>
      </w:r>
    </w:p>
    <w:p w14:paraId="7C6EAC44" w14:textId="77777777" w:rsidR="008758E5" w:rsidRPr="00F17BF7" w:rsidRDefault="008758E5" w:rsidP="00CD2394">
      <w:pPr>
        <w:keepLines/>
      </w:pPr>
      <w:r>
        <w:t>The genitive singular ending—remember that this determines the declension of a word—for 4</w:t>
      </w:r>
      <w:r w:rsidRPr="00F17BF7">
        <w:rPr>
          <w:vertAlign w:val="superscript"/>
        </w:rPr>
        <w:t>th</w:t>
      </w:r>
      <w:r>
        <w:t xml:space="preserve"> declension is –</w:t>
      </w:r>
      <w:r>
        <w:rPr>
          <w:i/>
        </w:rPr>
        <w:t>ū</w:t>
      </w:r>
      <w:r w:rsidRPr="00F17BF7">
        <w:rPr>
          <w:i/>
        </w:rPr>
        <w:t>s</w:t>
      </w:r>
      <w:r>
        <w:t>. For 5</w:t>
      </w:r>
      <w:r w:rsidRPr="00F17BF7">
        <w:rPr>
          <w:vertAlign w:val="superscript"/>
        </w:rPr>
        <w:t>th</w:t>
      </w:r>
      <w:r>
        <w:t xml:space="preserve"> declension the ending is –</w:t>
      </w:r>
      <w:r>
        <w:rPr>
          <w:i/>
        </w:rPr>
        <w:t>ēī</w:t>
      </w:r>
      <w:r>
        <w:t xml:space="preserve"> or –</w:t>
      </w:r>
      <w:r>
        <w:rPr>
          <w:i/>
        </w:rPr>
        <w:t>eī</w:t>
      </w:r>
      <w:r>
        <w:t>. The difference between the two depends on whether the letter before the ending is a vowel or consonant, but you just need to remember that either is possible.</w:t>
      </w:r>
    </w:p>
    <w:p w14:paraId="3CD39C59" w14:textId="77777777" w:rsidR="008758E5" w:rsidRDefault="008758E5" w:rsidP="00CD2394">
      <w:pPr>
        <w:keepLines/>
      </w:pPr>
      <w:r>
        <w:t>As with all verbs, the future perfect and pluperfect are based on the third principal part (active) and fourth principal part (passive) of the verb.</w:t>
      </w:r>
    </w:p>
    <w:p w14:paraId="1D21CEB0" w14:textId="77777777" w:rsidR="008758E5" w:rsidRDefault="008758E5" w:rsidP="00CD2394">
      <w:pPr>
        <w:pStyle w:val="SectionandVocabheader"/>
      </w:pPr>
      <w:bookmarkStart w:id="104" w:name="_Toc158985040"/>
      <w:r>
        <w:lastRenderedPageBreak/>
        <w:t>Cases and Declensions</w:t>
      </w:r>
      <w:bookmarkEnd w:id="104"/>
    </w:p>
    <w:p w14:paraId="3502ECF0" w14:textId="77777777" w:rsidR="008758E5" w:rsidRPr="001005AC" w:rsidRDefault="008758E5" w:rsidP="00CD2394">
      <w:pPr>
        <w:keepLines/>
      </w:pPr>
      <w:r w:rsidRPr="001005AC">
        <w:rPr>
          <w:rStyle w:val="Heading5Char"/>
        </w:rPr>
        <w:t>Formation of the Locative</w:t>
      </w:r>
      <w:r>
        <w:t xml:space="preserve">: Remember that this is only for a limited group of rules (most importantly, names of places, and the nouns </w:t>
      </w:r>
      <w:r>
        <w:rPr>
          <w:i/>
        </w:rPr>
        <w:t xml:space="preserve">domus, humus, </w:t>
      </w:r>
      <w:r>
        <w:t xml:space="preserve">and </w:t>
      </w:r>
      <w:r>
        <w:rPr>
          <w:i/>
        </w:rPr>
        <w:t>rus</w:t>
      </w:r>
      <w:r>
        <w:t>). The formation of the locative is a little complex, but the pattern of the locative is straightforward. If you see a word that falls into a locative category and it has an ending that looks like the genitive or ablative of that case, it is most likely a locative. A complete list of locative endings is in the index.</w:t>
      </w:r>
    </w:p>
    <w:p w14:paraId="4C48731A" w14:textId="77777777" w:rsidR="008758E5" w:rsidRDefault="008758E5" w:rsidP="00CD2394">
      <w:pPr>
        <w:keepLines/>
      </w:pPr>
      <w:r w:rsidRPr="00C72AD3">
        <w:rPr>
          <w:rStyle w:val="Heading5Char"/>
        </w:rPr>
        <w:t>Formation of the vocative</w:t>
      </w:r>
      <w:r>
        <w:t>: For most words, the vocative is the same as the nominative. There are two exceptions, both of which only occur in the 2</w:t>
      </w:r>
      <w:r w:rsidRPr="00953B58">
        <w:rPr>
          <w:vertAlign w:val="superscript"/>
        </w:rPr>
        <w:t>nd</w:t>
      </w:r>
      <w:r>
        <w:t xml:space="preserve"> declension. If a noun ends in </w:t>
      </w:r>
      <w:r w:rsidRPr="0002345F">
        <w:rPr>
          <w:i/>
        </w:rPr>
        <w:t>–us</w:t>
      </w:r>
      <w:r>
        <w:t xml:space="preserve"> in the nominative, its vocative is –</w:t>
      </w:r>
      <w:r w:rsidRPr="0002345F">
        <w:rPr>
          <w:i/>
        </w:rPr>
        <w:t>e</w:t>
      </w:r>
      <w:r>
        <w:t>. If a noun ends in –</w:t>
      </w:r>
      <w:r w:rsidRPr="0002345F">
        <w:rPr>
          <w:i/>
        </w:rPr>
        <w:t>ius</w:t>
      </w:r>
      <w:r>
        <w:t>, its vocative is -</w:t>
      </w:r>
      <w:r w:rsidRPr="0002345F">
        <w:rPr>
          <w:i/>
        </w:rPr>
        <w:t>ī</w:t>
      </w:r>
      <w:r>
        <w:t xml:space="preserve">. This occurs most often for proper names (Titus becomes </w:t>
      </w:r>
      <w:r>
        <w:rPr>
          <w:i/>
        </w:rPr>
        <w:t>Tite</w:t>
      </w:r>
      <w:r>
        <w:t xml:space="preserve"> in the vocative). </w:t>
      </w:r>
    </w:p>
    <w:p w14:paraId="127483F7" w14:textId="77777777" w:rsidR="008758E5" w:rsidRPr="0002345F" w:rsidRDefault="008758E5" w:rsidP="00CD2394">
      <w:pPr>
        <w:keepLines/>
      </w:pPr>
      <w:r>
        <w:t>Common examples:</w:t>
      </w:r>
    </w:p>
    <w:p w14:paraId="1AF75434" w14:textId="77777777" w:rsidR="008758E5" w:rsidRDefault="008758E5">
      <w:pPr>
        <w:pStyle w:val="NoSpacing"/>
        <w:keepLines/>
        <w:numPr>
          <w:ilvl w:val="0"/>
          <w:numId w:val="70"/>
        </w:numPr>
      </w:pPr>
      <w:r>
        <w:t>For puella, puellae (f), the vocative forms are puella (singular) and puellae (plural)</w:t>
      </w:r>
    </w:p>
    <w:p w14:paraId="1D660E95" w14:textId="77777777" w:rsidR="008758E5" w:rsidRDefault="008758E5">
      <w:pPr>
        <w:pStyle w:val="NoSpacing"/>
        <w:keepLines/>
        <w:numPr>
          <w:ilvl w:val="0"/>
          <w:numId w:val="70"/>
        </w:numPr>
      </w:pPr>
      <w:r>
        <w:t>For amicus, amicī (m), the vocative forms are amic</w:t>
      </w:r>
      <w:r w:rsidRPr="0002345F">
        <w:rPr>
          <w:b/>
          <w:u w:val="single"/>
        </w:rPr>
        <w:t>e</w:t>
      </w:r>
      <w:r>
        <w:t xml:space="preserve"> (singular) and amicī (plural)</w:t>
      </w:r>
    </w:p>
    <w:p w14:paraId="6F4A2CBD" w14:textId="77777777" w:rsidR="008758E5" w:rsidRDefault="008758E5">
      <w:pPr>
        <w:pStyle w:val="NoSpacing"/>
        <w:keepLines/>
        <w:numPr>
          <w:ilvl w:val="0"/>
          <w:numId w:val="70"/>
        </w:numPr>
      </w:pPr>
      <w:r>
        <w:t>For filius, filiī (m), the vocative forms are fil</w:t>
      </w:r>
      <w:r w:rsidRPr="0002345F">
        <w:rPr>
          <w:b/>
          <w:u w:val="single"/>
        </w:rPr>
        <w:t>ī</w:t>
      </w:r>
      <w:r>
        <w:t xml:space="preserve"> (singular) and filiī (plural)</w:t>
      </w:r>
    </w:p>
    <w:p w14:paraId="0BA33ADC" w14:textId="77777777" w:rsidR="008758E5" w:rsidRDefault="008758E5" w:rsidP="00CD2394">
      <w:pPr>
        <w:keepLines/>
      </w:pPr>
    </w:p>
    <w:p w14:paraId="1015C87E" w14:textId="77777777" w:rsidR="008758E5" w:rsidRDefault="008758E5" w:rsidP="00CD2394">
      <w:pPr>
        <w:keepLines/>
      </w:pPr>
      <w:r w:rsidRPr="0002345F">
        <w:rPr>
          <w:rStyle w:val="Heading5Char"/>
        </w:rPr>
        <w:t>4th declension</w:t>
      </w:r>
      <w:r>
        <w:rPr>
          <w:rStyle w:val="Heading5Char"/>
        </w:rPr>
        <w:t xml:space="preserve"> (masculine and feminine)</w:t>
      </w:r>
      <w:r>
        <w:t>: This declension is based on nouns ending in -u. It has masculine, feminine, and neuter nouns.</w:t>
      </w:r>
    </w:p>
    <w:tbl>
      <w:tblPr>
        <w:tblStyle w:val="TableGrid"/>
        <w:tblW w:w="0" w:type="auto"/>
        <w:tblLook w:val="04A0" w:firstRow="1" w:lastRow="0" w:firstColumn="1" w:lastColumn="0" w:noHBand="0" w:noVBand="1"/>
      </w:tblPr>
      <w:tblGrid>
        <w:gridCol w:w="3116"/>
        <w:gridCol w:w="3117"/>
      </w:tblGrid>
      <w:tr w:rsidR="008758E5" w:rsidRPr="0002345F" w14:paraId="6DC1FC99" w14:textId="77777777" w:rsidTr="008758E5">
        <w:tc>
          <w:tcPr>
            <w:tcW w:w="3116" w:type="dxa"/>
          </w:tcPr>
          <w:p w14:paraId="2EB93096" w14:textId="77777777" w:rsidR="008758E5" w:rsidRPr="0002345F" w:rsidRDefault="008758E5" w:rsidP="00CD2394">
            <w:pPr>
              <w:keepLines/>
              <w:rPr>
                <w:b/>
              </w:rPr>
            </w:pPr>
            <w:r w:rsidRPr="0002345F">
              <w:rPr>
                <w:b/>
              </w:rPr>
              <w:t>singular</w:t>
            </w:r>
          </w:p>
        </w:tc>
        <w:tc>
          <w:tcPr>
            <w:tcW w:w="3117" w:type="dxa"/>
          </w:tcPr>
          <w:p w14:paraId="1189C7C8" w14:textId="77777777" w:rsidR="008758E5" w:rsidRPr="0002345F" w:rsidRDefault="008758E5" w:rsidP="00CD2394">
            <w:pPr>
              <w:keepLines/>
              <w:rPr>
                <w:b/>
              </w:rPr>
            </w:pPr>
            <w:r w:rsidRPr="0002345F">
              <w:rPr>
                <w:b/>
              </w:rPr>
              <w:t>plural</w:t>
            </w:r>
          </w:p>
        </w:tc>
      </w:tr>
      <w:tr w:rsidR="008758E5" w:rsidRPr="0002345F" w14:paraId="3DD55DF0" w14:textId="77777777" w:rsidTr="008758E5">
        <w:tc>
          <w:tcPr>
            <w:tcW w:w="3116" w:type="dxa"/>
          </w:tcPr>
          <w:p w14:paraId="46047B95" w14:textId="77777777" w:rsidR="008758E5" w:rsidRPr="0002345F" w:rsidRDefault="008758E5" w:rsidP="00CD2394">
            <w:pPr>
              <w:keepLines/>
            </w:pPr>
            <w:r w:rsidRPr="0002345F">
              <w:t>manus</w:t>
            </w:r>
          </w:p>
        </w:tc>
        <w:tc>
          <w:tcPr>
            <w:tcW w:w="3117" w:type="dxa"/>
          </w:tcPr>
          <w:p w14:paraId="3505E2AA" w14:textId="77777777" w:rsidR="008758E5" w:rsidRPr="0002345F" w:rsidRDefault="008758E5" w:rsidP="00CD2394">
            <w:pPr>
              <w:keepLines/>
            </w:pPr>
            <w:r w:rsidRPr="0002345F">
              <w:t>manūs</w:t>
            </w:r>
          </w:p>
        </w:tc>
      </w:tr>
      <w:tr w:rsidR="008758E5" w:rsidRPr="0002345F" w14:paraId="18C56D37" w14:textId="77777777" w:rsidTr="008758E5">
        <w:tc>
          <w:tcPr>
            <w:tcW w:w="3116" w:type="dxa"/>
          </w:tcPr>
          <w:p w14:paraId="3D819349" w14:textId="77777777" w:rsidR="008758E5" w:rsidRPr="0002345F" w:rsidRDefault="008758E5" w:rsidP="00CD2394">
            <w:pPr>
              <w:keepLines/>
            </w:pPr>
            <w:r w:rsidRPr="0002345F">
              <w:t>manūs</w:t>
            </w:r>
          </w:p>
        </w:tc>
        <w:tc>
          <w:tcPr>
            <w:tcW w:w="3117" w:type="dxa"/>
          </w:tcPr>
          <w:p w14:paraId="2EFC1BDB" w14:textId="77777777" w:rsidR="008758E5" w:rsidRPr="0002345F" w:rsidRDefault="008758E5" w:rsidP="00CD2394">
            <w:pPr>
              <w:keepLines/>
            </w:pPr>
            <w:r w:rsidRPr="0002345F">
              <w:t>manuum</w:t>
            </w:r>
          </w:p>
        </w:tc>
      </w:tr>
      <w:tr w:rsidR="008758E5" w:rsidRPr="0002345F" w14:paraId="7F432BE7" w14:textId="77777777" w:rsidTr="008758E5">
        <w:tc>
          <w:tcPr>
            <w:tcW w:w="3116" w:type="dxa"/>
          </w:tcPr>
          <w:p w14:paraId="68FB837C" w14:textId="77777777" w:rsidR="008758E5" w:rsidRPr="0002345F" w:rsidRDefault="008758E5" w:rsidP="00CD2394">
            <w:pPr>
              <w:keepLines/>
            </w:pPr>
            <w:r w:rsidRPr="0002345F">
              <w:t>manuī</w:t>
            </w:r>
          </w:p>
        </w:tc>
        <w:tc>
          <w:tcPr>
            <w:tcW w:w="3117" w:type="dxa"/>
          </w:tcPr>
          <w:p w14:paraId="13F02835" w14:textId="77777777" w:rsidR="008758E5" w:rsidRPr="0002345F" w:rsidRDefault="008758E5" w:rsidP="00CD2394">
            <w:pPr>
              <w:keepLines/>
            </w:pPr>
            <w:r w:rsidRPr="0002345F">
              <w:t>manibus</w:t>
            </w:r>
          </w:p>
        </w:tc>
      </w:tr>
      <w:tr w:rsidR="008758E5" w:rsidRPr="0002345F" w14:paraId="4B4BA0E4" w14:textId="77777777" w:rsidTr="008758E5">
        <w:tc>
          <w:tcPr>
            <w:tcW w:w="3116" w:type="dxa"/>
          </w:tcPr>
          <w:p w14:paraId="4EF83507" w14:textId="77777777" w:rsidR="008758E5" w:rsidRPr="0002345F" w:rsidRDefault="008758E5" w:rsidP="00CD2394">
            <w:pPr>
              <w:keepLines/>
            </w:pPr>
            <w:r w:rsidRPr="0002345F">
              <w:t>manum</w:t>
            </w:r>
          </w:p>
        </w:tc>
        <w:tc>
          <w:tcPr>
            <w:tcW w:w="3117" w:type="dxa"/>
          </w:tcPr>
          <w:p w14:paraId="23172DFA" w14:textId="77777777" w:rsidR="008758E5" w:rsidRPr="0002345F" w:rsidRDefault="008758E5" w:rsidP="00CD2394">
            <w:pPr>
              <w:keepLines/>
            </w:pPr>
            <w:r w:rsidRPr="0002345F">
              <w:t>manūs</w:t>
            </w:r>
          </w:p>
        </w:tc>
      </w:tr>
      <w:tr w:rsidR="008758E5" w:rsidRPr="0002345F" w14:paraId="2B9DEC2E" w14:textId="77777777" w:rsidTr="008758E5">
        <w:tc>
          <w:tcPr>
            <w:tcW w:w="3116" w:type="dxa"/>
          </w:tcPr>
          <w:p w14:paraId="2F683933" w14:textId="77777777" w:rsidR="008758E5" w:rsidRPr="0002345F" w:rsidRDefault="008758E5" w:rsidP="00CD2394">
            <w:pPr>
              <w:keepLines/>
            </w:pPr>
            <w:r w:rsidRPr="0002345F">
              <w:t>manū</w:t>
            </w:r>
          </w:p>
        </w:tc>
        <w:tc>
          <w:tcPr>
            <w:tcW w:w="3117" w:type="dxa"/>
          </w:tcPr>
          <w:p w14:paraId="4C67225B" w14:textId="77777777" w:rsidR="008758E5" w:rsidRPr="0002345F" w:rsidRDefault="008758E5" w:rsidP="00CD2394">
            <w:pPr>
              <w:keepLines/>
            </w:pPr>
            <w:r w:rsidRPr="0002345F">
              <w:t>manibus</w:t>
            </w:r>
          </w:p>
        </w:tc>
      </w:tr>
    </w:tbl>
    <w:p w14:paraId="647A627F" w14:textId="77777777" w:rsidR="008758E5" w:rsidRDefault="008758E5" w:rsidP="00CD2394">
      <w:pPr>
        <w:keepLines/>
      </w:pPr>
    </w:p>
    <w:p w14:paraId="46218E68" w14:textId="77777777" w:rsidR="008758E5" w:rsidRDefault="008758E5" w:rsidP="00CD2394">
      <w:pPr>
        <w:pStyle w:val="NoSpacing"/>
        <w:keepLines/>
      </w:pPr>
      <w:r w:rsidRPr="0030298B">
        <w:rPr>
          <w:rStyle w:val="Heading5Char"/>
        </w:rPr>
        <w:t>4th Declension Neuter:</w:t>
      </w:r>
      <w:r>
        <w:t xml:space="preserve"> There is a noticeable difference in 4</w:t>
      </w:r>
      <w:r w:rsidRPr="0030298B">
        <w:rPr>
          <w:vertAlign w:val="superscript"/>
        </w:rPr>
        <w:t>th</w:t>
      </w:r>
      <w:r>
        <w:t xml:space="preserve"> declension neuter singulars, as all but the genitive have the same ending.</w:t>
      </w:r>
    </w:p>
    <w:tbl>
      <w:tblPr>
        <w:tblStyle w:val="TableGrid"/>
        <w:tblW w:w="0" w:type="auto"/>
        <w:tblLook w:val="04A0" w:firstRow="1" w:lastRow="0" w:firstColumn="1" w:lastColumn="0" w:noHBand="0" w:noVBand="1"/>
      </w:tblPr>
      <w:tblGrid>
        <w:gridCol w:w="3116"/>
        <w:gridCol w:w="3117"/>
      </w:tblGrid>
      <w:tr w:rsidR="008758E5" w:rsidRPr="0030298B" w14:paraId="7013095C" w14:textId="77777777" w:rsidTr="008758E5">
        <w:tc>
          <w:tcPr>
            <w:tcW w:w="3116" w:type="dxa"/>
          </w:tcPr>
          <w:p w14:paraId="106117AE" w14:textId="77777777" w:rsidR="008758E5" w:rsidRPr="0030298B" w:rsidRDefault="008758E5" w:rsidP="00CD2394">
            <w:pPr>
              <w:keepLines/>
              <w:rPr>
                <w:b/>
              </w:rPr>
            </w:pPr>
            <w:r w:rsidRPr="0030298B">
              <w:rPr>
                <w:b/>
              </w:rPr>
              <w:t>singular</w:t>
            </w:r>
          </w:p>
        </w:tc>
        <w:tc>
          <w:tcPr>
            <w:tcW w:w="3117" w:type="dxa"/>
          </w:tcPr>
          <w:p w14:paraId="77D63743" w14:textId="77777777" w:rsidR="008758E5" w:rsidRPr="0030298B" w:rsidRDefault="008758E5" w:rsidP="00CD2394">
            <w:pPr>
              <w:keepLines/>
              <w:rPr>
                <w:b/>
              </w:rPr>
            </w:pPr>
            <w:r w:rsidRPr="0030298B">
              <w:rPr>
                <w:b/>
              </w:rPr>
              <w:t>plural</w:t>
            </w:r>
          </w:p>
        </w:tc>
      </w:tr>
      <w:tr w:rsidR="008758E5" w:rsidRPr="0030298B" w14:paraId="7D359D4E" w14:textId="77777777" w:rsidTr="008758E5">
        <w:tc>
          <w:tcPr>
            <w:tcW w:w="3116" w:type="dxa"/>
          </w:tcPr>
          <w:p w14:paraId="255B10B9" w14:textId="77777777" w:rsidR="008758E5" w:rsidRPr="0030298B" w:rsidRDefault="008758E5" w:rsidP="00CD2394">
            <w:pPr>
              <w:keepLines/>
            </w:pPr>
            <w:r w:rsidRPr="0030298B">
              <w:t>genū</w:t>
            </w:r>
          </w:p>
        </w:tc>
        <w:tc>
          <w:tcPr>
            <w:tcW w:w="3117" w:type="dxa"/>
          </w:tcPr>
          <w:p w14:paraId="319D5E40" w14:textId="77777777" w:rsidR="008758E5" w:rsidRPr="0030298B" w:rsidRDefault="008758E5" w:rsidP="00CD2394">
            <w:pPr>
              <w:keepLines/>
            </w:pPr>
            <w:r w:rsidRPr="0030298B">
              <w:t>genua</w:t>
            </w:r>
          </w:p>
        </w:tc>
      </w:tr>
      <w:tr w:rsidR="008758E5" w:rsidRPr="0030298B" w14:paraId="53F907C0" w14:textId="77777777" w:rsidTr="008758E5">
        <w:tc>
          <w:tcPr>
            <w:tcW w:w="3116" w:type="dxa"/>
          </w:tcPr>
          <w:p w14:paraId="0CE0B44C" w14:textId="77777777" w:rsidR="008758E5" w:rsidRPr="0030298B" w:rsidRDefault="008758E5" w:rsidP="00CD2394">
            <w:pPr>
              <w:keepLines/>
            </w:pPr>
            <w:r w:rsidRPr="0030298B">
              <w:t>genūs</w:t>
            </w:r>
          </w:p>
        </w:tc>
        <w:tc>
          <w:tcPr>
            <w:tcW w:w="3117" w:type="dxa"/>
          </w:tcPr>
          <w:p w14:paraId="23717DEF" w14:textId="77777777" w:rsidR="008758E5" w:rsidRPr="0030298B" w:rsidRDefault="008758E5" w:rsidP="00CD2394">
            <w:pPr>
              <w:keepLines/>
            </w:pPr>
            <w:r w:rsidRPr="0030298B">
              <w:t>genuum</w:t>
            </w:r>
          </w:p>
        </w:tc>
      </w:tr>
      <w:tr w:rsidR="008758E5" w:rsidRPr="0030298B" w14:paraId="321F9DAF" w14:textId="77777777" w:rsidTr="008758E5">
        <w:tc>
          <w:tcPr>
            <w:tcW w:w="3116" w:type="dxa"/>
          </w:tcPr>
          <w:p w14:paraId="13AB26FF" w14:textId="77777777" w:rsidR="008758E5" w:rsidRPr="0030298B" w:rsidRDefault="008758E5" w:rsidP="00CD2394">
            <w:pPr>
              <w:keepLines/>
            </w:pPr>
            <w:r w:rsidRPr="0030298B">
              <w:t>genū</w:t>
            </w:r>
          </w:p>
        </w:tc>
        <w:tc>
          <w:tcPr>
            <w:tcW w:w="3117" w:type="dxa"/>
          </w:tcPr>
          <w:p w14:paraId="2803BABD" w14:textId="77777777" w:rsidR="008758E5" w:rsidRPr="0030298B" w:rsidRDefault="008758E5" w:rsidP="00CD2394">
            <w:pPr>
              <w:keepLines/>
            </w:pPr>
            <w:r w:rsidRPr="0030298B">
              <w:t>genibus</w:t>
            </w:r>
          </w:p>
        </w:tc>
      </w:tr>
      <w:tr w:rsidR="008758E5" w:rsidRPr="0030298B" w14:paraId="7C8EBB4A" w14:textId="77777777" w:rsidTr="008758E5">
        <w:tc>
          <w:tcPr>
            <w:tcW w:w="3116" w:type="dxa"/>
          </w:tcPr>
          <w:p w14:paraId="01F0FED2" w14:textId="77777777" w:rsidR="008758E5" w:rsidRPr="0030298B" w:rsidRDefault="008758E5" w:rsidP="00CD2394">
            <w:pPr>
              <w:keepLines/>
            </w:pPr>
            <w:r w:rsidRPr="0030298B">
              <w:t>genū</w:t>
            </w:r>
          </w:p>
        </w:tc>
        <w:tc>
          <w:tcPr>
            <w:tcW w:w="3117" w:type="dxa"/>
          </w:tcPr>
          <w:p w14:paraId="156C7344" w14:textId="77777777" w:rsidR="008758E5" w:rsidRPr="0030298B" w:rsidRDefault="008758E5" w:rsidP="00CD2394">
            <w:pPr>
              <w:keepLines/>
            </w:pPr>
            <w:r w:rsidRPr="0030298B">
              <w:t>genua</w:t>
            </w:r>
          </w:p>
        </w:tc>
      </w:tr>
      <w:tr w:rsidR="008758E5" w14:paraId="7D24DB86" w14:textId="77777777" w:rsidTr="008758E5">
        <w:tc>
          <w:tcPr>
            <w:tcW w:w="3116" w:type="dxa"/>
          </w:tcPr>
          <w:p w14:paraId="0AB3F096" w14:textId="77777777" w:rsidR="008758E5" w:rsidRPr="0030298B" w:rsidRDefault="008758E5" w:rsidP="00CD2394">
            <w:pPr>
              <w:keepLines/>
            </w:pPr>
            <w:r w:rsidRPr="0030298B">
              <w:t>genū</w:t>
            </w:r>
          </w:p>
        </w:tc>
        <w:tc>
          <w:tcPr>
            <w:tcW w:w="3117" w:type="dxa"/>
          </w:tcPr>
          <w:p w14:paraId="342150C8" w14:textId="77777777" w:rsidR="008758E5" w:rsidRDefault="008758E5" w:rsidP="00CD2394">
            <w:pPr>
              <w:keepLines/>
            </w:pPr>
            <w:r w:rsidRPr="0030298B">
              <w:t>genibus</w:t>
            </w:r>
          </w:p>
        </w:tc>
      </w:tr>
    </w:tbl>
    <w:p w14:paraId="0A069FD7" w14:textId="77777777" w:rsidR="008758E5" w:rsidRDefault="008758E5" w:rsidP="00CD2394">
      <w:pPr>
        <w:keepLines/>
        <w:spacing w:after="0"/>
      </w:pPr>
    </w:p>
    <w:p w14:paraId="3B2EADD5" w14:textId="77777777" w:rsidR="008758E5" w:rsidRDefault="008758E5" w:rsidP="00CD2394">
      <w:pPr>
        <w:keepLines/>
        <w:spacing w:after="0"/>
      </w:pPr>
      <w:r w:rsidRPr="0030298B">
        <w:rPr>
          <w:rStyle w:val="Heading5Char"/>
        </w:rPr>
        <w:t>5th Declension:</w:t>
      </w:r>
      <w:r>
        <w:t xml:space="preserve"> This declension is based on nouns ending in -e. It only has masculine and feminine nouns.</w:t>
      </w:r>
    </w:p>
    <w:tbl>
      <w:tblPr>
        <w:tblStyle w:val="TableGrid"/>
        <w:tblW w:w="0" w:type="auto"/>
        <w:tblLook w:val="04A0" w:firstRow="1" w:lastRow="0" w:firstColumn="1" w:lastColumn="0" w:noHBand="0" w:noVBand="1"/>
      </w:tblPr>
      <w:tblGrid>
        <w:gridCol w:w="3116"/>
        <w:gridCol w:w="3117"/>
      </w:tblGrid>
      <w:tr w:rsidR="008758E5" w:rsidRPr="0030298B" w14:paraId="364EEA7C" w14:textId="77777777" w:rsidTr="008758E5">
        <w:tc>
          <w:tcPr>
            <w:tcW w:w="3116" w:type="dxa"/>
          </w:tcPr>
          <w:p w14:paraId="08CF9D19" w14:textId="77777777" w:rsidR="008758E5" w:rsidRPr="0030298B" w:rsidRDefault="008758E5" w:rsidP="00CD2394">
            <w:pPr>
              <w:keepLines/>
            </w:pPr>
            <w:r w:rsidRPr="0030298B">
              <w:rPr>
                <w:b/>
              </w:rPr>
              <w:t>singular</w:t>
            </w:r>
          </w:p>
        </w:tc>
        <w:tc>
          <w:tcPr>
            <w:tcW w:w="3117" w:type="dxa"/>
          </w:tcPr>
          <w:p w14:paraId="1FCA7DF5" w14:textId="77777777" w:rsidR="008758E5" w:rsidRPr="0030298B" w:rsidRDefault="008758E5" w:rsidP="00CD2394">
            <w:pPr>
              <w:keepLines/>
            </w:pPr>
            <w:r w:rsidRPr="0030298B">
              <w:rPr>
                <w:b/>
              </w:rPr>
              <w:t>plural</w:t>
            </w:r>
          </w:p>
        </w:tc>
      </w:tr>
      <w:tr w:rsidR="008758E5" w:rsidRPr="0030298B" w14:paraId="01D4A342" w14:textId="77777777" w:rsidTr="008758E5">
        <w:tc>
          <w:tcPr>
            <w:tcW w:w="3116" w:type="dxa"/>
          </w:tcPr>
          <w:p w14:paraId="0C865FA8" w14:textId="77777777" w:rsidR="008758E5" w:rsidRPr="0030298B" w:rsidRDefault="008758E5" w:rsidP="00CD2394">
            <w:pPr>
              <w:keepLines/>
            </w:pPr>
            <w:r w:rsidRPr="0030298B">
              <w:t>rēs</w:t>
            </w:r>
          </w:p>
        </w:tc>
        <w:tc>
          <w:tcPr>
            <w:tcW w:w="3117" w:type="dxa"/>
          </w:tcPr>
          <w:p w14:paraId="1A1063E2" w14:textId="77777777" w:rsidR="008758E5" w:rsidRPr="0030298B" w:rsidRDefault="008758E5" w:rsidP="00CD2394">
            <w:pPr>
              <w:keepLines/>
            </w:pPr>
            <w:r w:rsidRPr="0030298B">
              <w:t>rēs</w:t>
            </w:r>
          </w:p>
        </w:tc>
      </w:tr>
      <w:tr w:rsidR="008758E5" w:rsidRPr="0030298B" w14:paraId="022325AF" w14:textId="77777777" w:rsidTr="008758E5">
        <w:tc>
          <w:tcPr>
            <w:tcW w:w="3116" w:type="dxa"/>
          </w:tcPr>
          <w:p w14:paraId="5587B965" w14:textId="77777777" w:rsidR="008758E5" w:rsidRPr="0030298B" w:rsidRDefault="008758E5" w:rsidP="00CD2394">
            <w:pPr>
              <w:keepLines/>
            </w:pPr>
            <w:r w:rsidRPr="0030298B">
              <w:t>reī</w:t>
            </w:r>
          </w:p>
        </w:tc>
        <w:tc>
          <w:tcPr>
            <w:tcW w:w="3117" w:type="dxa"/>
          </w:tcPr>
          <w:p w14:paraId="52E04E28" w14:textId="77777777" w:rsidR="008758E5" w:rsidRPr="0030298B" w:rsidRDefault="008758E5" w:rsidP="00CD2394">
            <w:pPr>
              <w:keepLines/>
            </w:pPr>
            <w:r w:rsidRPr="0030298B">
              <w:t>rērum</w:t>
            </w:r>
          </w:p>
        </w:tc>
      </w:tr>
      <w:tr w:rsidR="008758E5" w:rsidRPr="0030298B" w14:paraId="0AD01AF1" w14:textId="77777777" w:rsidTr="008758E5">
        <w:tc>
          <w:tcPr>
            <w:tcW w:w="3116" w:type="dxa"/>
          </w:tcPr>
          <w:p w14:paraId="19695330" w14:textId="77777777" w:rsidR="008758E5" w:rsidRPr="0030298B" w:rsidRDefault="008758E5" w:rsidP="00CD2394">
            <w:pPr>
              <w:keepLines/>
            </w:pPr>
            <w:r w:rsidRPr="0030298B">
              <w:t>reī</w:t>
            </w:r>
          </w:p>
        </w:tc>
        <w:tc>
          <w:tcPr>
            <w:tcW w:w="3117" w:type="dxa"/>
          </w:tcPr>
          <w:p w14:paraId="78A91D25" w14:textId="77777777" w:rsidR="008758E5" w:rsidRPr="0030298B" w:rsidRDefault="008758E5" w:rsidP="00CD2394">
            <w:pPr>
              <w:keepLines/>
            </w:pPr>
            <w:r w:rsidRPr="0030298B">
              <w:t>rēbus</w:t>
            </w:r>
          </w:p>
        </w:tc>
      </w:tr>
      <w:tr w:rsidR="008758E5" w:rsidRPr="0030298B" w14:paraId="5FAE45E5" w14:textId="77777777" w:rsidTr="008758E5">
        <w:tc>
          <w:tcPr>
            <w:tcW w:w="3116" w:type="dxa"/>
          </w:tcPr>
          <w:p w14:paraId="6CA644D3" w14:textId="77777777" w:rsidR="008758E5" w:rsidRPr="0030298B" w:rsidRDefault="008758E5" w:rsidP="00CD2394">
            <w:pPr>
              <w:keepLines/>
            </w:pPr>
            <w:r w:rsidRPr="0030298B">
              <w:t>rem</w:t>
            </w:r>
          </w:p>
        </w:tc>
        <w:tc>
          <w:tcPr>
            <w:tcW w:w="3117" w:type="dxa"/>
          </w:tcPr>
          <w:p w14:paraId="41AB321C" w14:textId="77777777" w:rsidR="008758E5" w:rsidRPr="0030298B" w:rsidRDefault="008758E5" w:rsidP="00CD2394">
            <w:pPr>
              <w:keepLines/>
            </w:pPr>
            <w:r w:rsidRPr="0030298B">
              <w:t>rēs</w:t>
            </w:r>
          </w:p>
        </w:tc>
      </w:tr>
      <w:tr w:rsidR="008758E5" w14:paraId="32720CA5" w14:textId="77777777" w:rsidTr="008758E5">
        <w:tc>
          <w:tcPr>
            <w:tcW w:w="3116" w:type="dxa"/>
          </w:tcPr>
          <w:p w14:paraId="3BBC4758" w14:textId="77777777" w:rsidR="008758E5" w:rsidRPr="0030298B" w:rsidRDefault="008758E5" w:rsidP="00CD2394">
            <w:pPr>
              <w:keepLines/>
            </w:pPr>
            <w:r w:rsidRPr="0030298B">
              <w:t>rē</w:t>
            </w:r>
          </w:p>
        </w:tc>
        <w:tc>
          <w:tcPr>
            <w:tcW w:w="3117" w:type="dxa"/>
          </w:tcPr>
          <w:p w14:paraId="4109DD0D" w14:textId="77777777" w:rsidR="008758E5" w:rsidRDefault="008758E5" w:rsidP="00CD2394">
            <w:pPr>
              <w:keepLines/>
            </w:pPr>
            <w:r w:rsidRPr="0030298B">
              <w:t>rēbus</w:t>
            </w:r>
          </w:p>
        </w:tc>
      </w:tr>
    </w:tbl>
    <w:p w14:paraId="5C5BF65F" w14:textId="77777777" w:rsidR="008758E5" w:rsidRDefault="008758E5" w:rsidP="00CD2394">
      <w:pPr>
        <w:keepLines/>
        <w:spacing w:after="0"/>
      </w:pPr>
    </w:p>
    <w:p w14:paraId="4F0791F2" w14:textId="77777777" w:rsidR="008758E5" w:rsidRDefault="008758E5" w:rsidP="00CD2394">
      <w:pPr>
        <w:pStyle w:val="SectionandVocabheader"/>
      </w:pPr>
      <w:bookmarkStart w:id="105" w:name="_Toc158985041"/>
      <w:r>
        <w:lastRenderedPageBreak/>
        <w:t>Perfect System Forms</w:t>
      </w:r>
      <w:bookmarkEnd w:id="105"/>
    </w:p>
    <w:p w14:paraId="7076DF48" w14:textId="77777777" w:rsidR="008758E5" w:rsidRDefault="008758E5" w:rsidP="00CD2394">
      <w:pPr>
        <w:keepLines/>
        <w:spacing w:after="0"/>
      </w:pPr>
      <w:r w:rsidRPr="00584530">
        <w:rPr>
          <w:rStyle w:val="Heading5Char"/>
        </w:rPr>
        <w:t>Perfect Infinitives:</w:t>
      </w:r>
      <w:r>
        <w:t xml:space="preserve"> In addition to the present active and present passive infinitives, Latin has perfect infinitives and future infinitives (chapter 17, below). </w:t>
      </w:r>
    </w:p>
    <w:p w14:paraId="1B60BC5A" w14:textId="77777777" w:rsidR="008758E5" w:rsidRDefault="008758E5" w:rsidP="00CD2394">
      <w:pPr>
        <w:keepLines/>
        <w:spacing w:after="0"/>
      </w:pPr>
    </w:p>
    <w:p w14:paraId="69269173" w14:textId="77777777" w:rsidR="008758E5" w:rsidRDefault="008758E5" w:rsidP="00CD2394">
      <w:pPr>
        <w:keepLines/>
        <w:spacing w:after="0"/>
      </w:pPr>
      <w:r>
        <w:t>As with all Latin verbs, anything in the perfect active system comes from the 3</w:t>
      </w:r>
      <w:r w:rsidRPr="00584530">
        <w:rPr>
          <w:vertAlign w:val="superscript"/>
        </w:rPr>
        <w:t>rd</w:t>
      </w:r>
      <w:r>
        <w:t xml:space="preserve"> principal part. Although it technically means “to have _________ed,” it is more often used in indirect statement (see </w:t>
      </w:r>
      <w:r w:rsidRPr="00C15A81">
        <w:t>exercises</w:t>
      </w:r>
      <w:r>
        <w:rPr>
          <w:i/>
        </w:rPr>
        <w:t xml:space="preserve"> </w:t>
      </w:r>
      <w:r>
        <w:t>below). The perfect passive infinitive, like everything in the perfect passive system, comes from the fourth principal part. It too will most often occur in indirect statement, but can be translated individually as “to have been _________ed.”</w:t>
      </w:r>
    </w:p>
    <w:p w14:paraId="07A6D0EE" w14:textId="77777777" w:rsidR="008758E5" w:rsidRDefault="008758E5" w:rsidP="00CD2394">
      <w:pPr>
        <w:keepLines/>
        <w:spacing w:after="0"/>
      </w:pPr>
    </w:p>
    <w:p w14:paraId="25AA005F" w14:textId="77777777" w:rsidR="008758E5" w:rsidRDefault="008758E5" w:rsidP="00CD2394">
      <w:pPr>
        <w:keepLines/>
        <w:spacing w:after="0"/>
      </w:pPr>
      <w:r>
        <w:t>To form the perfect active  infinitive, take the 3</w:t>
      </w:r>
      <w:r w:rsidRPr="00C15A81">
        <w:rPr>
          <w:vertAlign w:val="superscript"/>
        </w:rPr>
        <w:t>rd</w:t>
      </w:r>
      <w:r>
        <w:t xml:space="preserve"> principal part of the verb (</w:t>
      </w:r>
      <w:r>
        <w:rPr>
          <w:i/>
        </w:rPr>
        <w:t>vocāvī, vīdī, rēxī, cēpī, audīvī</w:t>
      </w:r>
      <w:r>
        <w:t xml:space="preserve">), and remove the final </w:t>
      </w:r>
      <w:r>
        <w:rPr>
          <w:i/>
        </w:rPr>
        <w:t>–ī</w:t>
      </w:r>
      <w:r>
        <w:t xml:space="preserve">. Then, add the ending </w:t>
      </w:r>
      <w:r>
        <w:rPr>
          <w:i/>
        </w:rPr>
        <w:t>–isse</w:t>
      </w:r>
      <w:r>
        <w:t>. This works for all regular verbs.</w:t>
      </w:r>
    </w:p>
    <w:p w14:paraId="05DD020D" w14:textId="77777777" w:rsidR="008758E5" w:rsidRDefault="008758E5" w:rsidP="00CD2394">
      <w:pPr>
        <w:keepLines/>
        <w:spacing w:after="0"/>
      </w:pPr>
    </w:p>
    <w:p w14:paraId="0AA44F6B" w14:textId="77777777" w:rsidR="008758E5" w:rsidRDefault="008758E5" w:rsidP="00CD2394">
      <w:pPr>
        <w:keepLines/>
        <w:spacing w:after="0"/>
      </w:pPr>
      <w:r>
        <w:t>1</w:t>
      </w:r>
      <w:r w:rsidRPr="00C15A81">
        <w:rPr>
          <w:vertAlign w:val="superscript"/>
        </w:rPr>
        <w:t>st</w:t>
      </w:r>
      <w:r>
        <w:t xml:space="preserve"> conjugation: </w:t>
      </w:r>
      <w:r>
        <w:tab/>
      </w:r>
      <w:r>
        <w:tab/>
      </w:r>
      <w:r>
        <w:rPr>
          <w:i/>
        </w:rPr>
        <w:t>vocāv</w:t>
      </w:r>
      <w:r>
        <w:t xml:space="preserve"> + </w:t>
      </w:r>
      <w:r>
        <w:rPr>
          <w:i/>
        </w:rPr>
        <w:t>isse</w:t>
      </w:r>
      <w:r>
        <w:tab/>
        <w:t>vocāvisse (to have called)</w:t>
      </w:r>
    </w:p>
    <w:p w14:paraId="5C87732B" w14:textId="77777777" w:rsidR="008758E5" w:rsidRDefault="008758E5" w:rsidP="00CD2394">
      <w:pPr>
        <w:keepLines/>
        <w:spacing w:after="0"/>
      </w:pPr>
      <w:r>
        <w:t>2</w:t>
      </w:r>
      <w:r w:rsidRPr="00C15A81">
        <w:rPr>
          <w:vertAlign w:val="superscript"/>
        </w:rPr>
        <w:t>nd</w:t>
      </w:r>
      <w:r>
        <w:t xml:space="preserve"> conjugation: </w:t>
      </w:r>
      <w:r>
        <w:tab/>
      </w:r>
      <w:r>
        <w:rPr>
          <w:i/>
        </w:rPr>
        <w:t>vīd</w:t>
      </w:r>
      <w:r>
        <w:t xml:space="preserve"> + </w:t>
      </w:r>
      <w:r>
        <w:rPr>
          <w:i/>
        </w:rPr>
        <w:t>isse</w:t>
      </w:r>
      <w:r>
        <w:rPr>
          <w:i/>
        </w:rPr>
        <w:tab/>
      </w:r>
      <w:r>
        <w:t>vīdisse (to have seen)</w:t>
      </w:r>
    </w:p>
    <w:p w14:paraId="535A1468" w14:textId="77777777" w:rsidR="008758E5" w:rsidRDefault="008758E5" w:rsidP="00CD2394">
      <w:pPr>
        <w:keepLines/>
        <w:spacing w:after="0"/>
      </w:pPr>
      <w:r>
        <w:t>3</w:t>
      </w:r>
      <w:r w:rsidRPr="00C15A81">
        <w:rPr>
          <w:vertAlign w:val="superscript"/>
        </w:rPr>
        <w:t>rd</w:t>
      </w:r>
      <w:r>
        <w:t xml:space="preserve"> conjugation: </w:t>
      </w:r>
      <w:r>
        <w:tab/>
      </w:r>
      <w:r>
        <w:rPr>
          <w:i/>
        </w:rPr>
        <w:t>rēx</w:t>
      </w:r>
      <w:r>
        <w:t xml:space="preserve"> + </w:t>
      </w:r>
      <w:r>
        <w:rPr>
          <w:i/>
        </w:rPr>
        <w:t>isse</w:t>
      </w:r>
      <w:r>
        <w:rPr>
          <w:i/>
        </w:rPr>
        <w:tab/>
      </w:r>
      <w:r>
        <w:t>rēxisse (to have ruled)</w:t>
      </w:r>
    </w:p>
    <w:p w14:paraId="41CDC72D" w14:textId="77777777" w:rsidR="008758E5" w:rsidRDefault="008758E5" w:rsidP="00CD2394">
      <w:pPr>
        <w:keepLines/>
        <w:spacing w:after="0"/>
      </w:pPr>
      <w:r>
        <w:t>3</w:t>
      </w:r>
      <w:r w:rsidRPr="00C15A81">
        <w:rPr>
          <w:vertAlign w:val="superscript"/>
        </w:rPr>
        <w:t>rd</w:t>
      </w:r>
      <w:r>
        <w:t xml:space="preserve"> –io conjugation: </w:t>
      </w:r>
      <w:r>
        <w:tab/>
      </w:r>
      <w:r>
        <w:rPr>
          <w:i/>
        </w:rPr>
        <w:t>cēp</w:t>
      </w:r>
      <w:r>
        <w:t xml:space="preserve"> + </w:t>
      </w:r>
      <w:r>
        <w:rPr>
          <w:i/>
        </w:rPr>
        <w:t>isse</w:t>
      </w:r>
      <w:r>
        <w:tab/>
        <w:t>cēpisse (to have seized)</w:t>
      </w:r>
    </w:p>
    <w:p w14:paraId="0E5EEAAF" w14:textId="77777777" w:rsidR="008758E5" w:rsidRDefault="008758E5" w:rsidP="00CD2394">
      <w:pPr>
        <w:keepLines/>
        <w:spacing w:after="0"/>
      </w:pPr>
      <w:r>
        <w:t>4</w:t>
      </w:r>
      <w:r w:rsidRPr="00247A4A">
        <w:rPr>
          <w:vertAlign w:val="superscript"/>
        </w:rPr>
        <w:t>th</w:t>
      </w:r>
      <w:r>
        <w:t xml:space="preserve"> conjugation: </w:t>
      </w:r>
      <w:r>
        <w:tab/>
      </w:r>
      <w:r>
        <w:rPr>
          <w:i/>
        </w:rPr>
        <w:t>audīv</w:t>
      </w:r>
      <w:r>
        <w:t xml:space="preserve"> + </w:t>
      </w:r>
      <w:r>
        <w:rPr>
          <w:i/>
        </w:rPr>
        <w:t>isse</w:t>
      </w:r>
      <w:r>
        <w:tab/>
        <w:t>audīvisse (to have heard)</w:t>
      </w:r>
    </w:p>
    <w:p w14:paraId="6A5DED2D" w14:textId="77777777" w:rsidR="008758E5" w:rsidRDefault="008758E5" w:rsidP="00CD2394">
      <w:pPr>
        <w:keepLines/>
        <w:spacing w:after="0"/>
      </w:pPr>
    </w:p>
    <w:p w14:paraId="3060BAA1" w14:textId="77777777" w:rsidR="008758E5" w:rsidRDefault="008758E5" w:rsidP="00CD2394">
      <w:pPr>
        <w:keepLines/>
        <w:spacing w:after="0"/>
      </w:pPr>
      <w:r>
        <w:t xml:space="preserve">To form the perfect passive infinitive, simply add the infinitive of </w:t>
      </w:r>
      <w:r>
        <w:rPr>
          <w:i/>
        </w:rPr>
        <w:t>sum</w:t>
      </w:r>
      <w:r>
        <w:t xml:space="preserve"> to the 4</w:t>
      </w:r>
      <w:r w:rsidRPr="00DC77D4">
        <w:rPr>
          <w:vertAlign w:val="superscript"/>
        </w:rPr>
        <w:t>th</w:t>
      </w:r>
      <w:r>
        <w:t xml:space="preserve"> principal part. This should be intuitive, since you add an inflected form of </w:t>
      </w:r>
      <w:r>
        <w:rPr>
          <w:i/>
        </w:rPr>
        <w:t xml:space="preserve">sum </w:t>
      </w:r>
      <w:r>
        <w:t>to make the perfect passive indicative.</w:t>
      </w:r>
    </w:p>
    <w:p w14:paraId="09E47FD1" w14:textId="77777777" w:rsidR="008758E5" w:rsidRDefault="008758E5" w:rsidP="00CD2394">
      <w:pPr>
        <w:keepLines/>
        <w:spacing w:after="0"/>
      </w:pPr>
    </w:p>
    <w:p w14:paraId="1E0839CA" w14:textId="77777777" w:rsidR="008758E5" w:rsidRPr="00DC77D4" w:rsidRDefault="008758E5" w:rsidP="00CD2394">
      <w:pPr>
        <w:keepLines/>
        <w:spacing w:after="0"/>
      </w:pPr>
      <w:r w:rsidRPr="00DC77D4">
        <w:rPr>
          <w:b/>
        </w:rPr>
        <w:t>*Note:</w:t>
      </w:r>
      <w:r>
        <w:t xml:space="preserve"> like all perfect passive verbs, the gender and number of the infinitive can change to reflect the subject. Because you will most often see the perfect passive infinitive in indirect statement, you will often see it with accusative endings.</w:t>
      </w:r>
    </w:p>
    <w:p w14:paraId="3C9DAB16" w14:textId="77777777" w:rsidR="008758E5" w:rsidRDefault="008758E5" w:rsidP="00CD2394">
      <w:pPr>
        <w:keepLines/>
        <w:spacing w:after="0"/>
      </w:pPr>
    </w:p>
    <w:p w14:paraId="07B94762" w14:textId="77777777" w:rsidR="008758E5" w:rsidRDefault="008758E5" w:rsidP="00CD2394">
      <w:pPr>
        <w:keepLines/>
        <w:spacing w:after="0"/>
      </w:pPr>
      <w:r>
        <w:t>1</w:t>
      </w:r>
      <w:r w:rsidRPr="00DC77D4">
        <w:rPr>
          <w:vertAlign w:val="superscript"/>
        </w:rPr>
        <w:t>st</w:t>
      </w:r>
      <w:r>
        <w:t xml:space="preserve"> conjugation: </w:t>
      </w:r>
      <w:r>
        <w:tab/>
      </w:r>
      <w:r>
        <w:tab/>
        <w:t>vocātus, -a, -um esse (to have been called)</w:t>
      </w:r>
    </w:p>
    <w:p w14:paraId="69F42CA7" w14:textId="77777777" w:rsidR="008758E5" w:rsidRDefault="008758E5" w:rsidP="00CD2394">
      <w:pPr>
        <w:keepLines/>
        <w:spacing w:after="0"/>
      </w:pPr>
      <w:r>
        <w:t>2</w:t>
      </w:r>
      <w:r w:rsidRPr="00DC77D4">
        <w:rPr>
          <w:vertAlign w:val="superscript"/>
        </w:rPr>
        <w:t>nd</w:t>
      </w:r>
      <w:r>
        <w:t xml:space="preserve"> conjugation: </w:t>
      </w:r>
      <w:r>
        <w:tab/>
        <w:t>vīsus, -a, -um esse (to have been seen; to have seemed)</w:t>
      </w:r>
    </w:p>
    <w:p w14:paraId="5761E965" w14:textId="77777777" w:rsidR="008758E5" w:rsidRDefault="008758E5" w:rsidP="00CD2394">
      <w:pPr>
        <w:keepLines/>
        <w:spacing w:after="0"/>
      </w:pPr>
      <w:r>
        <w:t>3</w:t>
      </w:r>
      <w:r w:rsidRPr="00DC77D4">
        <w:rPr>
          <w:vertAlign w:val="superscript"/>
        </w:rPr>
        <w:t>rd</w:t>
      </w:r>
      <w:r>
        <w:t xml:space="preserve"> conjugation: </w:t>
      </w:r>
      <w:r>
        <w:tab/>
        <w:t>rectus, -a, -um esse (to have been ruled)</w:t>
      </w:r>
    </w:p>
    <w:p w14:paraId="6243A2A7" w14:textId="77777777" w:rsidR="008758E5" w:rsidRDefault="008758E5" w:rsidP="00CD2394">
      <w:pPr>
        <w:keepLines/>
        <w:spacing w:after="0"/>
      </w:pPr>
      <w:r>
        <w:t>3</w:t>
      </w:r>
      <w:r w:rsidRPr="00DC77D4">
        <w:rPr>
          <w:vertAlign w:val="superscript"/>
        </w:rPr>
        <w:t>rd</w:t>
      </w:r>
      <w:r>
        <w:t xml:space="preserve"> –io conjugation: </w:t>
      </w:r>
      <w:r>
        <w:tab/>
        <w:t>captus, -a, -um esse (to have been seized)</w:t>
      </w:r>
    </w:p>
    <w:p w14:paraId="57C3CE23" w14:textId="77777777" w:rsidR="008758E5" w:rsidRDefault="008758E5" w:rsidP="00CD2394">
      <w:pPr>
        <w:keepLines/>
        <w:spacing w:after="0"/>
      </w:pPr>
      <w:r>
        <w:t>4</w:t>
      </w:r>
      <w:r w:rsidRPr="00DC77D4">
        <w:rPr>
          <w:vertAlign w:val="superscript"/>
        </w:rPr>
        <w:t>th</w:t>
      </w:r>
      <w:r>
        <w:t xml:space="preserve"> conjugation: </w:t>
      </w:r>
      <w:r>
        <w:tab/>
        <w:t>auditus, -a, -um esse (to have been heard)</w:t>
      </w:r>
    </w:p>
    <w:p w14:paraId="0DC7FD05" w14:textId="77777777" w:rsidR="008758E5" w:rsidRDefault="008758E5" w:rsidP="00CD2394">
      <w:pPr>
        <w:keepLines/>
        <w:spacing w:after="0"/>
      </w:pPr>
    </w:p>
    <w:p w14:paraId="4C42564C" w14:textId="77777777" w:rsidR="008758E5" w:rsidRDefault="008758E5" w:rsidP="00CD2394">
      <w:pPr>
        <w:pStyle w:val="Heading5"/>
      </w:pPr>
      <w:r>
        <w:t>Pluperfect and Future Perfect active:</w:t>
      </w:r>
    </w:p>
    <w:p w14:paraId="27F58544" w14:textId="77777777" w:rsidR="008758E5" w:rsidRDefault="008758E5" w:rsidP="00CD2394">
      <w:pPr>
        <w:keepLines/>
        <w:spacing w:after="0"/>
      </w:pPr>
    </w:p>
    <w:p w14:paraId="11064B83" w14:textId="2879BD9C" w:rsidR="008758E5" w:rsidRPr="00B7229E" w:rsidRDefault="008758E5" w:rsidP="00CD2394">
      <w:pPr>
        <w:keepLines/>
        <w:spacing w:after="0"/>
      </w:pPr>
      <w:r>
        <w:t>For all verbs (all conjugations and irregular verbs), these forms are based on the perfect active stem (3</w:t>
      </w:r>
      <w:r w:rsidRPr="00B7229E">
        <w:rPr>
          <w:vertAlign w:val="superscript"/>
        </w:rPr>
        <w:t>rd</w:t>
      </w:r>
      <w:r>
        <w:t xml:space="preserve"> </w:t>
      </w:r>
      <w:r w:rsidR="00B02B27">
        <w:t>principal</w:t>
      </w:r>
      <w:r>
        <w:t xml:space="preserve"> part, minus the </w:t>
      </w:r>
      <w:r>
        <w:rPr>
          <w:i/>
        </w:rPr>
        <w:t>i</w:t>
      </w:r>
      <w:r>
        <w:t>). To form the pluperfect, add –</w:t>
      </w:r>
      <w:r>
        <w:rPr>
          <w:i/>
        </w:rPr>
        <w:t>era</w:t>
      </w:r>
      <w:r>
        <w:t xml:space="preserve">- and personal endings. To form the future perfect, add </w:t>
      </w:r>
      <w:r>
        <w:rPr>
          <w:i/>
        </w:rPr>
        <w:t>–eri-</w:t>
      </w:r>
      <w:r>
        <w:t xml:space="preserve"> and personal endings. The first person singular ends simply in -</w:t>
      </w:r>
      <w:r>
        <w:rPr>
          <w:i/>
        </w:rPr>
        <w:t>ero</w:t>
      </w:r>
    </w:p>
    <w:p w14:paraId="398B90D8" w14:textId="77777777" w:rsidR="008758E5" w:rsidRDefault="008758E5" w:rsidP="00CD2394">
      <w:pPr>
        <w:keepLines/>
        <w:spacing w:after="0"/>
      </w:pPr>
    </w:p>
    <w:p w14:paraId="3A408769" w14:textId="77777777" w:rsidR="008758E5" w:rsidRPr="003C67F1" w:rsidRDefault="008758E5" w:rsidP="00CD2394">
      <w:pPr>
        <w:keepLines/>
        <w:spacing w:after="0"/>
      </w:pPr>
      <w:r>
        <w:rPr>
          <w:b/>
        </w:rPr>
        <w:t>Active:</w:t>
      </w:r>
    </w:p>
    <w:p w14:paraId="589791EC" w14:textId="77777777" w:rsidR="008758E5" w:rsidRPr="00B7229E" w:rsidRDefault="008758E5" w:rsidP="00CD2394">
      <w:pPr>
        <w:keepLines/>
        <w:spacing w:after="0"/>
      </w:pPr>
      <w:r>
        <w:t>Pluperfect:</w:t>
      </w:r>
      <w:r>
        <w:tab/>
      </w:r>
      <w:r>
        <w:tab/>
      </w:r>
      <w:r>
        <w:tab/>
      </w:r>
      <w:r>
        <w:tab/>
      </w:r>
      <w:r>
        <w:tab/>
      </w:r>
      <w:r>
        <w:tab/>
        <w:t>Future perfect:</w:t>
      </w:r>
    </w:p>
    <w:tbl>
      <w:tblPr>
        <w:tblStyle w:val="TableGrid"/>
        <w:tblW w:w="0" w:type="auto"/>
        <w:tblLook w:val="04A0" w:firstRow="1" w:lastRow="0" w:firstColumn="1" w:lastColumn="0" w:noHBand="0" w:noVBand="1"/>
      </w:tblPr>
      <w:tblGrid>
        <w:gridCol w:w="2312"/>
        <w:gridCol w:w="2312"/>
        <w:gridCol w:w="2312"/>
        <w:gridCol w:w="2312"/>
      </w:tblGrid>
      <w:tr w:rsidR="008758E5" w14:paraId="4AF28642" w14:textId="77777777" w:rsidTr="008758E5">
        <w:trPr>
          <w:trHeight w:val="643"/>
        </w:trPr>
        <w:tc>
          <w:tcPr>
            <w:tcW w:w="2312" w:type="dxa"/>
          </w:tcPr>
          <w:p w14:paraId="49C5EF37" w14:textId="77777777" w:rsidR="008758E5" w:rsidRPr="00B7229E" w:rsidRDefault="008758E5" w:rsidP="00CD2394">
            <w:pPr>
              <w:keepLines/>
              <w:rPr>
                <w:color w:val="000000" w:themeColor="text1"/>
              </w:rPr>
            </w:pPr>
            <w:r>
              <w:t>vocāv</w:t>
            </w:r>
            <w:r>
              <w:rPr>
                <w:color w:val="92D050"/>
              </w:rPr>
              <w:t>era</w:t>
            </w:r>
            <w:r>
              <w:rPr>
                <w:color w:val="000000" w:themeColor="text1"/>
              </w:rPr>
              <w:t xml:space="preserve">m </w:t>
            </w:r>
            <w:r>
              <w:rPr>
                <w:color w:val="000000" w:themeColor="text1"/>
              </w:rPr>
              <w:br/>
              <w:t>(I had called)</w:t>
            </w:r>
          </w:p>
        </w:tc>
        <w:tc>
          <w:tcPr>
            <w:tcW w:w="2312" w:type="dxa"/>
          </w:tcPr>
          <w:p w14:paraId="4976DAB6" w14:textId="77777777" w:rsidR="008758E5" w:rsidRDefault="008758E5" w:rsidP="00CD2394">
            <w:pPr>
              <w:keepLines/>
            </w:pPr>
            <w:r>
              <w:t>vocāv</w:t>
            </w:r>
            <w:r>
              <w:rPr>
                <w:color w:val="92D050"/>
              </w:rPr>
              <w:t>era</w:t>
            </w:r>
            <w:r>
              <w:rPr>
                <w:color w:val="000000" w:themeColor="text1"/>
              </w:rPr>
              <w:t>mus</w:t>
            </w:r>
            <w:r>
              <w:rPr>
                <w:color w:val="000000" w:themeColor="text1"/>
              </w:rPr>
              <w:br/>
              <w:t>(we had called)</w:t>
            </w:r>
          </w:p>
        </w:tc>
        <w:tc>
          <w:tcPr>
            <w:tcW w:w="2312" w:type="dxa"/>
          </w:tcPr>
          <w:p w14:paraId="6FB147C3" w14:textId="77777777" w:rsidR="008758E5" w:rsidRPr="00144717" w:rsidRDefault="008758E5" w:rsidP="00CD2394">
            <w:pPr>
              <w:keepLines/>
            </w:pPr>
            <w:r>
              <w:t>vocāv</w:t>
            </w:r>
            <w:r>
              <w:rPr>
                <w:color w:val="92D050"/>
              </w:rPr>
              <w:t>erō</w:t>
            </w:r>
            <w:r>
              <w:rPr>
                <w:color w:val="92D050"/>
              </w:rPr>
              <w:br/>
            </w:r>
            <w:r>
              <w:t>(I will have called)</w:t>
            </w:r>
          </w:p>
        </w:tc>
        <w:tc>
          <w:tcPr>
            <w:tcW w:w="2312" w:type="dxa"/>
          </w:tcPr>
          <w:p w14:paraId="7F1B0743" w14:textId="77777777" w:rsidR="008758E5" w:rsidRDefault="008758E5" w:rsidP="00CD2394">
            <w:pPr>
              <w:keepLines/>
            </w:pPr>
            <w:r>
              <w:t>vocāv</w:t>
            </w:r>
            <w:r>
              <w:rPr>
                <w:color w:val="92D050"/>
              </w:rPr>
              <w:t>eri</w:t>
            </w:r>
            <w:r>
              <w:t>mus</w:t>
            </w:r>
            <w:r>
              <w:br/>
              <w:t>(we will have called)</w:t>
            </w:r>
          </w:p>
        </w:tc>
      </w:tr>
      <w:tr w:rsidR="008758E5" w14:paraId="2A600125" w14:textId="77777777" w:rsidTr="008758E5">
        <w:trPr>
          <w:trHeight w:val="643"/>
        </w:trPr>
        <w:tc>
          <w:tcPr>
            <w:tcW w:w="2312" w:type="dxa"/>
          </w:tcPr>
          <w:p w14:paraId="551561A0" w14:textId="77777777" w:rsidR="008758E5" w:rsidRDefault="008758E5" w:rsidP="00CD2394">
            <w:pPr>
              <w:keepLines/>
            </w:pPr>
            <w:r>
              <w:lastRenderedPageBreak/>
              <w:t>vocāv</w:t>
            </w:r>
            <w:r w:rsidRPr="00144717">
              <w:rPr>
                <w:color w:val="92D050"/>
              </w:rPr>
              <w:t>era</w:t>
            </w:r>
            <w:r>
              <w:t>s</w:t>
            </w:r>
            <w:r>
              <w:rPr>
                <w:color w:val="000000" w:themeColor="text1"/>
              </w:rPr>
              <w:br/>
              <w:t>(you had called)</w:t>
            </w:r>
          </w:p>
        </w:tc>
        <w:tc>
          <w:tcPr>
            <w:tcW w:w="2312" w:type="dxa"/>
          </w:tcPr>
          <w:p w14:paraId="304F1430" w14:textId="77777777" w:rsidR="008758E5" w:rsidRDefault="008758E5" w:rsidP="00CD2394">
            <w:pPr>
              <w:keepLines/>
            </w:pPr>
            <w:r>
              <w:t>vocāv</w:t>
            </w:r>
            <w:r>
              <w:rPr>
                <w:color w:val="92D050"/>
              </w:rPr>
              <w:t>era</w:t>
            </w:r>
            <w:r>
              <w:rPr>
                <w:color w:val="000000" w:themeColor="text1"/>
              </w:rPr>
              <w:t>tis</w:t>
            </w:r>
            <w:r>
              <w:rPr>
                <w:color w:val="000000" w:themeColor="text1"/>
              </w:rPr>
              <w:br/>
              <w:t>(y’all had called)</w:t>
            </w:r>
          </w:p>
        </w:tc>
        <w:tc>
          <w:tcPr>
            <w:tcW w:w="2312" w:type="dxa"/>
          </w:tcPr>
          <w:p w14:paraId="64C63FD7" w14:textId="77777777" w:rsidR="008758E5" w:rsidRPr="00144717" w:rsidRDefault="008758E5" w:rsidP="00CD2394">
            <w:pPr>
              <w:keepLines/>
            </w:pPr>
            <w:r>
              <w:t>vocāv</w:t>
            </w:r>
            <w:r>
              <w:rPr>
                <w:color w:val="92D050"/>
              </w:rPr>
              <w:t>eri</w:t>
            </w:r>
            <w:r>
              <w:t>s</w:t>
            </w:r>
            <w:r>
              <w:br/>
              <w:t>(you will have called)</w:t>
            </w:r>
          </w:p>
        </w:tc>
        <w:tc>
          <w:tcPr>
            <w:tcW w:w="2312" w:type="dxa"/>
          </w:tcPr>
          <w:p w14:paraId="248C031C" w14:textId="77777777" w:rsidR="008758E5" w:rsidRDefault="008758E5" w:rsidP="00CD2394">
            <w:pPr>
              <w:keepLines/>
            </w:pPr>
            <w:r>
              <w:t>vocāv</w:t>
            </w:r>
            <w:r>
              <w:rPr>
                <w:color w:val="92D050"/>
              </w:rPr>
              <w:t>eri</w:t>
            </w:r>
            <w:r>
              <w:t>tis</w:t>
            </w:r>
            <w:r>
              <w:br/>
              <w:t>(y’all will have called)</w:t>
            </w:r>
          </w:p>
        </w:tc>
      </w:tr>
      <w:tr w:rsidR="008758E5" w14:paraId="6C8E7125" w14:textId="77777777" w:rsidTr="008758E5">
        <w:trPr>
          <w:trHeight w:val="643"/>
        </w:trPr>
        <w:tc>
          <w:tcPr>
            <w:tcW w:w="2312" w:type="dxa"/>
          </w:tcPr>
          <w:p w14:paraId="4018B638" w14:textId="77777777" w:rsidR="008758E5" w:rsidRDefault="008758E5" w:rsidP="00CD2394">
            <w:pPr>
              <w:keepLines/>
            </w:pPr>
            <w:r>
              <w:t>vocāv</w:t>
            </w:r>
            <w:r>
              <w:rPr>
                <w:color w:val="92D050"/>
              </w:rPr>
              <w:t>era</w:t>
            </w:r>
            <w:r>
              <w:rPr>
                <w:color w:val="000000" w:themeColor="text1"/>
              </w:rPr>
              <w:t>t</w:t>
            </w:r>
            <w:r>
              <w:rPr>
                <w:color w:val="000000" w:themeColor="text1"/>
              </w:rPr>
              <w:br/>
              <w:t>(he/she/it had called)</w:t>
            </w:r>
          </w:p>
        </w:tc>
        <w:tc>
          <w:tcPr>
            <w:tcW w:w="2312" w:type="dxa"/>
          </w:tcPr>
          <w:p w14:paraId="0F134AA7" w14:textId="77777777" w:rsidR="008758E5" w:rsidRDefault="008758E5" w:rsidP="00CD2394">
            <w:pPr>
              <w:keepLines/>
            </w:pPr>
            <w:r>
              <w:t>vocāv</w:t>
            </w:r>
            <w:r>
              <w:rPr>
                <w:color w:val="92D050"/>
              </w:rPr>
              <w:t>era</w:t>
            </w:r>
            <w:r>
              <w:rPr>
                <w:color w:val="000000" w:themeColor="text1"/>
              </w:rPr>
              <w:t>nt</w:t>
            </w:r>
            <w:r>
              <w:rPr>
                <w:color w:val="000000" w:themeColor="text1"/>
              </w:rPr>
              <w:br/>
              <w:t>(they had called)</w:t>
            </w:r>
          </w:p>
        </w:tc>
        <w:tc>
          <w:tcPr>
            <w:tcW w:w="2312" w:type="dxa"/>
          </w:tcPr>
          <w:p w14:paraId="7223A701" w14:textId="77777777" w:rsidR="008758E5" w:rsidRDefault="008758E5" w:rsidP="00CD2394">
            <w:pPr>
              <w:keepLines/>
            </w:pPr>
            <w:r>
              <w:t>vocāv</w:t>
            </w:r>
            <w:r>
              <w:rPr>
                <w:color w:val="92D050"/>
              </w:rPr>
              <w:t>eri</w:t>
            </w:r>
            <w:r>
              <w:t>t</w:t>
            </w:r>
            <w:r>
              <w:br/>
              <w:t>(he/she/it will have called)</w:t>
            </w:r>
          </w:p>
        </w:tc>
        <w:tc>
          <w:tcPr>
            <w:tcW w:w="2312" w:type="dxa"/>
          </w:tcPr>
          <w:p w14:paraId="5CCAD65C" w14:textId="77777777" w:rsidR="008758E5" w:rsidRDefault="008758E5" w:rsidP="00CD2394">
            <w:pPr>
              <w:keepLines/>
            </w:pPr>
            <w:r>
              <w:t>vocāv</w:t>
            </w:r>
            <w:r>
              <w:rPr>
                <w:color w:val="92D050"/>
              </w:rPr>
              <w:t>eri</w:t>
            </w:r>
            <w:r>
              <w:t>nt</w:t>
            </w:r>
            <w:r>
              <w:br/>
              <w:t>(they will have called)</w:t>
            </w:r>
          </w:p>
        </w:tc>
      </w:tr>
    </w:tbl>
    <w:p w14:paraId="2F977D99" w14:textId="77777777" w:rsidR="008758E5" w:rsidRDefault="008758E5" w:rsidP="00CD2394">
      <w:pPr>
        <w:keepLines/>
        <w:spacing w:after="0"/>
      </w:pPr>
      <w:r w:rsidRPr="00EE572A">
        <w:rPr>
          <w:b/>
        </w:rPr>
        <w:t>*note</w:t>
      </w:r>
      <w:r>
        <w:t xml:space="preserve"> that the 3</w:t>
      </w:r>
      <w:r w:rsidRPr="00144717">
        <w:rPr>
          <w:vertAlign w:val="superscript"/>
        </w:rPr>
        <w:t>rd</w:t>
      </w:r>
      <w:r>
        <w:t xml:space="preserve"> person plural, future perfect ends in </w:t>
      </w:r>
      <w:r>
        <w:rPr>
          <w:i/>
        </w:rPr>
        <w:t>int</w:t>
      </w:r>
      <w:r>
        <w:t>. This is not a typical ending, but -</w:t>
      </w:r>
      <w:r>
        <w:rPr>
          <w:i/>
        </w:rPr>
        <w:t xml:space="preserve">unt </w:t>
      </w:r>
      <w:r>
        <w:t>cannot be used due to its use in the perfect tense.</w:t>
      </w:r>
    </w:p>
    <w:p w14:paraId="61BA1273" w14:textId="77777777" w:rsidR="008758E5" w:rsidRDefault="008758E5" w:rsidP="00CD2394">
      <w:pPr>
        <w:keepLines/>
        <w:spacing w:after="0"/>
      </w:pPr>
    </w:p>
    <w:p w14:paraId="3A62A4A3" w14:textId="77777777" w:rsidR="008758E5" w:rsidRPr="003C67F1" w:rsidRDefault="008758E5" w:rsidP="00CD2394">
      <w:pPr>
        <w:keepLines/>
        <w:spacing w:after="0"/>
        <w:rPr>
          <w:b/>
        </w:rPr>
      </w:pPr>
      <w:r>
        <w:rPr>
          <w:b/>
        </w:rPr>
        <w:t>Passive:</w:t>
      </w:r>
    </w:p>
    <w:p w14:paraId="7552D967" w14:textId="77777777" w:rsidR="008758E5" w:rsidRPr="00B7229E" w:rsidRDefault="008758E5" w:rsidP="00CD2394">
      <w:pPr>
        <w:keepLines/>
        <w:spacing w:after="0"/>
      </w:pPr>
      <w:r>
        <w:t>Pluperfect:</w:t>
      </w:r>
      <w:r>
        <w:tab/>
      </w:r>
      <w:r>
        <w:tab/>
      </w:r>
      <w:r>
        <w:tab/>
      </w:r>
      <w:r>
        <w:tab/>
      </w:r>
      <w:r>
        <w:tab/>
      </w:r>
      <w:r>
        <w:tab/>
        <w:t>Future perfect:</w:t>
      </w:r>
    </w:p>
    <w:tbl>
      <w:tblPr>
        <w:tblStyle w:val="TableGrid"/>
        <w:tblW w:w="0" w:type="auto"/>
        <w:tblLook w:val="04A0" w:firstRow="1" w:lastRow="0" w:firstColumn="1" w:lastColumn="0" w:noHBand="0" w:noVBand="1"/>
      </w:tblPr>
      <w:tblGrid>
        <w:gridCol w:w="2312"/>
        <w:gridCol w:w="2312"/>
        <w:gridCol w:w="2312"/>
        <w:gridCol w:w="2312"/>
      </w:tblGrid>
      <w:tr w:rsidR="008758E5" w14:paraId="0CA94907" w14:textId="77777777" w:rsidTr="008758E5">
        <w:trPr>
          <w:trHeight w:val="643"/>
        </w:trPr>
        <w:tc>
          <w:tcPr>
            <w:tcW w:w="2312" w:type="dxa"/>
          </w:tcPr>
          <w:p w14:paraId="066B3C9B" w14:textId="77777777" w:rsidR="008758E5" w:rsidRPr="00B7229E" w:rsidRDefault="008758E5" w:rsidP="00CD2394">
            <w:pPr>
              <w:keepLines/>
              <w:rPr>
                <w:color w:val="000000" w:themeColor="text1"/>
              </w:rPr>
            </w:pPr>
            <w:r>
              <w:t>vocātus, -a, -um eram</w:t>
            </w:r>
            <w:r>
              <w:rPr>
                <w:color w:val="000000" w:themeColor="text1"/>
              </w:rPr>
              <w:br/>
              <w:t>(I had been called)</w:t>
            </w:r>
          </w:p>
        </w:tc>
        <w:tc>
          <w:tcPr>
            <w:tcW w:w="2312" w:type="dxa"/>
          </w:tcPr>
          <w:p w14:paraId="5B00C745" w14:textId="77777777" w:rsidR="008758E5" w:rsidRDefault="008758E5" w:rsidP="00CD2394">
            <w:pPr>
              <w:keepLines/>
            </w:pPr>
            <w:r>
              <w:t>vocātī, -ae, -a eramus</w:t>
            </w:r>
            <w:r>
              <w:rPr>
                <w:color w:val="000000" w:themeColor="text1"/>
              </w:rPr>
              <w:br/>
              <w:t>(we had been called)</w:t>
            </w:r>
          </w:p>
        </w:tc>
        <w:tc>
          <w:tcPr>
            <w:tcW w:w="2312" w:type="dxa"/>
          </w:tcPr>
          <w:p w14:paraId="47E98E6A" w14:textId="77777777" w:rsidR="008758E5" w:rsidRPr="00144717" w:rsidRDefault="008758E5" w:rsidP="00CD2394">
            <w:pPr>
              <w:keepLines/>
            </w:pPr>
            <w:r>
              <w:t>vocātus, -a, -um erō</w:t>
            </w:r>
            <w:r>
              <w:rPr>
                <w:color w:val="92D050"/>
              </w:rPr>
              <w:br/>
            </w:r>
            <w:r>
              <w:t>(I will have been called)</w:t>
            </w:r>
          </w:p>
        </w:tc>
        <w:tc>
          <w:tcPr>
            <w:tcW w:w="2312" w:type="dxa"/>
          </w:tcPr>
          <w:p w14:paraId="66094502" w14:textId="77777777" w:rsidR="008758E5" w:rsidRDefault="008758E5" w:rsidP="00CD2394">
            <w:pPr>
              <w:keepLines/>
            </w:pPr>
            <w:r>
              <w:t>vocātī, -ae, -a erimus</w:t>
            </w:r>
            <w:r>
              <w:br/>
              <w:t>(we will have been called)</w:t>
            </w:r>
          </w:p>
        </w:tc>
      </w:tr>
      <w:tr w:rsidR="008758E5" w14:paraId="5573C771" w14:textId="77777777" w:rsidTr="008758E5">
        <w:trPr>
          <w:trHeight w:val="643"/>
        </w:trPr>
        <w:tc>
          <w:tcPr>
            <w:tcW w:w="2312" w:type="dxa"/>
          </w:tcPr>
          <w:p w14:paraId="55634937" w14:textId="77777777" w:rsidR="008758E5" w:rsidRDefault="008758E5" w:rsidP="00CD2394">
            <w:pPr>
              <w:keepLines/>
            </w:pPr>
            <w:r>
              <w:t>vocātus, -a, -um eras</w:t>
            </w:r>
            <w:r>
              <w:rPr>
                <w:color w:val="000000" w:themeColor="text1"/>
              </w:rPr>
              <w:br/>
              <w:t>(you had been called)</w:t>
            </w:r>
          </w:p>
        </w:tc>
        <w:tc>
          <w:tcPr>
            <w:tcW w:w="2312" w:type="dxa"/>
          </w:tcPr>
          <w:p w14:paraId="5CFC9B3F" w14:textId="77777777" w:rsidR="008758E5" w:rsidRDefault="008758E5" w:rsidP="00CD2394">
            <w:pPr>
              <w:keepLines/>
            </w:pPr>
            <w:r>
              <w:t>vocātī, -ae, -a eratis</w:t>
            </w:r>
            <w:r>
              <w:rPr>
                <w:color w:val="000000" w:themeColor="text1"/>
              </w:rPr>
              <w:br/>
              <w:t>(y’all had  been called)</w:t>
            </w:r>
          </w:p>
        </w:tc>
        <w:tc>
          <w:tcPr>
            <w:tcW w:w="2312" w:type="dxa"/>
          </w:tcPr>
          <w:p w14:paraId="61DC98AD" w14:textId="77777777" w:rsidR="008758E5" w:rsidRPr="00144717" w:rsidRDefault="008758E5" w:rsidP="00CD2394">
            <w:pPr>
              <w:keepLines/>
            </w:pPr>
            <w:r>
              <w:t>vocātus, -a, -um eris</w:t>
            </w:r>
            <w:r>
              <w:br/>
              <w:t>(you will have been called)</w:t>
            </w:r>
          </w:p>
        </w:tc>
        <w:tc>
          <w:tcPr>
            <w:tcW w:w="2312" w:type="dxa"/>
          </w:tcPr>
          <w:p w14:paraId="66DA080D" w14:textId="77777777" w:rsidR="008758E5" w:rsidRDefault="008758E5" w:rsidP="00CD2394">
            <w:pPr>
              <w:keepLines/>
            </w:pPr>
            <w:r>
              <w:t>vocātī, -ae, -a eritis</w:t>
            </w:r>
            <w:r>
              <w:br/>
              <w:t>(y’all will have been called)</w:t>
            </w:r>
          </w:p>
        </w:tc>
      </w:tr>
      <w:tr w:rsidR="008758E5" w14:paraId="009DBABF" w14:textId="77777777" w:rsidTr="008758E5">
        <w:trPr>
          <w:trHeight w:val="643"/>
        </w:trPr>
        <w:tc>
          <w:tcPr>
            <w:tcW w:w="2312" w:type="dxa"/>
          </w:tcPr>
          <w:p w14:paraId="55B72965" w14:textId="77777777" w:rsidR="008758E5" w:rsidRDefault="008758E5" w:rsidP="00CD2394">
            <w:pPr>
              <w:keepLines/>
            </w:pPr>
            <w:r>
              <w:t>vocātus, -a, -um erat</w:t>
            </w:r>
            <w:r>
              <w:rPr>
                <w:color w:val="000000" w:themeColor="text1"/>
              </w:rPr>
              <w:br/>
              <w:t>(he/she/it had been called)</w:t>
            </w:r>
          </w:p>
        </w:tc>
        <w:tc>
          <w:tcPr>
            <w:tcW w:w="2312" w:type="dxa"/>
          </w:tcPr>
          <w:p w14:paraId="6EBBDE62" w14:textId="77777777" w:rsidR="008758E5" w:rsidRDefault="008758E5" w:rsidP="00CD2394">
            <w:pPr>
              <w:keepLines/>
            </w:pPr>
            <w:r>
              <w:t>vocātī, -ae, -a erant</w:t>
            </w:r>
            <w:r>
              <w:rPr>
                <w:color w:val="000000" w:themeColor="text1"/>
              </w:rPr>
              <w:br/>
              <w:t>(they had  been called)</w:t>
            </w:r>
          </w:p>
        </w:tc>
        <w:tc>
          <w:tcPr>
            <w:tcW w:w="2312" w:type="dxa"/>
          </w:tcPr>
          <w:p w14:paraId="384F3583" w14:textId="77777777" w:rsidR="008758E5" w:rsidRDefault="008758E5" w:rsidP="00CD2394">
            <w:pPr>
              <w:keepLines/>
            </w:pPr>
            <w:r>
              <w:t>vocātus, -a, -um erit</w:t>
            </w:r>
            <w:r>
              <w:br/>
              <w:t>(he/she/it will have been called)</w:t>
            </w:r>
          </w:p>
        </w:tc>
        <w:tc>
          <w:tcPr>
            <w:tcW w:w="2312" w:type="dxa"/>
          </w:tcPr>
          <w:p w14:paraId="51C4A93F" w14:textId="77777777" w:rsidR="008758E5" w:rsidRDefault="008758E5" w:rsidP="00CD2394">
            <w:pPr>
              <w:keepLines/>
            </w:pPr>
            <w:r>
              <w:t>vocātī, -ae, -a erunt</w:t>
            </w:r>
            <w:r>
              <w:br/>
              <w:t>(they will have been called)</w:t>
            </w:r>
          </w:p>
        </w:tc>
      </w:tr>
    </w:tbl>
    <w:p w14:paraId="3E11D13B" w14:textId="77777777" w:rsidR="008758E5" w:rsidRDefault="008758E5" w:rsidP="00CD2394">
      <w:pPr>
        <w:keepLines/>
        <w:spacing w:after="0"/>
      </w:pPr>
    </w:p>
    <w:p w14:paraId="4C94A5D7" w14:textId="77777777" w:rsidR="008758E5" w:rsidRDefault="008758E5" w:rsidP="00CD2394">
      <w:pPr>
        <w:keepLines/>
        <w:spacing w:after="0"/>
      </w:pPr>
      <w:r w:rsidRPr="009F7232">
        <w:rPr>
          <w:rStyle w:val="Heading5Char"/>
        </w:rPr>
        <w:t>Use of infinitives in indirect statement</w:t>
      </w:r>
      <w:r>
        <w:t xml:space="preserve">: Although these infinitives can often appear as subjects or objects, their most common use is indirect statement. As you learned in Chapter 11, the tense of an infinitive is relative to the tense of the head verb in an indirect statement. A perfect infinitive shows action </w:t>
      </w:r>
      <w:r>
        <w:rPr>
          <w:i/>
        </w:rPr>
        <w:t>prior to</w:t>
      </w:r>
      <w:r>
        <w:t xml:space="preserve"> the head verb.</w:t>
      </w:r>
    </w:p>
    <w:p w14:paraId="7DAB1380" w14:textId="77777777" w:rsidR="008758E5" w:rsidRDefault="008758E5" w:rsidP="00CD2394">
      <w:pPr>
        <w:keepLines/>
        <w:spacing w:after="0"/>
      </w:pPr>
      <w:r>
        <w:t>Examples:</w:t>
      </w:r>
    </w:p>
    <w:p w14:paraId="27181302" w14:textId="77777777" w:rsidR="008758E5" w:rsidRDefault="008758E5" w:rsidP="00CD2394">
      <w:pPr>
        <w:keepLines/>
        <w:spacing w:after="0"/>
      </w:pPr>
      <w:r>
        <w:tab/>
      </w:r>
      <w:r>
        <w:tab/>
      </w:r>
      <w:r>
        <w:tab/>
      </w:r>
      <w:r>
        <w:tab/>
        <w:t>Head Verb</w:t>
      </w:r>
      <w:r>
        <w:tab/>
        <w:t>Infinitive</w:t>
      </w:r>
      <w:r>
        <w:tab/>
        <w:t>Translation</w:t>
      </w:r>
    </w:p>
    <w:p w14:paraId="619DF0CB" w14:textId="77777777" w:rsidR="008758E5" w:rsidRDefault="008758E5" w:rsidP="00CD2394">
      <w:pPr>
        <w:keepLines/>
        <w:spacing w:after="0"/>
      </w:pPr>
      <w:r w:rsidRPr="009F7232">
        <w:rPr>
          <w:i/>
        </w:rPr>
        <w:t>Caesar dicit e</w:t>
      </w:r>
      <w:r>
        <w:rPr>
          <w:i/>
        </w:rPr>
        <w:t>ō</w:t>
      </w:r>
      <w:r w:rsidRPr="009F7232">
        <w:rPr>
          <w:i/>
        </w:rPr>
        <w:t>s ven</w:t>
      </w:r>
      <w:r>
        <w:rPr>
          <w:i/>
        </w:rPr>
        <w:t>ī</w:t>
      </w:r>
      <w:r w:rsidRPr="009F7232">
        <w:rPr>
          <w:i/>
        </w:rPr>
        <w:t>re</w:t>
      </w:r>
      <w:r>
        <w:tab/>
      </w:r>
      <w:r>
        <w:tab/>
        <w:t>present</w:t>
      </w:r>
      <w:r>
        <w:tab/>
      </w:r>
      <w:r>
        <w:tab/>
        <w:t>present</w:t>
      </w:r>
      <w:r>
        <w:tab/>
      </w:r>
      <w:r>
        <w:tab/>
        <w:t>Caesar says that they are coming</w:t>
      </w:r>
    </w:p>
    <w:p w14:paraId="032B7703" w14:textId="77777777" w:rsidR="008758E5" w:rsidRDefault="008758E5" w:rsidP="00CD2394">
      <w:pPr>
        <w:keepLines/>
        <w:spacing w:after="0"/>
      </w:pPr>
      <w:r>
        <w:rPr>
          <w:i/>
        </w:rPr>
        <w:t>Caesar dīxit eōs venīre</w:t>
      </w:r>
      <w:r>
        <w:tab/>
      </w:r>
      <w:r>
        <w:tab/>
        <w:t>perfect</w:t>
      </w:r>
      <w:r>
        <w:tab/>
      </w:r>
      <w:r>
        <w:tab/>
        <w:t>present</w:t>
      </w:r>
      <w:r>
        <w:tab/>
      </w:r>
      <w:r>
        <w:tab/>
        <w:t>Caesar said that they were coming</w:t>
      </w:r>
    </w:p>
    <w:p w14:paraId="35816AB5" w14:textId="77777777" w:rsidR="008758E5" w:rsidRDefault="008758E5" w:rsidP="00CD2394">
      <w:pPr>
        <w:keepLines/>
        <w:spacing w:after="0"/>
      </w:pPr>
      <w:r>
        <w:rPr>
          <w:i/>
        </w:rPr>
        <w:t>Caesar dicit eōs vēnisse</w:t>
      </w:r>
      <w:r>
        <w:tab/>
      </w:r>
      <w:r>
        <w:tab/>
        <w:t>present</w:t>
      </w:r>
      <w:r>
        <w:tab/>
      </w:r>
      <w:r>
        <w:tab/>
        <w:t>perfect</w:t>
      </w:r>
      <w:r>
        <w:tab/>
      </w:r>
      <w:r>
        <w:tab/>
        <w:t>Caesar says that they came</w:t>
      </w:r>
    </w:p>
    <w:p w14:paraId="40E77993" w14:textId="77777777" w:rsidR="008758E5" w:rsidRPr="009F7232" w:rsidRDefault="008758E5" w:rsidP="00CD2394">
      <w:pPr>
        <w:keepLines/>
        <w:spacing w:after="0"/>
      </w:pPr>
      <w:r>
        <w:rPr>
          <w:i/>
        </w:rPr>
        <w:t>Caesar dīxit eōs vēnisse</w:t>
      </w:r>
      <w:r>
        <w:tab/>
      </w:r>
      <w:r>
        <w:tab/>
        <w:t>perfect</w:t>
      </w:r>
      <w:r>
        <w:tab/>
      </w:r>
      <w:r>
        <w:tab/>
        <w:t>perfect</w:t>
      </w:r>
      <w:r>
        <w:tab/>
      </w:r>
      <w:r>
        <w:tab/>
        <w:t>Caesar said that they had come</w:t>
      </w:r>
    </w:p>
    <w:p w14:paraId="0B2FC264" w14:textId="77777777" w:rsidR="008758E5" w:rsidRDefault="008758E5" w:rsidP="00CD2394">
      <w:pPr>
        <w:keepLines/>
        <w:spacing w:after="0"/>
      </w:pPr>
    </w:p>
    <w:p w14:paraId="42411C78" w14:textId="77777777" w:rsidR="008758E5" w:rsidRDefault="008758E5" w:rsidP="00CD2394">
      <w:pPr>
        <w:pStyle w:val="SectionandVocabheader"/>
      </w:pPr>
      <w:bookmarkStart w:id="106" w:name="_Toc158985042"/>
      <w:r>
        <w:t>Chapter 16 Exercises</w:t>
      </w:r>
      <w:bookmarkEnd w:id="106"/>
    </w:p>
    <w:p w14:paraId="56EDEC87" w14:textId="77777777" w:rsidR="008758E5" w:rsidRDefault="008758E5" w:rsidP="00CD2394">
      <w:pPr>
        <w:keepLines/>
        <w:spacing w:after="0"/>
      </w:pPr>
      <w:r>
        <w:t>After memorizing case endings, verb forms, and vocabulary, complete the following exercises.</w:t>
      </w:r>
    </w:p>
    <w:p w14:paraId="0097D515" w14:textId="77777777" w:rsidR="008758E5" w:rsidRDefault="008758E5" w:rsidP="00CD2394">
      <w:pPr>
        <w:keepLines/>
        <w:spacing w:after="0"/>
      </w:pPr>
      <w:r>
        <w:t>A) Translate the following nouns / participial phrases into Latin.</w:t>
      </w:r>
    </w:p>
    <w:p w14:paraId="5BD63888" w14:textId="77777777" w:rsidR="008758E5" w:rsidRDefault="008758E5" w:rsidP="00CD2394">
      <w:pPr>
        <w:keepLines/>
        <w:spacing w:after="0"/>
      </w:pPr>
    </w:p>
    <w:p w14:paraId="44439233" w14:textId="77777777" w:rsidR="008758E5" w:rsidRDefault="008758E5" w:rsidP="00CD2394">
      <w:pPr>
        <w:keepLines/>
        <w:spacing w:after="0"/>
      </w:pPr>
      <w:r>
        <w:t>for the affairs:</w:t>
      </w:r>
      <w:r>
        <w:tab/>
        <w:t>___________________</w:t>
      </w:r>
      <w:r>
        <w:tab/>
      </w:r>
      <w:r>
        <w:tab/>
        <w:t>from the house:</w:t>
      </w:r>
      <w:r>
        <w:tab/>
      </w:r>
      <w:r>
        <w:tab/>
        <w:t>___________________</w:t>
      </w:r>
    </w:p>
    <w:p w14:paraId="6F4C76D5" w14:textId="77777777" w:rsidR="008758E5" w:rsidRDefault="008758E5" w:rsidP="00CD2394">
      <w:pPr>
        <w:keepLines/>
        <w:spacing w:after="0"/>
      </w:pPr>
    </w:p>
    <w:p w14:paraId="6377AE15" w14:textId="77777777" w:rsidR="008758E5" w:rsidRDefault="008758E5" w:rsidP="00CD2394">
      <w:pPr>
        <w:keepLines/>
        <w:spacing w:after="0"/>
      </w:pPr>
      <w:r>
        <w:t>with faith:</w:t>
      </w:r>
      <w:r>
        <w:tab/>
        <w:t>___________________</w:t>
      </w:r>
      <w:r>
        <w:tab/>
      </w:r>
      <w:r>
        <w:tab/>
        <w:t>of the armies:</w:t>
      </w:r>
      <w:r>
        <w:tab/>
      </w:r>
      <w:r>
        <w:tab/>
        <w:t>___________________</w:t>
      </w:r>
    </w:p>
    <w:p w14:paraId="015E3A44" w14:textId="77777777" w:rsidR="008758E5" w:rsidRDefault="008758E5" w:rsidP="00CD2394">
      <w:pPr>
        <w:keepLines/>
        <w:spacing w:after="0"/>
      </w:pPr>
    </w:p>
    <w:p w14:paraId="16EE05FE" w14:textId="77777777" w:rsidR="008758E5" w:rsidRDefault="008758E5" w:rsidP="00CD2394">
      <w:pPr>
        <w:keepLines/>
        <w:spacing w:after="0"/>
      </w:pPr>
      <w:r>
        <w:t>the knees:</w:t>
      </w:r>
      <w:r>
        <w:tab/>
        <w:t>___________________</w:t>
      </w:r>
      <w:r>
        <w:tab/>
      </w:r>
      <w:r>
        <w:tab/>
        <w:t>fears (d.o.):</w:t>
      </w:r>
      <w:r>
        <w:tab/>
      </w:r>
      <w:r>
        <w:tab/>
        <w:t>___________________</w:t>
      </w:r>
    </w:p>
    <w:p w14:paraId="44689919" w14:textId="77777777" w:rsidR="008758E5" w:rsidRDefault="008758E5" w:rsidP="00CD2394">
      <w:pPr>
        <w:keepLines/>
        <w:spacing w:after="0"/>
      </w:pPr>
    </w:p>
    <w:p w14:paraId="7BC61F6B" w14:textId="77777777" w:rsidR="008758E5" w:rsidRDefault="008758E5" w:rsidP="00CD2394">
      <w:pPr>
        <w:keepLines/>
        <w:spacing w:after="0"/>
      </w:pPr>
      <w:r>
        <w:t>of the day:</w:t>
      </w:r>
      <w:r>
        <w:tab/>
        <w:t>___________________</w:t>
      </w:r>
      <w:r>
        <w:tab/>
      </w:r>
      <w:r>
        <w:tab/>
        <w:t>in the hand:</w:t>
      </w:r>
      <w:r>
        <w:tab/>
      </w:r>
      <w:r>
        <w:tab/>
        <w:t>___________________</w:t>
      </w:r>
    </w:p>
    <w:p w14:paraId="7AB05164" w14:textId="77777777" w:rsidR="008758E5" w:rsidRDefault="008758E5" w:rsidP="00CD2394">
      <w:pPr>
        <w:keepLines/>
        <w:spacing w:after="0"/>
      </w:pPr>
    </w:p>
    <w:p w14:paraId="592F5D8A" w14:textId="77777777" w:rsidR="008758E5" w:rsidRDefault="008758E5" w:rsidP="00CD2394">
      <w:pPr>
        <w:keepLines/>
        <w:spacing w:after="0"/>
      </w:pPr>
      <w:r>
        <w:t>B) Identify the tense and voice of the verb, then translate.</w:t>
      </w:r>
    </w:p>
    <w:p w14:paraId="09246CD9" w14:textId="77777777" w:rsidR="008758E5" w:rsidRDefault="008758E5" w:rsidP="00CD2394">
      <w:pPr>
        <w:keepLines/>
        <w:spacing w:after="0"/>
      </w:pPr>
    </w:p>
    <w:p w14:paraId="55708205" w14:textId="77777777" w:rsidR="008758E5" w:rsidRDefault="008758E5" w:rsidP="00CD2394">
      <w:pPr>
        <w:keepLines/>
        <w:spacing w:after="0"/>
      </w:pPr>
      <w:r>
        <w:t>Verb (some are infinitives)</w:t>
      </w:r>
      <w:r>
        <w:tab/>
        <w:t>tense and voice</w:t>
      </w:r>
      <w:r>
        <w:tab/>
      </w:r>
      <w:r>
        <w:tab/>
      </w:r>
      <w:r>
        <w:tab/>
        <w:t>translate</w:t>
      </w:r>
    </w:p>
    <w:p w14:paraId="5838D4B4" w14:textId="77777777" w:rsidR="008758E5" w:rsidRDefault="008758E5" w:rsidP="00CD2394">
      <w:pPr>
        <w:keepLines/>
        <w:spacing w:after="0"/>
      </w:pPr>
    </w:p>
    <w:p w14:paraId="1744E3E5" w14:textId="77777777" w:rsidR="008758E5" w:rsidRDefault="008758E5" w:rsidP="00CD2394">
      <w:pPr>
        <w:keepLines/>
        <w:spacing w:after="0"/>
      </w:pPr>
      <w:r>
        <w:t>captus est</w:t>
      </w:r>
      <w:r>
        <w:tab/>
      </w:r>
      <w:r>
        <w:tab/>
      </w:r>
      <w:r>
        <w:tab/>
        <w:t>_____________________</w:t>
      </w:r>
      <w:r>
        <w:tab/>
        <w:t>_____________________</w:t>
      </w:r>
    </w:p>
    <w:p w14:paraId="48E78E40" w14:textId="77777777" w:rsidR="008758E5" w:rsidRDefault="008758E5" w:rsidP="00CD2394">
      <w:pPr>
        <w:keepLines/>
        <w:spacing w:after="0"/>
      </w:pPr>
    </w:p>
    <w:p w14:paraId="764900B8" w14:textId="77777777" w:rsidR="008758E5" w:rsidRDefault="008758E5" w:rsidP="00CD2394">
      <w:pPr>
        <w:keepLines/>
        <w:spacing w:after="0"/>
      </w:pPr>
      <w:r>
        <w:t>vocāvisse</w:t>
      </w:r>
      <w:r>
        <w:tab/>
      </w:r>
      <w:r>
        <w:tab/>
      </w:r>
      <w:r>
        <w:tab/>
        <w:t>_____________________</w:t>
      </w:r>
      <w:r>
        <w:tab/>
        <w:t>_____________________</w:t>
      </w:r>
    </w:p>
    <w:p w14:paraId="69AD7A05" w14:textId="77777777" w:rsidR="008758E5" w:rsidRDefault="008758E5" w:rsidP="00CD2394">
      <w:pPr>
        <w:keepLines/>
        <w:spacing w:after="0"/>
      </w:pPr>
    </w:p>
    <w:p w14:paraId="3F2EF04D" w14:textId="77777777" w:rsidR="008758E5" w:rsidRDefault="008758E5" w:rsidP="00CD2394">
      <w:pPr>
        <w:keepLines/>
        <w:spacing w:after="0"/>
      </w:pPr>
      <w:r>
        <w:t>vīsa esse</w:t>
      </w:r>
      <w:r>
        <w:tab/>
      </w:r>
      <w:r>
        <w:tab/>
      </w:r>
      <w:r>
        <w:tab/>
        <w:t>_____________________</w:t>
      </w:r>
      <w:r>
        <w:tab/>
        <w:t>_____________________</w:t>
      </w:r>
    </w:p>
    <w:p w14:paraId="06C595B0" w14:textId="77777777" w:rsidR="008758E5" w:rsidRDefault="008758E5" w:rsidP="00CD2394">
      <w:pPr>
        <w:keepLines/>
        <w:spacing w:after="0"/>
      </w:pPr>
    </w:p>
    <w:p w14:paraId="650C4100" w14:textId="77777777" w:rsidR="008758E5" w:rsidRDefault="008758E5" w:rsidP="00CD2394">
      <w:pPr>
        <w:keepLines/>
        <w:spacing w:after="0"/>
      </w:pPr>
      <w:r>
        <w:t>capta erat</w:t>
      </w:r>
      <w:r>
        <w:tab/>
      </w:r>
      <w:r>
        <w:tab/>
      </w:r>
      <w:r>
        <w:tab/>
        <w:t>_____________________</w:t>
      </w:r>
      <w:r>
        <w:tab/>
        <w:t>_____________________</w:t>
      </w:r>
    </w:p>
    <w:p w14:paraId="22268274" w14:textId="77777777" w:rsidR="008758E5" w:rsidRDefault="008758E5" w:rsidP="00CD2394">
      <w:pPr>
        <w:keepLines/>
        <w:spacing w:after="0"/>
      </w:pPr>
    </w:p>
    <w:p w14:paraId="3A6773BC" w14:textId="77777777" w:rsidR="008758E5" w:rsidRDefault="008758E5" w:rsidP="00CD2394">
      <w:pPr>
        <w:keepLines/>
        <w:spacing w:after="0"/>
      </w:pPr>
      <w:r>
        <w:t>captī eritis</w:t>
      </w:r>
      <w:r>
        <w:tab/>
      </w:r>
      <w:r>
        <w:tab/>
      </w:r>
      <w:r>
        <w:tab/>
        <w:t>_____________________</w:t>
      </w:r>
      <w:r>
        <w:tab/>
        <w:t>_____________________</w:t>
      </w:r>
    </w:p>
    <w:p w14:paraId="2DCFB3BD" w14:textId="77777777" w:rsidR="008758E5" w:rsidRDefault="008758E5" w:rsidP="00CD2394">
      <w:pPr>
        <w:keepLines/>
        <w:spacing w:after="0"/>
      </w:pPr>
    </w:p>
    <w:p w14:paraId="142F153B" w14:textId="77777777" w:rsidR="008758E5" w:rsidRDefault="008758E5" w:rsidP="00CD2394">
      <w:pPr>
        <w:keepLines/>
        <w:spacing w:after="0"/>
      </w:pPr>
      <w:r>
        <w:t>audīae erant</w:t>
      </w:r>
      <w:r>
        <w:tab/>
      </w:r>
      <w:r>
        <w:tab/>
      </w:r>
      <w:r>
        <w:tab/>
        <w:t>_____________________</w:t>
      </w:r>
      <w:r>
        <w:tab/>
        <w:t>_____________________</w:t>
      </w:r>
    </w:p>
    <w:p w14:paraId="6D4E3B6B" w14:textId="77777777" w:rsidR="008758E5" w:rsidRDefault="008758E5" w:rsidP="00CD2394">
      <w:pPr>
        <w:keepLines/>
        <w:spacing w:after="0"/>
      </w:pPr>
    </w:p>
    <w:p w14:paraId="6D4A608B" w14:textId="77777777" w:rsidR="008758E5" w:rsidRDefault="008758E5" w:rsidP="00CD2394">
      <w:pPr>
        <w:keepLines/>
        <w:spacing w:after="0"/>
      </w:pPr>
      <w:r>
        <w:t>cēpī</w:t>
      </w:r>
      <w:r>
        <w:tab/>
      </w:r>
      <w:r>
        <w:tab/>
      </w:r>
      <w:r>
        <w:tab/>
      </w:r>
      <w:r>
        <w:tab/>
        <w:t>_____________________</w:t>
      </w:r>
      <w:r>
        <w:tab/>
        <w:t>_____________________</w:t>
      </w:r>
    </w:p>
    <w:p w14:paraId="5966AB42" w14:textId="77777777" w:rsidR="008758E5" w:rsidRDefault="008758E5" w:rsidP="00CD2394">
      <w:pPr>
        <w:keepLines/>
        <w:spacing w:after="0"/>
      </w:pPr>
    </w:p>
    <w:p w14:paraId="52C4D911" w14:textId="35825C0C" w:rsidR="008758E5" w:rsidRDefault="008758E5" w:rsidP="00CD2394">
      <w:pPr>
        <w:keepLines/>
        <w:spacing w:after="0"/>
      </w:pPr>
      <w:r>
        <w:t>cēpisse</w:t>
      </w:r>
      <w:r>
        <w:tab/>
      </w:r>
      <w:r>
        <w:tab/>
      </w:r>
      <w:r>
        <w:tab/>
      </w:r>
      <w:r w:rsidR="00F86A94">
        <w:tab/>
      </w:r>
      <w:r>
        <w:t>_____________________</w:t>
      </w:r>
      <w:r>
        <w:tab/>
        <w:t>_____________________</w:t>
      </w:r>
    </w:p>
    <w:p w14:paraId="64C85610" w14:textId="77777777" w:rsidR="008758E5" w:rsidRDefault="008758E5" w:rsidP="00CD2394">
      <w:pPr>
        <w:keepLines/>
        <w:spacing w:after="0"/>
      </w:pPr>
    </w:p>
    <w:p w14:paraId="749A8B6F" w14:textId="77777777" w:rsidR="008758E5" w:rsidRDefault="008758E5" w:rsidP="00CD2394">
      <w:pPr>
        <w:keepLines/>
        <w:spacing w:after="0"/>
      </w:pPr>
      <w:r>
        <w:t>vocāvērunt</w:t>
      </w:r>
      <w:r>
        <w:tab/>
      </w:r>
      <w:r>
        <w:tab/>
      </w:r>
      <w:r>
        <w:tab/>
        <w:t>_____________________</w:t>
      </w:r>
      <w:r>
        <w:tab/>
        <w:t>_____________________</w:t>
      </w:r>
    </w:p>
    <w:p w14:paraId="67E4298B" w14:textId="77777777" w:rsidR="008758E5" w:rsidRDefault="008758E5" w:rsidP="00CD2394">
      <w:pPr>
        <w:keepLines/>
        <w:spacing w:after="0"/>
      </w:pPr>
    </w:p>
    <w:p w14:paraId="371A9C07" w14:textId="77777777" w:rsidR="008758E5" w:rsidRDefault="008758E5" w:rsidP="00CD2394">
      <w:pPr>
        <w:keepLines/>
        <w:spacing w:after="0"/>
      </w:pPr>
      <w:r>
        <w:t>vocatī erunt</w:t>
      </w:r>
      <w:r>
        <w:tab/>
      </w:r>
      <w:r>
        <w:tab/>
      </w:r>
      <w:r>
        <w:tab/>
        <w:t>_____________________</w:t>
      </w:r>
      <w:r>
        <w:tab/>
        <w:t>_____________________</w:t>
      </w:r>
    </w:p>
    <w:p w14:paraId="12E08CEA" w14:textId="77777777" w:rsidR="008758E5" w:rsidRDefault="008758E5" w:rsidP="00CD2394">
      <w:pPr>
        <w:keepLines/>
        <w:spacing w:after="0"/>
      </w:pPr>
    </w:p>
    <w:p w14:paraId="4B8AB4B7" w14:textId="77777777" w:rsidR="008758E5" w:rsidRDefault="008758E5" w:rsidP="00CD2394">
      <w:pPr>
        <w:pStyle w:val="SectionandVocabheader"/>
      </w:pPr>
      <w:bookmarkStart w:id="107" w:name="_Toc158985043"/>
      <w:r>
        <w:t>Chapter 16 Translations</w:t>
      </w:r>
      <w:bookmarkEnd w:id="107"/>
    </w:p>
    <w:p w14:paraId="2343A3CE" w14:textId="77777777" w:rsidR="008758E5" w:rsidRDefault="008758E5" w:rsidP="00CD2394">
      <w:pPr>
        <w:keepLines/>
        <w:spacing w:after="0"/>
      </w:pPr>
      <w:r>
        <w:t>For any indirect statements, pay close attention to the tense and voice of the infinitive when you translate.</w:t>
      </w:r>
    </w:p>
    <w:p w14:paraId="74EFC8B6" w14:textId="77777777" w:rsidR="008758E5" w:rsidRDefault="008758E5" w:rsidP="00CD2394">
      <w:pPr>
        <w:keepLines/>
        <w:spacing w:after="0"/>
      </w:pPr>
    </w:p>
    <w:p w14:paraId="2DF3D4C5" w14:textId="77777777" w:rsidR="008758E5" w:rsidRDefault="008758E5" w:rsidP="00CD2394">
      <w:pPr>
        <w:keepLines/>
        <w:spacing w:after="0"/>
      </w:pPr>
      <w:r>
        <w:t>1. aciē victā exercitus Athenās vēnit</w:t>
      </w:r>
    </w:p>
    <w:p w14:paraId="7E365DB5" w14:textId="77777777" w:rsidR="008758E5" w:rsidRDefault="008758E5" w:rsidP="00CD2394">
      <w:pPr>
        <w:keepLines/>
        <w:spacing w:after="0"/>
      </w:pPr>
    </w:p>
    <w:p w14:paraId="06B5E849" w14:textId="77777777" w:rsidR="008758E5" w:rsidRDefault="008758E5" w:rsidP="00CD2394">
      <w:pPr>
        <w:keepLines/>
        <w:spacing w:after="0"/>
      </w:pPr>
      <w:r>
        <w:t>2. spēs magna a virō ferente ferum vultum petēbatur</w:t>
      </w:r>
    </w:p>
    <w:p w14:paraId="0B9CF1FE" w14:textId="77777777" w:rsidR="008758E5" w:rsidRDefault="008758E5" w:rsidP="00CD2394">
      <w:pPr>
        <w:keepLines/>
        <w:spacing w:after="0"/>
      </w:pPr>
    </w:p>
    <w:p w14:paraId="1EFC5CF7" w14:textId="77777777" w:rsidR="008758E5" w:rsidRDefault="008758E5" w:rsidP="00CD2394">
      <w:pPr>
        <w:keepLines/>
        <w:spacing w:after="0"/>
      </w:pPr>
      <w:r>
        <w:t>3. dōminī cum ād lōngissimam viām cucurrerat humī iacuērunt</w:t>
      </w:r>
    </w:p>
    <w:p w14:paraId="52873257" w14:textId="77777777" w:rsidR="008758E5" w:rsidRDefault="008758E5" w:rsidP="00CD2394">
      <w:pPr>
        <w:keepLines/>
        <w:spacing w:after="0"/>
      </w:pPr>
    </w:p>
    <w:p w14:paraId="27A31FCE" w14:textId="77777777" w:rsidR="008758E5" w:rsidRDefault="008758E5" w:rsidP="00CD2394">
      <w:pPr>
        <w:keepLines/>
        <w:spacing w:after="0"/>
      </w:pPr>
      <w:r>
        <w:t>4. senātus ab exercitū iussus Romae convēnit</w:t>
      </w:r>
    </w:p>
    <w:p w14:paraId="3807E067" w14:textId="77777777" w:rsidR="008758E5" w:rsidRDefault="008758E5" w:rsidP="00CD2394">
      <w:pPr>
        <w:keepLines/>
        <w:spacing w:after="0"/>
      </w:pPr>
    </w:p>
    <w:p w14:paraId="21389C99" w14:textId="77777777" w:rsidR="008758E5" w:rsidRDefault="008758E5" w:rsidP="00CD2394">
      <w:pPr>
        <w:keepLines/>
        <w:spacing w:after="0"/>
      </w:pPr>
      <w:r>
        <w:t>5. petere silvae umbram magnō cum metū debēmus</w:t>
      </w:r>
    </w:p>
    <w:p w14:paraId="13DC5082" w14:textId="77777777" w:rsidR="008758E5" w:rsidRDefault="008758E5" w:rsidP="00CD2394">
      <w:pPr>
        <w:keepLines/>
        <w:spacing w:after="0"/>
      </w:pPr>
    </w:p>
    <w:p w14:paraId="0609442D" w14:textId="77777777" w:rsidR="008758E5" w:rsidRDefault="008758E5" w:rsidP="00CD2394">
      <w:pPr>
        <w:keepLines/>
        <w:spacing w:after="0"/>
      </w:pPr>
      <w:r>
        <w:t>6. illō die duo maiora dona exercitibus illī fratrēs dederint</w:t>
      </w:r>
    </w:p>
    <w:p w14:paraId="2C8927A0" w14:textId="77777777" w:rsidR="008758E5" w:rsidRDefault="008758E5" w:rsidP="00CD2394">
      <w:pPr>
        <w:keepLines/>
        <w:spacing w:after="0"/>
      </w:pPr>
    </w:p>
    <w:p w14:paraId="24C1DE39" w14:textId="77777777" w:rsidR="008758E5" w:rsidRDefault="008758E5" w:rsidP="00CD2394">
      <w:pPr>
        <w:keepLines/>
        <w:spacing w:after="0"/>
      </w:pPr>
      <w:r>
        <w:t>7. trēs diēs militēs Athenīs vixērunt, neque appellatī erant</w:t>
      </w:r>
    </w:p>
    <w:p w14:paraId="3C76F3EB" w14:textId="77777777" w:rsidR="008758E5" w:rsidRDefault="008758E5" w:rsidP="00CD2394">
      <w:pPr>
        <w:keepLines/>
        <w:spacing w:after="0"/>
      </w:pPr>
    </w:p>
    <w:p w14:paraId="3A785597" w14:textId="77777777" w:rsidR="008758E5" w:rsidRDefault="008758E5" w:rsidP="00CD2394">
      <w:pPr>
        <w:keepLines/>
        <w:spacing w:after="0"/>
      </w:pPr>
      <w:r>
        <w:t xml:space="preserve"> 8. eōs in illā terrā ambulāre amicī dixērunt, sed ego, cum ibi advēnī, eōs vidēre non poteram</w:t>
      </w:r>
    </w:p>
    <w:p w14:paraId="357845D1" w14:textId="77777777" w:rsidR="008758E5" w:rsidRDefault="008758E5" w:rsidP="00CD2394">
      <w:pPr>
        <w:keepLines/>
        <w:spacing w:after="0"/>
      </w:pPr>
    </w:p>
    <w:p w14:paraId="621B3319" w14:textId="77777777" w:rsidR="008758E5" w:rsidRDefault="008758E5" w:rsidP="00CD2394">
      <w:pPr>
        <w:keepLines/>
        <w:spacing w:after="0"/>
      </w:pPr>
      <w:r>
        <w:t>9. spēs rēī publicae in senatū iacēre putatur</w:t>
      </w:r>
    </w:p>
    <w:p w14:paraId="48842D8F" w14:textId="77777777" w:rsidR="008758E5" w:rsidRDefault="008758E5" w:rsidP="00CD2394">
      <w:pPr>
        <w:keepLines/>
        <w:spacing w:after="0"/>
      </w:pPr>
    </w:p>
    <w:p w14:paraId="11D49ADF" w14:textId="77777777" w:rsidR="008758E5" w:rsidRDefault="008758E5" w:rsidP="00CD2394">
      <w:pPr>
        <w:keepLines/>
        <w:spacing w:after="0"/>
      </w:pPr>
      <w:r>
        <w:t>10.  amicī, aciēs quae antē meī vultūs oculōs iacent vidēbitisne?</w:t>
      </w:r>
    </w:p>
    <w:p w14:paraId="24462146" w14:textId="77777777" w:rsidR="008758E5" w:rsidRDefault="008758E5" w:rsidP="00CD2394">
      <w:pPr>
        <w:keepLines/>
        <w:spacing w:after="0"/>
      </w:pPr>
    </w:p>
    <w:p w14:paraId="3177401D" w14:textId="77777777" w:rsidR="008758E5" w:rsidRDefault="008758E5" w:rsidP="00CD2394">
      <w:pPr>
        <w:pStyle w:val="SectionandVocabheader"/>
      </w:pPr>
      <w:bookmarkStart w:id="108" w:name="_Toc158985044"/>
      <w:r>
        <w:t>Chapter 16 Vocabulary</w:t>
      </w:r>
      <w:bookmarkEnd w:id="108"/>
    </w:p>
    <w:tbl>
      <w:tblPr>
        <w:tblStyle w:val="TableGrid"/>
        <w:tblW w:w="0" w:type="auto"/>
        <w:tblLook w:val="04A0" w:firstRow="1" w:lastRow="0" w:firstColumn="1" w:lastColumn="0" w:noHBand="0" w:noVBand="1"/>
      </w:tblPr>
      <w:tblGrid>
        <w:gridCol w:w="5079"/>
        <w:gridCol w:w="4271"/>
      </w:tblGrid>
      <w:tr w:rsidR="008758E5" w:rsidRPr="00D83F41" w14:paraId="41068267" w14:textId="77777777" w:rsidTr="008758E5">
        <w:tc>
          <w:tcPr>
            <w:tcW w:w="5079" w:type="dxa"/>
          </w:tcPr>
          <w:p w14:paraId="46E36F87" w14:textId="77777777" w:rsidR="008758E5" w:rsidRPr="00D83F41" w:rsidRDefault="008758E5" w:rsidP="00CD2394">
            <w:pPr>
              <w:keepLines/>
            </w:pPr>
            <w:r w:rsidRPr="00D83F41">
              <w:t xml:space="preserve">rēs, reī (f): </w:t>
            </w:r>
          </w:p>
        </w:tc>
        <w:tc>
          <w:tcPr>
            <w:tcW w:w="4271" w:type="dxa"/>
          </w:tcPr>
          <w:p w14:paraId="1E3A6377" w14:textId="77777777" w:rsidR="008758E5" w:rsidRPr="00D83F41" w:rsidRDefault="008758E5" w:rsidP="00CD2394">
            <w:pPr>
              <w:keepLines/>
            </w:pPr>
            <w:r w:rsidRPr="00D83F41">
              <w:t>thing, affair</w:t>
            </w:r>
          </w:p>
        </w:tc>
      </w:tr>
      <w:tr w:rsidR="008758E5" w:rsidRPr="00D83F41" w14:paraId="63FD696F" w14:textId="77777777" w:rsidTr="008758E5">
        <w:tc>
          <w:tcPr>
            <w:tcW w:w="5079" w:type="dxa"/>
          </w:tcPr>
          <w:p w14:paraId="31C58FC5" w14:textId="77777777" w:rsidR="008758E5" w:rsidRPr="00D83F41" w:rsidRDefault="008758E5" w:rsidP="00CD2394">
            <w:pPr>
              <w:keepLines/>
            </w:pPr>
            <w:r>
              <w:tab/>
              <w:t>res publica</w:t>
            </w:r>
          </w:p>
        </w:tc>
        <w:tc>
          <w:tcPr>
            <w:tcW w:w="4271" w:type="dxa"/>
          </w:tcPr>
          <w:p w14:paraId="0329570E" w14:textId="77777777" w:rsidR="008758E5" w:rsidRPr="00D83F41" w:rsidRDefault="008758E5" w:rsidP="00CD2394">
            <w:pPr>
              <w:keepLines/>
            </w:pPr>
            <w:r w:rsidRPr="00D83F41">
              <w:t xml:space="preserve">commonwealth, </w:t>
            </w:r>
            <w:r>
              <w:t>republic</w:t>
            </w:r>
            <w:r w:rsidRPr="00D83F41">
              <w:t xml:space="preserve"> </w:t>
            </w:r>
          </w:p>
        </w:tc>
      </w:tr>
      <w:tr w:rsidR="008758E5" w:rsidRPr="00D83F41" w14:paraId="349F0EC8" w14:textId="77777777" w:rsidTr="008758E5">
        <w:tc>
          <w:tcPr>
            <w:tcW w:w="5079" w:type="dxa"/>
          </w:tcPr>
          <w:p w14:paraId="0BC2ADC2" w14:textId="77777777" w:rsidR="008758E5" w:rsidRPr="00D83F41" w:rsidRDefault="008758E5" w:rsidP="00CD2394">
            <w:pPr>
              <w:keepLines/>
              <w:ind w:left="720"/>
            </w:pPr>
            <w:r>
              <w:t>res militaris</w:t>
            </w:r>
          </w:p>
        </w:tc>
        <w:tc>
          <w:tcPr>
            <w:tcW w:w="4271" w:type="dxa"/>
          </w:tcPr>
          <w:p w14:paraId="46909B35" w14:textId="77777777" w:rsidR="008758E5" w:rsidRPr="00D83F41" w:rsidRDefault="008758E5" w:rsidP="00CD2394">
            <w:pPr>
              <w:keepLines/>
            </w:pPr>
            <w:r w:rsidRPr="00D83F41">
              <w:t>art of war</w:t>
            </w:r>
          </w:p>
        </w:tc>
      </w:tr>
      <w:tr w:rsidR="008758E5" w:rsidRPr="00D83F41" w14:paraId="59702F73" w14:textId="77777777" w:rsidTr="008758E5">
        <w:tc>
          <w:tcPr>
            <w:tcW w:w="5079" w:type="dxa"/>
          </w:tcPr>
          <w:p w14:paraId="5506CFEB" w14:textId="77777777" w:rsidR="008758E5" w:rsidRPr="00D83F41" w:rsidRDefault="008758E5" w:rsidP="00CD2394">
            <w:pPr>
              <w:keepLines/>
              <w:ind w:left="720"/>
            </w:pPr>
            <w:r>
              <w:t>res nova</w:t>
            </w:r>
          </w:p>
        </w:tc>
        <w:tc>
          <w:tcPr>
            <w:tcW w:w="4271" w:type="dxa"/>
          </w:tcPr>
          <w:p w14:paraId="01634C3B" w14:textId="77777777" w:rsidR="008758E5" w:rsidRPr="00D83F41" w:rsidRDefault="008758E5" w:rsidP="00CD2394">
            <w:pPr>
              <w:keepLines/>
            </w:pPr>
            <w:r w:rsidRPr="00D83F41">
              <w:t>revolution</w:t>
            </w:r>
          </w:p>
        </w:tc>
      </w:tr>
      <w:tr w:rsidR="008758E5" w:rsidRPr="00D83F41" w14:paraId="2B82897B" w14:textId="77777777" w:rsidTr="008758E5">
        <w:tc>
          <w:tcPr>
            <w:tcW w:w="5079" w:type="dxa"/>
          </w:tcPr>
          <w:p w14:paraId="3FD93B93" w14:textId="77777777" w:rsidR="008758E5" w:rsidRPr="00D83F41" w:rsidRDefault="008758E5" w:rsidP="00CD2394">
            <w:pPr>
              <w:keepLines/>
            </w:pPr>
            <w:r>
              <w:t>manus, manūs (f)</w:t>
            </w:r>
          </w:p>
        </w:tc>
        <w:tc>
          <w:tcPr>
            <w:tcW w:w="4271" w:type="dxa"/>
          </w:tcPr>
          <w:p w14:paraId="0BCF51D2" w14:textId="77777777" w:rsidR="008758E5" w:rsidRPr="00D83F41" w:rsidRDefault="008758E5" w:rsidP="00CD2394">
            <w:pPr>
              <w:keepLines/>
            </w:pPr>
            <w:r w:rsidRPr="00D83F41">
              <w:t>hand, band of men</w:t>
            </w:r>
          </w:p>
        </w:tc>
      </w:tr>
      <w:tr w:rsidR="008758E5" w:rsidRPr="00D83F41" w14:paraId="2FCF6E11" w14:textId="77777777" w:rsidTr="008758E5">
        <w:tc>
          <w:tcPr>
            <w:tcW w:w="5079" w:type="dxa"/>
          </w:tcPr>
          <w:p w14:paraId="49E10342" w14:textId="77777777" w:rsidR="008758E5" w:rsidRPr="00D83F41" w:rsidRDefault="008758E5" w:rsidP="00CD2394">
            <w:pPr>
              <w:keepLines/>
            </w:pPr>
            <w:r>
              <w:t>diēs, diēī (m/f)</w:t>
            </w:r>
          </w:p>
        </w:tc>
        <w:tc>
          <w:tcPr>
            <w:tcW w:w="4271" w:type="dxa"/>
          </w:tcPr>
          <w:p w14:paraId="5846D111" w14:textId="77777777" w:rsidR="008758E5" w:rsidRPr="00D83F41" w:rsidRDefault="008758E5" w:rsidP="00CD2394">
            <w:pPr>
              <w:keepLines/>
            </w:pPr>
            <w:r w:rsidRPr="00D83F41">
              <w:t>day</w:t>
            </w:r>
          </w:p>
        </w:tc>
      </w:tr>
      <w:tr w:rsidR="008758E5" w:rsidRPr="00D83F41" w14:paraId="00FE13E2" w14:textId="77777777" w:rsidTr="008758E5">
        <w:tc>
          <w:tcPr>
            <w:tcW w:w="5079" w:type="dxa"/>
          </w:tcPr>
          <w:p w14:paraId="43BE4370" w14:textId="77777777" w:rsidR="008758E5" w:rsidRPr="00D83F41" w:rsidRDefault="008758E5" w:rsidP="00CD2394">
            <w:pPr>
              <w:keepLines/>
            </w:pPr>
            <w:r w:rsidRPr="00D83F41">
              <w:t xml:space="preserve">domus, domūs (f): </w:t>
            </w:r>
          </w:p>
        </w:tc>
        <w:tc>
          <w:tcPr>
            <w:tcW w:w="4271" w:type="dxa"/>
          </w:tcPr>
          <w:p w14:paraId="752E018A" w14:textId="77777777" w:rsidR="008758E5" w:rsidRPr="00D83F41" w:rsidRDefault="008758E5" w:rsidP="00CD2394">
            <w:pPr>
              <w:keepLines/>
            </w:pPr>
            <w:r w:rsidRPr="00D83F41">
              <w:t>house</w:t>
            </w:r>
          </w:p>
        </w:tc>
      </w:tr>
      <w:tr w:rsidR="008758E5" w:rsidRPr="00D83F41" w14:paraId="1A22D0CA" w14:textId="77777777" w:rsidTr="008758E5">
        <w:tc>
          <w:tcPr>
            <w:tcW w:w="5079" w:type="dxa"/>
          </w:tcPr>
          <w:p w14:paraId="2E4D653F" w14:textId="56D5F402" w:rsidR="008758E5" w:rsidRPr="00D83F41" w:rsidRDefault="00C710D4" w:rsidP="00CD2394">
            <w:pPr>
              <w:keepLines/>
            </w:pPr>
            <w:r>
              <w:tab/>
              <w:t>domus, domī (f)</w:t>
            </w:r>
          </w:p>
        </w:tc>
        <w:tc>
          <w:tcPr>
            <w:tcW w:w="4271" w:type="dxa"/>
          </w:tcPr>
          <w:p w14:paraId="6A31F8CD" w14:textId="77777777" w:rsidR="008758E5" w:rsidRPr="00D83F41" w:rsidRDefault="008758E5" w:rsidP="00CD2394">
            <w:pPr>
              <w:keepLines/>
            </w:pPr>
            <w:r w:rsidRPr="00D83F41">
              <w:t>house</w:t>
            </w:r>
          </w:p>
        </w:tc>
      </w:tr>
      <w:tr w:rsidR="008758E5" w:rsidRPr="00D83F41" w14:paraId="228F243B" w14:textId="77777777" w:rsidTr="008758E5">
        <w:tc>
          <w:tcPr>
            <w:tcW w:w="5079" w:type="dxa"/>
          </w:tcPr>
          <w:p w14:paraId="44B09E5D" w14:textId="77777777" w:rsidR="008758E5" w:rsidRPr="00D83F41" w:rsidRDefault="008758E5" w:rsidP="00CD2394">
            <w:pPr>
              <w:keepLines/>
            </w:pPr>
            <w:r w:rsidRPr="00D83F41">
              <w:tab/>
              <w:t>domi (locative)</w:t>
            </w:r>
          </w:p>
        </w:tc>
        <w:tc>
          <w:tcPr>
            <w:tcW w:w="4271" w:type="dxa"/>
          </w:tcPr>
          <w:p w14:paraId="46B82C7A" w14:textId="77777777" w:rsidR="008758E5" w:rsidRPr="00D83F41" w:rsidRDefault="008758E5" w:rsidP="00CD2394">
            <w:pPr>
              <w:keepLines/>
            </w:pPr>
            <w:r>
              <w:t>“at home”</w:t>
            </w:r>
          </w:p>
        </w:tc>
      </w:tr>
      <w:tr w:rsidR="008758E5" w:rsidRPr="00D83F41" w14:paraId="25793AD4" w14:textId="77777777" w:rsidTr="008758E5">
        <w:tc>
          <w:tcPr>
            <w:tcW w:w="5079" w:type="dxa"/>
          </w:tcPr>
          <w:p w14:paraId="686DB217" w14:textId="26E15434" w:rsidR="008758E5" w:rsidRPr="00D83F41" w:rsidRDefault="008758E5" w:rsidP="00CD2394">
            <w:pPr>
              <w:keepLines/>
            </w:pPr>
            <w:r>
              <w:t>fidēs, fide</w:t>
            </w:r>
            <w:r w:rsidR="00C710D4">
              <w:t>ī (f)</w:t>
            </w:r>
          </w:p>
        </w:tc>
        <w:tc>
          <w:tcPr>
            <w:tcW w:w="4271" w:type="dxa"/>
          </w:tcPr>
          <w:p w14:paraId="53560135" w14:textId="77777777" w:rsidR="008758E5" w:rsidRPr="00D83F41" w:rsidRDefault="008758E5" w:rsidP="00CD2394">
            <w:pPr>
              <w:keepLines/>
            </w:pPr>
            <w:r w:rsidRPr="00D83F41">
              <w:t>trust, faith</w:t>
            </w:r>
          </w:p>
        </w:tc>
      </w:tr>
      <w:tr w:rsidR="008758E5" w:rsidRPr="00D83F41" w14:paraId="1D2C16C3" w14:textId="77777777" w:rsidTr="008758E5">
        <w:tc>
          <w:tcPr>
            <w:tcW w:w="5079" w:type="dxa"/>
          </w:tcPr>
          <w:p w14:paraId="36D2920F" w14:textId="096889FC" w:rsidR="008758E5" w:rsidRPr="00D83F41" w:rsidRDefault="00C710D4" w:rsidP="00CD2394">
            <w:pPr>
              <w:keepLines/>
            </w:pPr>
            <w:r>
              <w:t>vultus, vultūs (m)</w:t>
            </w:r>
          </w:p>
        </w:tc>
        <w:tc>
          <w:tcPr>
            <w:tcW w:w="4271" w:type="dxa"/>
          </w:tcPr>
          <w:p w14:paraId="473A2862" w14:textId="77777777" w:rsidR="008758E5" w:rsidRPr="00D83F41" w:rsidRDefault="008758E5" w:rsidP="00CD2394">
            <w:pPr>
              <w:keepLines/>
            </w:pPr>
            <w:r w:rsidRPr="00D83F41">
              <w:t>look, face</w:t>
            </w:r>
          </w:p>
        </w:tc>
      </w:tr>
      <w:tr w:rsidR="008758E5" w:rsidRPr="00D83F41" w14:paraId="6BF71934" w14:textId="77777777" w:rsidTr="008758E5">
        <w:tc>
          <w:tcPr>
            <w:tcW w:w="5079" w:type="dxa"/>
          </w:tcPr>
          <w:p w14:paraId="3F72048A" w14:textId="1E95DF08" w:rsidR="008758E5" w:rsidRPr="00D83F41" w:rsidRDefault="00C710D4" w:rsidP="00CD2394">
            <w:pPr>
              <w:keepLines/>
            </w:pPr>
            <w:r>
              <w:t>metus, metūs (m)</w:t>
            </w:r>
          </w:p>
        </w:tc>
        <w:tc>
          <w:tcPr>
            <w:tcW w:w="4271" w:type="dxa"/>
          </w:tcPr>
          <w:p w14:paraId="142509D6" w14:textId="3D8EBA7C" w:rsidR="008758E5" w:rsidRPr="00D83F41" w:rsidRDefault="00A4194A" w:rsidP="00CD2394">
            <w:pPr>
              <w:keepLines/>
            </w:pPr>
            <w:r>
              <w:t xml:space="preserve">fear, </w:t>
            </w:r>
            <w:r w:rsidR="008758E5" w:rsidRPr="00D83F41">
              <w:t>dread</w:t>
            </w:r>
          </w:p>
        </w:tc>
      </w:tr>
      <w:tr w:rsidR="008758E5" w:rsidRPr="00D83F41" w14:paraId="11C896FE" w14:textId="77777777" w:rsidTr="008758E5">
        <w:tc>
          <w:tcPr>
            <w:tcW w:w="5079" w:type="dxa"/>
          </w:tcPr>
          <w:p w14:paraId="018EBE28" w14:textId="392F110C" w:rsidR="008758E5" w:rsidRPr="00D83F41" w:rsidRDefault="00C710D4" w:rsidP="00CD2394">
            <w:pPr>
              <w:keepLines/>
            </w:pPr>
            <w:r>
              <w:t>genu, genūs (n)</w:t>
            </w:r>
          </w:p>
        </w:tc>
        <w:tc>
          <w:tcPr>
            <w:tcW w:w="4271" w:type="dxa"/>
          </w:tcPr>
          <w:p w14:paraId="5C21A520" w14:textId="77777777" w:rsidR="008758E5" w:rsidRPr="00D83F41" w:rsidRDefault="008758E5" w:rsidP="00CD2394">
            <w:pPr>
              <w:keepLines/>
            </w:pPr>
            <w:r w:rsidRPr="00D83F41">
              <w:t>knee</w:t>
            </w:r>
          </w:p>
        </w:tc>
      </w:tr>
      <w:tr w:rsidR="008758E5" w:rsidRPr="00D83F41" w14:paraId="7BE59E9D" w14:textId="77777777" w:rsidTr="008758E5">
        <w:tc>
          <w:tcPr>
            <w:tcW w:w="5079" w:type="dxa"/>
          </w:tcPr>
          <w:p w14:paraId="57554F76" w14:textId="6E263459" w:rsidR="008758E5" w:rsidRPr="00D83F41" w:rsidRDefault="00C710D4" w:rsidP="00CD2394">
            <w:pPr>
              <w:keepLines/>
            </w:pPr>
            <w:r>
              <w:t>spēs, speī (f)</w:t>
            </w:r>
          </w:p>
        </w:tc>
        <w:tc>
          <w:tcPr>
            <w:tcW w:w="4271" w:type="dxa"/>
          </w:tcPr>
          <w:p w14:paraId="7ED63CC0" w14:textId="77777777" w:rsidR="008758E5" w:rsidRPr="00D83F41" w:rsidRDefault="008758E5" w:rsidP="00CD2394">
            <w:pPr>
              <w:keepLines/>
            </w:pPr>
            <w:r w:rsidRPr="00D83F41">
              <w:t>hope</w:t>
            </w:r>
          </w:p>
        </w:tc>
      </w:tr>
      <w:tr w:rsidR="008758E5" w:rsidRPr="00D83F41" w14:paraId="052F8782" w14:textId="77777777" w:rsidTr="008758E5">
        <w:tc>
          <w:tcPr>
            <w:tcW w:w="5079" w:type="dxa"/>
          </w:tcPr>
          <w:p w14:paraId="3302D975" w14:textId="534B7DFF" w:rsidR="008758E5" w:rsidRPr="00D83F41" w:rsidRDefault="00C710D4" w:rsidP="00CD2394">
            <w:pPr>
              <w:keepLines/>
            </w:pPr>
            <w:r>
              <w:t>exercitus, exercitūs (m)</w:t>
            </w:r>
          </w:p>
        </w:tc>
        <w:tc>
          <w:tcPr>
            <w:tcW w:w="4271" w:type="dxa"/>
          </w:tcPr>
          <w:p w14:paraId="0F5D310D" w14:textId="77777777" w:rsidR="008758E5" w:rsidRPr="00D83F41" w:rsidRDefault="008758E5" w:rsidP="00CD2394">
            <w:pPr>
              <w:keepLines/>
            </w:pPr>
            <w:r w:rsidRPr="00D83F41">
              <w:t>army</w:t>
            </w:r>
          </w:p>
        </w:tc>
      </w:tr>
      <w:tr w:rsidR="008758E5" w:rsidRPr="00D83F41" w14:paraId="56EC3A8B" w14:textId="77777777" w:rsidTr="008758E5">
        <w:tc>
          <w:tcPr>
            <w:tcW w:w="5079" w:type="dxa"/>
          </w:tcPr>
          <w:p w14:paraId="0B6E3A28" w14:textId="77777777" w:rsidR="008758E5" w:rsidRPr="00D83F41" w:rsidRDefault="008758E5" w:rsidP="00CD2394">
            <w:pPr>
              <w:keepLines/>
            </w:pPr>
            <w:r w:rsidRPr="00D83F41">
              <w:t xml:space="preserve">senatus, senatūs (m) </w:t>
            </w:r>
          </w:p>
        </w:tc>
        <w:tc>
          <w:tcPr>
            <w:tcW w:w="4271" w:type="dxa"/>
          </w:tcPr>
          <w:p w14:paraId="1EB9BF4A" w14:textId="77777777" w:rsidR="008758E5" w:rsidRPr="00D83F41" w:rsidRDefault="008758E5" w:rsidP="00CD2394">
            <w:pPr>
              <w:keepLines/>
            </w:pPr>
            <w:r w:rsidRPr="00D83F41">
              <w:t>senate</w:t>
            </w:r>
          </w:p>
        </w:tc>
      </w:tr>
      <w:tr w:rsidR="008758E5" w:rsidRPr="00D83F41" w14:paraId="03852217" w14:textId="77777777" w:rsidTr="008758E5">
        <w:tc>
          <w:tcPr>
            <w:tcW w:w="5079" w:type="dxa"/>
          </w:tcPr>
          <w:p w14:paraId="3F8EDD55" w14:textId="77777777" w:rsidR="008758E5" w:rsidRPr="00D83F41" w:rsidRDefault="008758E5" w:rsidP="00CD2394">
            <w:pPr>
              <w:keepLines/>
            </w:pPr>
            <w:r w:rsidRPr="00D83F41">
              <w:t xml:space="preserve">casus, casūs (m) </w:t>
            </w:r>
          </w:p>
        </w:tc>
        <w:tc>
          <w:tcPr>
            <w:tcW w:w="4271" w:type="dxa"/>
          </w:tcPr>
          <w:p w14:paraId="66CDE2DD" w14:textId="77777777" w:rsidR="008758E5" w:rsidRPr="00D83F41" w:rsidRDefault="008758E5" w:rsidP="00CD2394">
            <w:pPr>
              <w:keepLines/>
            </w:pPr>
            <w:r w:rsidRPr="00D83F41">
              <w:t>fall</w:t>
            </w:r>
          </w:p>
        </w:tc>
      </w:tr>
      <w:tr w:rsidR="008758E5" w:rsidRPr="00D83F41" w14:paraId="0CCE516B" w14:textId="77777777" w:rsidTr="008758E5">
        <w:tc>
          <w:tcPr>
            <w:tcW w:w="5079" w:type="dxa"/>
          </w:tcPr>
          <w:p w14:paraId="25796BC1" w14:textId="77777777" w:rsidR="008758E5" w:rsidRPr="00D83F41" w:rsidRDefault="008758E5" w:rsidP="00CD2394">
            <w:pPr>
              <w:keepLines/>
            </w:pPr>
            <w:r w:rsidRPr="00D83F41">
              <w:t xml:space="preserve">cursus, cursūs (m) </w:t>
            </w:r>
          </w:p>
        </w:tc>
        <w:tc>
          <w:tcPr>
            <w:tcW w:w="4271" w:type="dxa"/>
          </w:tcPr>
          <w:p w14:paraId="3E2782B6" w14:textId="77777777" w:rsidR="008758E5" w:rsidRPr="00D83F41" w:rsidRDefault="008758E5" w:rsidP="00CD2394">
            <w:pPr>
              <w:keepLines/>
            </w:pPr>
            <w:r w:rsidRPr="00D83F41">
              <w:t>course</w:t>
            </w:r>
          </w:p>
        </w:tc>
      </w:tr>
      <w:tr w:rsidR="008758E5" w:rsidRPr="00D83F41" w14:paraId="756FAE44" w14:textId="77777777" w:rsidTr="008758E5">
        <w:tc>
          <w:tcPr>
            <w:tcW w:w="5079" w:type="dxa"/>
          </w:tcPr>
          <w:p w14:paraId="62162C6B" w14:textId="23E21DE7" w:rsidR="008758E5" w:rsidRPr="00D83F41" w:rsidRDefault="008543D2" w:rsidP="00CD2394">
            <w:pPr>
              <w:keepLines/>
            </w:pPr>
            <w:r>
              <w:t>aciēs, aciēī (f)</w:t>
            </w:r>
          </w:p>
        </w:tc>
        <w:tc>
          <w:tcPr>
            <w:tcW w:w="4271" w:type="dxa"/>
          </w:tcPr>
          <w:p w14:paraId="07B2E7B5" w14:textId="77777777" w:rsidR="008758E5" w:rsidRPr="00D83F41" w:rsidRDefault="008758E5" w:rsidP="00CD2394">
            <w:pPr>
              <w:keepLines/>
            </w:pPr>
            <w:r w:rsidRPr="00D83F41">
              <w:t>edge, battle line</w:t>
            </w:r>
          </w:p>
        </w:tc>
      </w:tr>
      <w:tr w:rsidR="008758E5" w:rsidRPr="00D83F41" w14:paraId="3E1F2F6F" w14:textId="77777777" w:rsidTr="008758E5">
        <w:tc>
          <w:tcPr>
            <w:tcW w:w="5079" w:type="dxa"/>
          </w:tcPr>
          <w:p w14:paraId="587D6AA7" w14:textId="2EC45A2C" w:rsidR="008758E5" w:rsidRPr="00D83F41" w:rsidRDefault="008543D2" w:rsidP="00CD2394">
            <w:pPr>
              <w:keepLines/>
            </w:pPr>
            <w:r>
              <w:t>rūs, ruris (n)</w:t>
            </w:r>
          </w:p>
        </w:tc>
        <w:tc>
          <w:tcPr>
            <w:tcW w:w="4271" w:type="dxa"/>
          </w:tcPr>
          <w:p w14:paraId="5E715D8F" w14:textId="77777777" w:rsidR="008758E5" w:rsidRPr="00D83F41" w:rsidRDefault="008758E5" w:rsidP="00CD2394">
            <w:pPr>
              <w:keepLines/>
            </w:pPr>
            <w:r w:rsidRPr="00D83F41">
              <w:t>country</w:t>
            </w:r>
          </w:p>
        </w:tc>
      </w:tr>
      <w:tr w:rsidR="008758E5" w:rsidRPr="00D83F41" w14:paraId="6550827A" w14:textId="77777777" w:rsidTr="008758E5">
        <w:tc>
          <w:tcPr>
            <w:tcW w:w="5079" w:type="dxa"/>
          </w:tcPr>
          <w:p w14:paraId="4D6B9229" w14:textId="77777777" w:rsidR="008758E5" w:rsidRPr="00D83F41" w:rsidRDefault="008758E5" w:rsidP="00CD2394">
            <w:pPr>
              <w:keepLines/>
            </w:pPr>
            <w:r w:rsidRPr="00D83F41">
              <w:tab/>
              <w:t>ruri (locative)</w:t>
            </w:r>
          </w:p>
        </w:tc>
        <w:tc>
          <w:tcPr>
            <w:tcW w:w="4271" w:type="dxa"/>
          </w:tcPr>
          <w:p w14:paraId="32D30AC2" w14:textId="77777777" w:rsidR="008758E5" w:rsidRPr="00D83F41" w:rsidRDefault="008758E5" w:rsidP="00CD2394">
            <w:pPr>
              <w:keepLines/>
            </w:pPr>
            <w:r>
              <w:t>in the country</w:t>
            </w:r>
          </w:p>
        </w:tc>
      </w:tr>
      <w:tr w:rsidR="008758E5" w:rsidRPr="00D83F41" w14:paraId="4F98CB25" w14:textId="77777777" w:rsidTr="008758E5">
        <w:tc>
          <w:tcPr>
            <w:tcW w:w="5079" w:type="dxa"/>
          </w:tcPr>
          <w:p w14:paraId="5CAA5F88" w14:textId="77777777" w:rsidR="008758E5" w:rsidRPr="00D83F41" w:rsidRDefault="008758E5" w:rsidP="00CD2394">
            <w:pPr>
              <w:keepLines/>
            </w:pPr>
            <w:r w:rsidRPr="00D83F41">
              <w:t xml:space="preserve">humus, humī (f): </w:t>
            </w:r>
          </w:p>
        </w:tc>
        <w:tc>
          <w:tcPr>
            <w:tcW w:w="4271" w:type="dxa"/>
          </w:tcPr>
          <w:p w14:paraId="0F1FBCC0" w14:textId="77777777" w:rsidR="008758E5" w:rsidRPr="00D83F41" w:rsidRDefault="008758E5" w:rsidP="00CD2394">
            <w:pPr>
              <w:keepLines/>
            </w:pPr>
            <w:r w:rsidRPr="00D83F41">
              <w:t>ground</w:t>
            </w:r>
          </w:p>
        </w:tc>
      </w:tr>
      <w:tr w:rsidR="008758E5" w:rsidRPr="00D83F41" w14:paraId="099925C1" w14:textId="77777777" w:rsidTr="008758E5">
        <w:tc>
          <w:tcPr>
            <w:tcW w:w="5079" w:type="dxa"/>
          </w:tcPr>
          <w:p w14:paraId="33B62987" w14:textId="77777777" w:rsidR="008758E5" w:rsidRPr="00D83F41" w:rsidRDefault="008758E5" w:rsidP="00CD2394">
            <w:pPr>
              <w:keepLines/>
            </w:pPr>
            <w:r w:rsidRPr="00D83F41">
              <w:tab/>
              <w:t>humī (locative)</w:t>
            </w:r>
          </w:p>
        </w:tc>
        <w:tc>
          <w:tcPr>
            <w:tcW w:w="4271" w:type="dxa"/>
          </w:tcPr>
          <w:p w14:paraId="6E63E6C6" w14:textId="77777777" w:rsidR="008758E5" w:rsidRPr="00D83F41" w:rsidRDefault="008758E5" w:rsidP="00CD2394">
            <w:pPr>
              <w:keepLines/>
            </w:pPr>
            <w:r>
              <w:t>on the ground</w:t>
            </w:r>
          </w:p>
        </w:tc>
      </w:tr>
      <w:tr w:rsidR="008758E5" w:rsidRPr="00D83F41" w14:paraId="2ACD2101" w14:textId="77777777" w:rsidTr="008758E5">
        <w:tc>
          <w:tcPr>
            <w:tcW w:w="5079" w:type="dxa"/>
          </w:tcPr>
          <w:p w14:paraId="534A1F46" w14:textId="421B9127" w:rsidR="008758E5" w:rsidRPr="00D83F41" w:rsidRDefault="008758E5" w:rsidP="008543D2">
            <w:pPr>
              <w:keepLines/>
            </w:pPr>
            <w:r w:rsidRPr="00D83F41">
              <w:t>Roma, Romae (f)</w:t>
            </w:r>
            <w:r w:rsidR="008543D2">
              <w:t>:</w:t>
            </w:r>
          </w:p>
        </w:tc>
        <w:tc>
          <w:tcPr>
            <w:tcW w:w="4271" w:type="dxa"/>
          </w:tcPr>
          <w:p w14:paraId="5D9EA92E" w14:textId="77777777" w:rsidR="008758E5" w:rsidRPr="00D83F41" w:rsidRDefault="008758E5" w:rsidP="00CD2394">
            <w:pPr>
              <w:keepLines/>
            </w:pPr>
            <w:r>
              <w:t>Rome</w:t>
            </w:r>
          </w:p>
        </w:tc>
      </w:tr>
      <w:tr w:rsidR="008758E5" w:rsidRPr="00D83F41" w14:paraId="69096E75" w14:textId="77777777" w:rsidTr="008758E5">
        <w:tc>
          <w:tcPr>
            <w:tcW w:w="5079" w:type="dxa"/>
          </w:tcPr>
          <w:p w14:paraId="1A77EE4B" w14:textId="77777777" w:rsidR="008758E5" w:rsidRPr="00D83F41" w:rsidRDefault="008758E5" w:rsidP="00CD2394">
            <w:pPr>
              <w:keepLines/>
            </w:pPr>
            <w:r w:rsidRPr="00D83F41">
              <w:tab/>
              <w:t>Romae (locative)</w:t>
            </w:r>
          </w:p>
        </w:tc>
        <w:tc>
          <w:tcPr>
            <w:tcW w:w="4271" w:type="dxa"/>
          </w:tcPr>
          <w:p w14:paraId="05FD7F4D" w14:textId="77777777" w:rsidR="008758E5" w:rsidRPr="00D83F41" w:rsidRDefault="008758E5" w:rsidP="00CD2394">
            <w:pPr>
              <w:keepLines/>
            </w:pPr>
            <w:r>
              <w:t>at Rome</w:t>
            </w:r>
          </w:p>
        </w:tc>
      </w:tr>
      <w:tr w:rsidR="008758E5" w:rsidRPr="00D83F41" w14:paraId="023D8BC5" w14:textId="77777777" w:rsidTr="008758E5">
        <w:tc>
          <w:tcPr>
            <w:tcW w:w="5079" w:type="dxa"/>
          </w:tcPr>
          <w:p w14:paraId="29DF7544" w14:textId="2A17C8D4" w:rsidR="008758E5" w:rsidRPr="00D83F41" w:rsidRDefault="008758E5" w:rsidP="008543D2">
            <w:pPr>
              <w:keepLines/>
            </w:pPr>
            <w:r w:rsidRPr="00D83F41">
              <w:t>Athenae, Athenārum (f)</w:t>
            </w:r>
            <w:r w:rsidR="008543D2">
              <w:t>:</w:t>
            </w:r>
          </w:p>
        </w:tc>
        <w:tc>
          <w:tcPr>
            <w:tcW w:w="4271" w:type="dxa"/>
          </w:tcPr>
          <w:p w14:paraId="7CA287B8" w14:textId="77777777" w:rsidR="008758E5" w:rsidRPr="00D83F41" w:rsidRDefault="008758E5" w:rsidP="00CD2394">
            <w:pPr>
              <w:keepLines/>
            </w:pPr>
            <w:r>
              <w:t>Athens</w:t>
            </w:r>
          </w:p>
        </w:tc>
      </w:tr>
      <w:tr w:rsidR="008758E5" w:rsidRPr="00D83F41" w14:paraId="2248C141" w14:textId="77777777" w:rsidTr="008758E5">
        <w:tc>
          <w:tcPr>
            <w:tcW w:w="5079" w:type="dxa"/>
          </w:tcPr>
          <w:p w14:paraId="0E27A3AA" w14:textId="77777777" w:rsidR="008758E5" w:rsidRPr="00D83F41" w:rsidRDefault="008758E5" w:rsidP="00CD2394">
            <w:pPr>
              <w:keepLines/>
            </w:pPr>
            <w:r w:rsidRPr="00D83F41">
              <w:tab/>
              <w:t>Athenīs (locative)</w:t>
            </w:r>
          </w:p>
        </w:tc>
        <w:tc>
          <w:tcPr>
            <w:tcW w:w="4271" w:type="dxa"/>
          </w:tcPr>
          <w:p w14:paraId="21BE72D9" w14:textId="77777777" w:rsidR="008758E5" w:rsidRPr="00D83F41" w:rsidRDefault="008758E5" w:rsidP="00CD2394">
            <w:pPr>
              <w:keepLines/>
            </w:pPr>
            <w:r>
              <w:t>at Athens</w:t>
            </w:r>
          </w:p>
        </w:tc>
      </w:tr>
    </w:tbl>
    <w:p w14:paraId="5C2AACF5" w14:textId="77777777" w:rsidR="008758E5" w:rsidRDefault="008758E5" w:rsidP="00CD2394">
      <w:pPr>
        <w:keepLines/>
        <w:spacing w:after="0"/>
      </w:pPr>
    </w:p>
    <w:p w14:paraId="6C3A24BE" w14:textId="77777777" w:rsidR="008758E5" w:rsidRPr="006F6CE3" w:rsidRDefault="008758E5" w:rsidP="00CD2394">
      <w:pPr>
        <w:keepLines/>
        <w:spacing w:after="0"/>
      </w:pPr>
    </w:p>
    <w:p w14:paraId="61CA0DAA" w14:textId="24D6A2B5" w:rsidR="008758E5" w:rsidRDefault="00E7188F" w:rsidP="0029433E">
      <w:pPr>
        <w:pStyle w:val="Heading1"/>
      </w:pPr>
      <w:bookmarkStart w:id="109" w:name="_Toc158985045"/>
      <w:r>
        <w:t>Gerunds</w:t>
      </w:r>
      <w:r w:rsidR="000F601F">
        <w:t>;</w:t>
      </w:r>
      <w:r>
        <w:t xml:space="preserve"> </w:t>
      </w:r>
      <w:r w:rsidR="008758E5">
        <w:t xml:space="preserve">Future </w:t>
      </w:r>
      <w:r w:rsidR="00044FF5">
        <w:t>Participles and Infinitives</w:t>
      </w:r>
      <w:bookmarkEnd w:id="109"/>
    </w:p>
    <w:p w14:paraId="1F7B0C60" w14:textId="77777777" w:rsidR="008758E5" w:rsidRDefault="008758E5" w:rsidP="00CD2394">
      <w:pPr>
        <w:pStyle w:val="Heading3"/>
      </w:pPr>
      <w:bookmarkStart w:id="110" w:name="_Toc158985046"/>
      <w:r>
        <w:t>Principles of Grammar</w:t>
      </w:r>
      <w:bookmarkEnd w:id="110"/>
    </w:p>
    <w:p w14:paraId="00BEC465" w14:textId="4D393242" w:rsidR="00E7188F" w:rsidRDefault="00E7188F" w:rsidP="00CD2394">
      <w:pPr>
        <w:keepLines/>
        <w:spacing w:after="0"/>
      </w:pPr>
      <w:r>
        <w:t xml:space="preserve">The next two chapters introduce several less typical patterns and grammatical functions of verbs. </w:t>
      </w:r>
    </w:p>
    <w:p w14:paraId="794953F5" w14:textId="77777777" w:rsidR="00EE596A" w:rsidRDefault="00EE596A" w:rsidP="00CD2394">
      <w:pPr>
        <w:keepLines/>
        <w:spacing w:after="0"/>
      </w:pPr>
    </w:p>
    <w:p w14:paraId="6427DFAB" w14:textId="2649E32C" w:rsidR="005E0C47" w:rsidRDefault="005E0C47" w:rsidP="00CD2394">
      <w:pPr>
        <w:keepLines/>
        <w:spacing w:after="0"/>
      </w:pPr>
      <w:r>
        <w:t xml:space="preserve">Aside from the future tense of finite verbs, there are also future tense participles and infinitives. Like their present and perfect counterparts, the future </w:t>
      </w:r>
      <w:r w:rsidR="00A06D5A">
        <w:t>infinitives</w:t>
      </w:r>
      <w:r>
        <w:t xml:space="preserve"> typically show time relative to the main verb. Just like perfect infinitives show </w:t>
      </w:r>
      <w:r w:rsidRPr="00653663">
        <w:t>action</w:t>
      </w:r>
      <w:r>
        <w:t xml:space="preserve"> </w:t>
      </w:r>
      <w:r>
        <w:rPr>
          <w:i/>
        </w:rPr>
        <w:t>prior</w:t>
      </w:r>
      <w:r>
        <w:t xml:space="preserve"> </w:t>
      </w:r>
      <w:r>
        <w:rPr>
          <w:i/>
        </w:rPr>
        <w:t xml:space="preserve">to </w:t>
      </w:r>
      <w:r>
        <w:t xml:space="preserve">the verb and present infinitives show action </w:t>
      </w:r>
      <w:r>
        <w:rPr>
          <w:i/>
        </w:rPr>
        <w:t>the same time as</w:t>
      </w:r>
      <w:r>
        <w:t xml:space="preserve"> the main verbs, future forms show action </w:t>
      </w:r>
      <w:r>
        <w:rPr>
          <w:i/>
        </w:rPr>
        <w:t>subsequent to</w:t>
      </w:r>
      <w:r>
        <w:t xml:space="preserve"> the main verb. The practicalities on how to translate </w:t>
      </w:r>
      <w:r w:rsidR="00B61776">
        <w:t>future forms</w:t>
      </w:r>
      <w:r>
        <w:t xml:space="preserve"> are in the examples below.</w:t>
      </w:r>
    </w:p>
    <w:p w14:paraId="7B9CD69D" w14:textId="4AE237C0" w:rsidR="00EE596A" w:rsidRDefault="00EE596A" w:rsidP="00CD2394">
      <w:pPr>
        <w:keepLines/>
        <w:spacing w:after="0"/>
      </w:pPr>
    </w:p>
    <w:p w14:paraId="63819E2F" w14:textId="253F425C" w:rsidR="00EE596A" w:rsidRDefault="00EE596A" w:rsidP="00CD2394">
      <w:pPr>
        <w:keepLines/>
        <w:spacing w:after="0"/>
      </w:pPr>
      <w:r>
        <w:lastRenderedPageBreak/>
        <w:t xml:space="preserve">You’ve already seen that verbs can be used to form adjectives (participles). In this chapter you’ll also learn about nouns that can be formed from verbs: </w:t>
      </w:r>
      <w:r w:rsidRPr="00E7188F">
        <w:rPr>
          <w:rStyle w:val="Strong"/>
        </w:rPr>
        <w:t>gerunds</w:t>
      </w:r>
      <w:r>
        <w:t>.</w:t>
      </w:r>
    </w:p>
    <w:p w14:paraId="4F6F4959" w14:textId="7B5DC940" w:rsidR="00E7188F" w:rsidRPr="00515B5D" w:rsidRDefault="00E7188F" w:rsidP="00CD2394">
      <w:pPr>
        <w:keepLines/>
        <w:spacing w:after="0"/>
        <w:rPr>
          <w:rStyle w:val="Strong"/>
        </w:rPr>
      </w:pPr>
    </w:p>
    <w:p w14:paraId="7A36E2D7" w14:textId="6FDD6C2C" w:rsidR="00044FF5" w:rsidRDefault="00B61776" w:rsidP="00044FF5">
      <w:pPr>
        <w:pStyle w:val="Heading5"/>
      </w:pPr>
      <w:r>
        <w:t>Future Participles</w:t>
      </w:r>
    </w:p>
    <w:p w14:paraId="4E967BA4" w14:textId="1DCFF9EE" w:rsidR="008758E5" w:rsidRDefault="008758E5" w:rsidP="00CD2394">
      <w:pPr>
        <w:keepLines/>
        <w:spacing w:after="0"/>
      </w:pPr>
    </w:p>
    <w:p w14:paraId="4A25C67E" w14:textId="2C895760" w:rsidR="00A06D5A" w:rsidRPr="00A06D5A" w:rsidRDefault="00A06D5A" w:rsidP="00CD2394">
      <w:pPr>
        <w:keepLines/>
        <w:spacing w:after="0"/>
      </w:pPr>
      <w:r>
        <w:t>The future active participle is not terribly common in Classical Latin. It can serve as a replacement for future tenses or to be more emphatic (</w:t>
      </w:r>
      <w:r>
        <w:rPr>
          <w:i/>
        </w:rPr>
        <w:t xml:space="preserve">vir </w:t>
      </w:r>
      <w:r w:rsidRPr="006213BD">
        <w:rPr>
          <w:i/>
          <w:u w:val="single"/>
        </w:rPr>
        <w:t>n</w:t>
      </w:r>
      <w:r w:rsidR="00265665" w:rsidRPr="006213BD">
        <w:rPr>
          <w:i/>
          <w:u w:val="single"/>
        </w:rPr>
        <w:t>ō</w:t>
      </w:r>
      <w:r w:rsidRPr="006213BD">
        <w:rPr>
          <w:i/>
          <w:u w:val="single"/>
        </w:rPr>
        <w:t>n</w:t>
      </w:r>
      <w:r>
        <w:rPr>
          <w:i/>
        </w:rPr>
        <w:t xml:space="preserve"> </w:t>
      </w:r>
      <w:r w:rsidRPr="00265665">
        <w:rPr>
          <w:i/>
          <w:u w:val="single"/>
        </w:rPr>
        <w:t>tent</w:t>
      </w:r>
      <w:r w:rsidR="00265665" w:rsidRPr="00265665">
        <w:rPr>
          <w:i/>
          <w:u w:val="single"/>
        </w:rPr>
        <w:t>ū</w:t>
      </w:r>
      <w:r w:rsidRPr="00265665">
        <w:rPr>
          <w:i/>
          <w:u w:val="single"/>
        </w:rPr>
        <w:t>rus</w:t>
      </w:r>
      <w:r>
        <w:rPr>
          <w:i/>
        </w:rPr>
        <w:t xml:space="preserve"> </w:t>
      </w:r>
      <w:r w:rsidR="006213BD">
        <w:rPr>
          <w:i/>
        </w:rPr>
        <w:t>urbem</w:t>
      </w:r>
      <w:r>
        <w:t xml:space="preserve"> “a man </w:t>
      </w:r>
      <w:r w:rsidRPr="006213BD">
        <w:rPr>
          <w:i/>
        </w:rPr>
        <w:t>not about to hold</w:t>
      </w:r>
      <w:r>
        <w:t xml:space="preserve"> </w:t>
      </w:r>
      <w:r w:rsidR="006213BD">
        <w:t>the city</w:t>
      </w:r>
      <w:r>
        <w:t xml:space="preserve">”), </w:t>
      </w:r>
      <w:r w:rsidR="00265665">
        <w:t>and it also appears in later poetry.</w:t>
      </w:r>
    </w:p>
    <w:p w14:paraId="115C00AD" w14:textId="77777777" w:rsidR="00265665" w:rsidRDefault="00265665" w:rsidP="00CD2394">
      <w:pPr>
        <w:keepLines/>
        <w:spacing w:after="0"/>
      </w:pPr>
    </w:p>
    <w:p w14:paraId="19A211FC" w14:textId="4C9CD206" w:rsidR="008758E5" w:rsidRPr="00265665" w:rsidRDefault="008758E5" w:rsidP="00CD2394">
      <w:pPr>
        <w:keepLines/>
        <w:spacing w:after="0"/>
      </w:pPr>
      <w:r>
        <w:t xml:space="preserve">The future passive participle (also called the </w:t>
      </w:r>
      <w:r w:rsidRPr="000E009A">
        <w:rPr>
          <w:rStyle w:val="Strong"/>
        </w:rPr>
        <w:t>gerundive</w:t>
      </w:r>
      <w:r>
        <w:t xml:space="preserve">) is </w:t>
      </w:r>
      <w:r w:rsidR="00265665">
        <w:t>more common</w:t>
      </w:r>
      <w:r w:rsidR="005D4C25">
        <w:t xml:space="preserve">. It is also </w:t>
      </w:r>
      <w:r w:rsidR="00265665">
        <w:t>noteworty</w:t>
      </w:r>
      <w:r>
        <w:t xml:space="preserve"> in that it has additional uses beyond the othe</w:t>
      </w:r>
      <w:r w:rsidR="00265665">
        <w:t xml:space="preserve">r participles you have learned. </w:t>
      </w:r>
      <w:r>
        <w:t xml:space="preserve">The gerundive, which </w:t>
      </w:r>
      <w:r w:rsidR="00265665">
        <w:t>seems</w:t>
      </w:r>
      <w:r w:rsidR="00044FF5">
        <w:t xml:space="preserve"> like it should</w:t>
      </w:r>
      <w:r>
        <w:t xml:space="preserve"> be translated “will be _____ed,” more often connotes need or obligation (“should be </w:t>
      </w:r>
      <w:r w:rsidR="00265665">
        <w:t>_____</w:t>
      </w:r>
      <w:r>
        <w:t xml:space="preserve">ed”). This can be through a variety of </w:t>
      </w:r>
      <w:r w:rsidR="00F86A94">
        <w:t>uses but</w:t>
      </w:r>
      <w:r>
        <w:t xml:space="preserve"> is often seen in a special construction called the </w:t>
      </w:r>
      <w:r w:rsidRPr="00D00B9E">
        <w:rPr>
          <w:rStyle w:val="Strong"/>
        </w:rPr>
        <w:t>passive periphrastic</w:t>
      </w:r>
      <w:r>
        <w:t>.</w:t>
      </w:r>
    </w:p>
    <w:p w14:paraId="7998A093" w14:textId="6CE335BB" w:rsidR="008758E5" w:rsidRDefault="008758E5" w:rsidP="00CD2394">
      <w:pPr>
        <w:keepLines/>
        <w:spacing w:after="0"/>
      </w:pPr>
    </w:p>
    <w:p w14:paraId="63912C03" w14:textId="558C406F" w:rsidR="00044FF5" w:rsidRDefault="00044FF5" w:rsidP="00044FF5">
      <w:pPr>
        <w:pStyle w:val="Heading5"/>
      </w:pPr>
      <w:r>
        <w:t>Infinitives</w:t>
      </w:r>
    </w:p>
    <w:p w14:paraId="5D947DE1" w14:textId="358B173C" w:rsidR="005D4C25" w:rsidRDefault="005D4C25" w:rsidP="005D4C25">
      <w:pPr>
        <w:pStyle w:val="Heading6"/>
      </w:pPr>
      <w:r>
        <w:t>Infinitive as a noun</w:t>
      </w:r>
    </w:p>
    <w:p w14:paraId="5786F088" w14:textId="64096E1C" w:rsidR="00515B5D" w:rsidRDefault="005D4C25" w:rsidP="00515B5D">
      <w:pPr>
        <w:contextualSpacing/>
      </w:pPr>
      <w:r>
        <w:t xml:space="preserve">A use of the infinitive that does not require another, finite, verb (like complementary or indirect statement) is the </w:t>
      </w:r>
      <w:r w:rsidRPr="00515B5D">
        <w:rPr>
          <w:rStyle w:val="Strong"/>
        </w:rPr>
        <w:t>infinitive as a noun</w:t>
      </w:r>
      <w:r>
        <w:t>.</w:t>
      </w:r>
      <w:r w:rsidR="00515B5D">
        <w:t xml:space="preserve"> In this construction, the infinitive can only serve as a singular subject. It can be translated either (e.g.,) </w:t>
      </w:r>
      <w:r w:rsidR="00515B5D">
        <w:rPr>
          <w:i/>
          <w:iCs/>
        </w:rPr>
        <w:t>to call</w:t>
      </w:r>
      <w:r w:rsidR="00515B5D">
        <w:t xml:space="preserve"> or </w:t>
      </w:r>
      <w:r w:rsidR="00515B5D">
        <w:rPr>
          <w:i/>
          <w:iCs/>
        </w:rPr>
        <w:t>calling</w:t>
      </w:r>
      <w:r w:rsidR="00515B5D">
        <w:t xml:space="preserve">. </w:t>
      </w:r>
      <w:r w:rsidR="009C0BC0">
        <w:t>When the infinitive is used as a noun, is form is always neuter singular.</w:t>
      </w:r>
    </w:p>
    <w:p w14:paraId="49C9F1BB" w14:textId="215625E2" w:rsidR="00515B5D" w:rsidRDefault="00515B5D">
      <w:pPr>
        <w:pStyle w:val="ListParagraph"/>
        <w:numPr>
          <w:ilvl w:val="0"/>
          <w:numId w:val="80"/>
        </w:numPr>
        <w:contextualSpacing/>
      </w:pPr>
      <w:r>
        <w:rPr>
          <w:i/>
          <w:iCs/>
        </w:rPr>
        <w:t>To see</w:t>
      </w:r>
      <w:r>
        <w:t xml:space="preserve"> </w:t>
      </w:r>
      <w:r w:rsidR="00AA49DF">
        <w:t>the countryside is my dream.</w:t>
      </w:r>
    </w:p>
    <w:p w14:paraId="19265906" w14:textId="4792D9BB" w:rsidR="005D4C25" w:rsidRPr="00515B5D" w:rsidRDefault="00AA49DF">
      <w:pPr>
        <w:pStyle w:val="ListParagraph"/>
        <w:numPr>
          <w:ilvl w:val="0"/>
          <w:numId w:val="80"/>
        </w:numPr>
        <w:contextualSpacing/>
      </w:pPr>
      <w:r w:rsidRPr="00AA49DF">
        <w:t>Seeing</w:t>
      </w:r>
      <w:r>
        <w:t xml:space="preserve"> the countryside is relaxing.</w:t>
      </w:r>
    </w:p>
    <w:p w14:paraId="67319937" w14:textId="04E84465" w:rsidR="00044FF5" w:rsidRDefault="00B61776" w:rsidP="00044FF5">
      <w:pPr>
        <w:keepLines/>
        <w:spacing w:after="0"/>
      </w:pPr>
      <w:r>
        <w:t xml:space="preserve">Note that the future passive infinitive is rare and does not need to be memorized at this point. </w:t>
      </w:r>
      <w:r w:rsidR="00044FF5">
        <w:t>The future active infinitive is used almost exclusively with indirect statement. Since the translation of the infinitive is relative to the tense of the main verb in this construction, its translation will vary:</w:t>
      </w:r>
    </w:p>
    <w:p w14:paraId="74CFB402" w14:textId="77777777" w:rsidR="00044FF5" w:rsidRDefault="00044FF5">
      <w:pPr>
        <w:pStyle w:val="ListParagraph"/>
        <w:keepLines/>
        <w:numPr>
          <w:ilvl w:val="0"/>
          <w:numId w:val="63"/>
        </w:numPr>
        <w:spacing w:after="0"/>
      </w:pPr>
      <w:r>
        <w:t xml:space="preserve">Present tense main verb: Caesar dicit eam vocātūram esse = Caesar </w:t>
      </w:r>
      <w:r w:rsidRPr="0070460E">
        <w:rPr>
          <w:i/>
        </w:rPr>
        <w:t>says</w:t>
      </w:r>
      <w:r>
        <w:t xml:space="preserve"> that she </w:t>
      </w:r>
      <w:r w:rsidRPr="0070460E">
        <w:rPr>
          <w:i/>
        </w:rPr>
        <w:t>will</w:t>
      </w:r>
      <w:r>
        <w:t xml:space="preserve"> call.</w:t>
      </w:r>
    </w:p>
    <w:p w14:paraId="1456F63F" w14:textId="0A61802C" w:rsidR="00044FF5" w:rsidRDefault="00044FF5">
      <w:pPr>
        <w:pStyle w:val="ListParagraph"/>
        <w:keepLines/>
        <w:numPr>
          <w:ilvl w:val="0"/>
          <w:numId w:val="63"/>
        </w:numPr>
        <w:spacing w:after="0"/>
      </w:pPr>
      <w:r>
        <w:t xml:space="preserve">Imperfect/perfect tense main verb: Caesar dīxit eam vocātūram esse = Caesar </w:t>
      </w:r>
      <w:r w:rsidRPr="0070460E">
        <w:rPr>
          <w:i/>
        </w:rPr>
        <w:t xml:space="preserve">said </w:t>
      </w:r>
      <w:r>
        <w:t xml:space="preserve">that she </w:t>
      </w:r>
      <w:r w:rsidRPr="0070460E">
        <w:rPr>
          <w:i/>
        </w:rPr>
        <w:t>would</w:t>
      </w:r>
      <w:r>
        <w:t xml:space="preserve"> call.</w:t>
      </w:r>
    </w:p>
    <w:p w14:paraId="597EBFC5" w14:textId="77777777" w:rsidR="00EE596A" w:rsidRDefault="00EE596A" w:rsidP="00EE596A">
      <w:pPr>
        <w:pStyle w:val="ListParagraph"/>
        <w:keepLines/>
        <w:spacing w:after="0"/>
      </w:pPr>
    </w:p>
    <w:p w14:paraId="0B1C37CC" w14:textId="77777777" w:rsidR="00EE596A" w:rsidRDefault="00EE596A" w:rsidP="00EE596A">
      <w:pPr>
        <w:pStyle w:val="Heading5"/>
      </w:pPr>
      <w:r>
        <w:t>Gerunds</w:t>
      </w:r>
    </w:p>
    <w:p w14:paraId="54953D4A" w14:textId="08E2EE9A" w:rsidR="00EE596A" w:rsidRDefault="00EE596A" w:rsidP="00EE596A">
      <w:pPr>
        <w:keepLines/>
        <w:spacing w:after="0"/>
      </w:pPr>
      <w:r>
        <w:t>The gerundive (gerund</w:t>
      </w:r>
      <w:r>
        <w:rPr>
          <w:i/>
        </w:rPr>
        <w:t>ive</w:t>
      </w:r>
      <w:r>
        <w:t xml:space="preserve"> = adject</w:t>
      </w:r>
      <w:r>
        <w:rPr>
          <w:i/>
        </w:rPr>
        <w:t>ive</w:t>
      </w:r>
      <w:r>
        <w:t xml:space="preserve">) is related to another type of word called the gerund. The gerundive (a participle) is a verbal adjective, while the gerund is a verbal noun. The noun is usually expressed in English with the suffix -ing. For example, I learn best </w:t>
      </w:r>
      <w:r>
        <w:rPr>
          <w:i/>
        </w:rPr>
        <w:t>by reading</w:t>
      </w:r>
      <w:r>
        <w:t xml:space="preserve">. (Note well: this is different from the participial phrase The person </w:t>
      </w:r>
      <w:r w:rsidRPr="00A01919">
        <w:rPr>
          <w:i/>
        </w:rPr>
        <w:t>reading</w:t>
      </w:r>
      <w:r>
        <w:t xml:space="preserve"> this book will learn.) The gerund is related to </w:t>
      </w:r>
      <w:r w:rsidR="005D4C25">
        <w:t>the new</w:t>
      </w:r>
      <w:r>
        <w:t xml:space="preserve"> form of the infinitive </w:t>
      </w:r>
      <w:r w:rsidR="005D4C25">
        <w:t>introduced in this chapter, the</w:t>
      </w:r>
      <w:r>
        <w:t xml:space="preserve"> infinitive as a noun. The infinitive as a noun can only be the subject of a sentence, so the gerund supplies the other cases:</w:t>
      </w:r>
    </w:p>
    <w:p w14:paraId="7C5D11DA" w14:textId="77777777" w:rsidR="00EE596A" w:rsidRDefault="00EE596A" w:rsidP="00EE596A">
      <w:pPr>
        <w:keepLines/>
        <w:spacing w:after="0"/>
      </w:pPr>
    </w:p>
    <w:p w14:paraId="1982CD76" w14:textId="77777777" w:rsidR="00EE596A" w:rsidRDefault="00EE596A">
      <w:pPr>
        <w:pStyle w:val="ListParagraph"/>
        <w:keepLines/>
        <w:numPr>
          <w:ilvl w:val="0"/>
          <w:numId w:val="71"/>
        </w:numPr>
        <w:spacing w:after="0"/>
      </w:pPr>
      <w:r>
        <w:t xml:space="preserve">Nominative: </w:t>
      </w:r>
      <w:r w:rsidRPr="00EE596A">
        <w:rPr>
          <w:i/>
        </w:rPr>
        <w:t>To win (winning)</w:t>
      </w:r>
      <w:r>
        <w:t xml:space="preserve"> feels great (infinitive as a noun)</w:t>
      </w:r>
    </w:p>
    <w:p w14:paraId="4A10E5AF" w14:textId="0E054E45" w:rsidR="00EE596A" w:rsidRDefault="00EE596A">
      <w:pPr>
        <w:pStyle w:val="ListParagraph"/>
        <w:keepLines/>
        <w:numPr>
          <w:ilvl w:val="0"/>
          <w:numId w:val="71"/>
        </w:numPr>
        <w:spacing w:after="0"/>
      </w:pPr>
      <w:r>
        <w:t xml:space="preserve">Genitive: A desire </w:t>
      </w:r>
      <w:r w:rsidRPr="00EE596A">
        <w:rPr>
          <w:i/>
        </w:rPr>
        <w:t>of winning</w:t>
      </w:r>
      <w:r>
        <w:t xml:space="preserve"> makes me work hard</w:t>
      </w:r>
    </w:p>
    <w:p w14:paraId="05483ECC" w14:textId="7D0462EE" w:rsidR="00EE596A" w:rsidRDefault="00EE596A">
      <w:pPr>
        <w:pStyle w:val="ListParagraph"/>
        <w:keepLines/>
        <w:numPr>
          <w:ilvl w:val="0"/>
          <w:numId w:val="71"/>
        </w:numPr>
        <w:spacing w:after="0"/>
      </w:pPr>
      <w:r>
        <w:t>Dative: This type of practice is good for</w:t>
      </w:r>
      <w:r w:rsidRPr="00EE596A">
        <w:rPr>
          <w:i/>
        </w:rPr>
        <w:t xml:space="preserve"> winning</w:t>
      </w:r>
    </w:p>
    <w:p w14:paraId="3F9DD1E1" w14:textId="4449FB29" w:rsidR="00EE596A" w:rsidRDefault="00EE596A">
      <w:pPr>
        <w:pStyle w:val="ListParagraph"/>
        <w:keepLines/>
        <w:numPr>
          <w:ilvl w:val="0"/>
          <w:numId w:val="71"/>
        </w:numPr>
        <w:spacing w:after="0"/>
      </w:pPr>
      <w:r>
        <w:t xml:space="preserve">Accusative: Let’s go there </w:t>
      </w:r>
      <w:r w:rsidRPr="00EE596A">
        <w:rPr>
          <w:i/>
        </w:rPr>
        <w:t>to win</w:t>
      </w:r>
      <w:r>
        <w:t xml:space="preserve"> (accusative gerunds only exist with the prepositions </w:t>
      </w:r>
      <w:r w:rsidRPr="00EE596A">
        <w:rPr>
          <w:i/>
        </w:rPr>
        <w:t>ad</w:t>
      </w:r>
      <w:r>
        <w:t xml:space="preserve"> or </w:t>
      </w:r>
      <w:r w:rsidRPr="00EE596A">
        <w:rPr>
          <w:i/>
        </w:rPr>
        <w:t>in</w:t>
      </w:r>
      <w:r>
        <w:t>)</w:t>
      </w:r>
    </w:p>
    <w:p w14:paraId="33B0FAD0" w14:textId="0A5CAC72" w:rsidR="00EE596A" w:rsidRDefault="00EE596A">
      <w:pPr>
        <w:pStyle w:val="ListParagraph"/>
        <w:keepLines/>
        <w:numPr>
          <w:ilvl w:val="0"/>
          <w:numId w:val="71"/>
        </w:numPr>
        <w:spacing w:after="0"/>
      </w:pPr>
      <w:r>
        <w:lastRenderedPageBreak/>
        <w:t xml:space="preserve">Ablative: We earned praise from everyone </w:t>
      </w:r>
      <w:r w:rsidRPr="00EE596A">
        <w:rPr>
          <w:i/>
        </w:rPr>
        <w:t>by winning</w:t>
      </w:r>
      <w:r>
        <w:t xml:space="preserve"> the tournament</w:t>
      </w:r>
    </w:p>
    <w:p w14:paraId="15AA2370" w14:textId="77777777" w:rsidR="00044FF5" w:rsidRPr="00653663" w:rsidRDefault="00044FF5" w:rsidP="00CD2394">
      <w:pPr>
        <w:keepLines/>
        <w:spacing w:after="0"/>
      </w:pPr>
    </w:p>
    <w:p w14:paraId="36082BE3" w14:textId="0DCDA7E7" w:rsidR="00044FF5" w:rsidRDefault="00044FF5" w:rsidP="008543D2">
      <w:pPr>
        <w:pStyle w:val="Heading3"/>
      </w:pPr>
      <w:bookmarkStart w:id="111" w:name="_Toc158985047"/>
      <w:r>
        <w:t>Principles of Latin</w:t>
      </w:r>
      <w:bookmarkEnd w:id="111"/>
    </w:p>
    <w:p w14:paraId="2049C718" w14:textId="77777777" w:rsidR="00044FF5" w:rsidRDefault="00044FF5" w:rsidP="00CD2394">
      <w:pPr>
        <w:keepLines/>
        <w:spacing w:after="0"/>
      </w:pPr>
    </w:p>
    <w:p w14:paraId="6F5511CC" w14:textId="0FF40B23" w:rsidR="008758E5" w:rsidRDefault="00044FF5" w:rsidP="005E0C47">
      <w:pPr>
        <w:pStyle w:val="Heading5"/>
      </w:pPr>
      <w:r>
        <w:t xml:space="preserve">Participle </w:t>
      </w:r>
      <w:r w:rsidR="008758E5">
        <w:t>Formation:</w:t>
      </w:r>
    </w:p>
    <w:p w14:paraId="7A14FA67" w14:textId="26EB75D1" w:rsidR="00044FF5" w:rsidRDefault="00044FF5" w:rsidP="00044FF5">
      <w:pPr>
        <w:keepLines/>
        <w:spacing w:after="0"/>
      </w:pPr>
      <w:r>
        <w:t xml:space="preserve">You have </w:t>
      </w:r>
      <w:r w:rsidR="005E0C47">
        <w:t>already</w:t>
      </w:r>
      <w:r>
        <w:t xml:space="preserve"> learned the present and perfect participles. The future active participle is very similar to the future active infinitive:</w:t>
      </w:r>
    </w:p>
    <w:p w14:paraId="32138F05" w14:textId="77777777" w:rsidR="00A7580B" w:rsidRPr="000F40AC" w:rsidRDefault="00A7580B" w:rsidP="00044FF5">
      <w:pPr>
        <w:keepLines/>
        <w:spacing w:after="0"/>
      </w:pPr>
    </w:p>
    <w:tbl>
      <w:tblPr>
        <w:tblStyle w:val="TableGrid"/>
        <w:tblW w:w="0" w:type="auto"/>
        <w:tblLook w:val="04A0" w:firstRow="1" w:lastRow="0" w:firstColumn="1" w:lastColumn="0" w:noHBand="0" w:noVBand="1"/>
      </w:tblPr>
      <w:tblGrid>
        <w:gridCol w:w="2335"/>
        <w:gridCol w:w="2970"/>
        <w:gridCol w:w="2700"/>
      </w:tblGrid>
      <w:tr w:rsidR="00044FF5" w14:paraId="409AECDC" w14:textId="77777777" w:rsidTr="0027105F">
        <w:tc>
          <w:tcPr>
            <w:tcW w:w="2335" w:type="dxa"/>
          </w:tcPr>
          <w:p w14:paraId="11D7387B" w14:textId="77777777" w:rsidR="00044FF5" w:rsidRDefault="00044FF5" w:rsidP="0027105F">
            <w:pPr>
              <w:keepLines/>
            </w:pPr>
            <w:r>
              <w:t>Participles</w:t>
            </w:r>
          </w:p>
        </w:tc>
        <w:tc>
          <w:tcPr>
            <w:tcW w:w="2970" w:type="dxa"/>
          </w:tcPr>
          <w:p w14:paraId="089E924A" w14:textId="77777777" w:rsidR="00044FF5" w:rsidRDefault="00044FF5" w:rsidP="0027105F">
            <w:pPr>
              <w:keepLines/>
            </w:pPr>
            <w:r>
              <w:t>Active</w:t>
            </w:r>
          </w:p>
        </w:tc>
        <w:tc>
          <w:tcPr>
            <w:tcW w:w="2700" w:type="dxa"/>
          </w:tcPr>
          <w:p w14:paraId="465EDEEC" w14:textId="77777777" w:rsidR="00044FF5" w:rsidRDefault="00044FF5" w:rsidP="0027105F">
            <w:pPr>
              <w:keepLines/>
            </w:pPr>
            <w:r>
              <w:t>Passive</w:t>
            </w:r>
          </w:p>
        </w:tc>
      </w:tr>
      <w:tr w:rsidR="00044FF5" w14:paraId="39F4F7FC" w14:textId="77777777" w:rsidTr="0027105F">
        <w:tc>
          <w:tcPr>
            <w:tcW w:w="2335" w:type="dxa"/>
          </w:tcPr>
          <w:p w14:paraId="127D87B2" w14:textId="77777777" w:rsidR="00044FF5" w:rsidRDefault="00044FF5" w:rsidP="0027105F">
            <w:pPr>
              <w:keepLines/>
            </w:pPr>
            <w:r>
              <w:t>Present</w:t>
            </w:r>
          </w:p>
        </w:tc>
        <w:tc>
          <w:tcPr>
            <w:tcW w:w="2970" w:type="dxa"/>
          </w:tcPr>
          <w:p w14:paraId="74CB6DFC" w14:textId="77777777" w:rsidR="00044FF5" w:rsidRDefault="00044FF5" w:rsidP="0027105F">
            <w:pPr>
              <w:keepLines/>
            </w:pPr>
            <w:r>
              <w:t>vocāns, vocāntis</w:t>
            </w:r>
            <w:r>
              <w:br/>
              <w:t>vidēns, videntis</w:t>
            </w:r>
            <w:r>
              <w:br/>
              <w:t>agēns, agentis</w:t>
            </w:r>
            <w:r>
              <w:br/>
              <w:t>capiēns, capientis</w:t>
            </w:r>
            <w:r>
              <w:br/>
              <w:t>audiēns, audientis</w:t>
            </w:r>
          </w:p>
        </w:tc>
        <w:tc>
          <w:tcPr>
            <w:tcW w:w="2700" w:type="dxa"/>
          </w:tcPr>
          <w:p w14:paraId="3B4750D6" w14:textId="77777777" w:rsidR="00044FF5" w:rsidRDefault="00044FF5" w:rsidP="0027105F">
            <w:pPr>
              <w:keepLines/>
            </w:pPr>
            <w:r>
              <w:t>---</w:t>
            </w:r>
          </w:p>
        </w:tc>
      </w:tr>
      <w:tr w:rsidR="00044FF5" w14:paraId="798644A1" w14:textId="77777777" w:rsidTr="0027105F">
        <w:tc>
          <w:tcPr>
            <w:tcW w:w="2335" w:type="dxa"/>
          </w:tcPr>
          <w:p w14:paraId="05DA5B03" w14:textId="77777777" w:rsidR="00044FF5" w:rsidRDefault="00044FF5" w:rsidP="0027105F">
            <w:pPr>
              <w:keepLines/>
            </w:pPr>
            <w:r>
              <w:t>Perfect</w:t>
            </w:r>
          </w:p>
        </w:tc>
        <w:tc>
          <w:tcPr>
            <w:tcW w:w="2970" w:type="dxa"/>
          </w:tcPr>
          <w:p w14:paraId="24E23B1D" w14:textId="77777777" w:rsidR="00044FF5" w:rsidRDefault="00044FF5" w:rsidP="0027105F">
            <w:pPr>
              <w:keepLines/>
            </w:pPr>
            <w:r>
              <w:t>---</w:t>
            </w:r>
          </w:p>
        </w:tc>
        <w:tc>
          <w:tcPr>
            <w:tcW w:w="2700" w:type="dxa"/>
          </w:tcPr>
          <w:p w14:paraId="160283C8" w14:textId="77777777" w:rsidR="00044FF5" w:rsidRDefault="00044FF5" w:rsidP="0027105F">
            <w:pPr>
              <w:keepLines/>
            </w:pPr>
            <w:r>
              <w:t>vocātus, -a, -um</w:t>
            </w:r>
          </w:p>
        </w:tc>
      </w:tr>
      <w:tr w:rsidR="00044FF5" w14:paraId="6251729D" w14:textId="77777777" w:rsidTr="0029433E">
        <w:tc>
          <w:tcPr>
            <w:tcW w:w="2335" w:type="dxa"/>
            <w:shd w:val="clear" w:color="auto" w:fill="D9D9D9" w:themeFill="background1" w:themeFillShade="D9"/>
          </w:tcPr>
          <w:p w14:paraId="2F03BE70" w14:textId="77777777" w:rsidR="00044FF5" w:rsidRDefault="00044FF5" w:rsidP="0027105F">
            <w:pPr>
              <w:keepLines/>
            </w:pPr>
            <w:r>
              <w:t>Future</w:t>
            </w:r>
          </w:p>
        </w:tc>
        <w:tc>
          <w:tcPr>
            <w:tcW w:w="2970" w:type="dxa"/>
            <w:shd w:val="clear" w:color="auto" w:fill="D9D9D9" w:themeFill="background1" w:themeFillShade="D9"/>
          </w:tcPr>
          <w:p w14:paraId="3DADA288" w14:textId="77777777" w:rsidR="00044FF5" w:rsidRDefault="00044FF5" w:rsidP="0027105F">
            <w:pPr>
              <w:keepLines/>
            </w:pPr>
            <w:r>
              <w:t>vocātūrus, -a, -um</w:t>
            </w:r>
          </w:p>
        </w:tc>
        <w:tc>
          <w:tcPr>
            <w:tcW w:w="2700" w:type="dxa"/>
            <w:shd w:val="clear" w:color="auto" w:fill="D9D9D9" w:themeFill="background1" w:themeFillShade="D9"/>
          </w:tcPr>
          <w:p w14:paraId="49411F10" w14:textId="77777777" w:rsidR="00044FF5" w:rsidRDefault="00044FF5" w:rsidP="0027105F">
            <w:pPr>
              <w:keepLines/>
            </w:pPr>
            <w:r>
              <w:t>vocāndus, -a, -um</w:t>
            </w:r>
            <w:r>
              <w:br/>
              <w:t>videndus, -a, -um</w:t>
            </w:r>
            <w:r>
              <w:br/>
              <w:t>agendus, -a, -um</w:t>
            </w:r>
            <w:r>
              <w:br/>
              <w:t>capiendus, -a, -um</w:t>
            </w:r>
            <w:r>
              <w:br/>
              <w:t>audiendus, -a, -um</w:t>
            </w:r>
          </w:p>
        </w:tc>
      </w:tr>
    </w:tbl>
    <w:p w14:paraId="69A6EE03" w14:textId="77777777" w:rsidR="00044FF5" w:rsidRDefault="00044FF5" w:rsidP="00044FF5">
      <w:pPr>
        <w:keepLines/>
        <w:spacing w:after="0"/>
      </w:pPr>
    </w:p>
    <w:p w14:paraId="71241C6E" w14:textId="11639E47" w:rsidR="00A266B2" w:rsidRDefault="00A266B2" w:rsidP="00044FF5">
      <w:pPr>
        <w:keepLines/>
        <w:spacing w:after="0"/>
      </w:pPr>
      <w:r>
        <w:t>The future passive participle also give us the form of gerunds and gerundives (both words are in fact formed from the future passive participle of gerere).</w:t>
      </w:r>
    </w:p>
    <w:p w14:paraId="50341BA2" w14:textId="381F9B6A" w:rsidR="00044FF5" w:rsidRDefault="00A266B2" w:rsidP="00044FF5">
      <w:pPr>
        <w:keepLines/>
        <w:spacing w:after="0"/>
      </w:pPr>
      <w:r>
        <w:t>The gerundive</w:t>
      </w:r>
      <w:r w:rsidR="00044FF5">
        <w:t xml:space="preserve"> is formed fro</w:t>
      </w:r>
      <w:r w:rsidR="006213BD">
        <w:t xml:space="preserve">m the present stem. The ending </w:t>
      </w:r>
      <w:r w:rsidR="006213BD" w:rsidRPr="00A266B2">
        <w:rPr>
          <w:i/>
        </w:rPr>
        <w:t>-</w:t>
      </w:r>
      <w:r w:rsidR="00044FF5" w:rsidRPr="00A266B2">
        <w:rPr>
          <w:i/>
        </w:rPr>
        <w:t>undus, -</w:t>
      </w:r>
      <w:r w:rsidR="006213BD" w:rsidRPr="00A266B2">
        <w:rPr>
          <w:i/>
        </w:rPr>
        <w:t>und</w:t>
      </w:r>
      <w:r w:rsidR="00044FF5" w:rsidRPr="00A266B2">
        <w:rPr>
          <w:i/>
        </w:rPr>
        <w:t>a, -</w:t>
      </w:r>
      <w:r w:rsidR="006213BD" w:rsidRPr="00A266B2">
        <w:rPr>
          <w:i/>
        </w:rPr>
        <w:t>und</w:t>
      </w:r>
      <w:r w:rsidR="00044FF5" w:rsidRPr="00A266B2">
        <w:rPr>
          <w:i/>
        </w:rPr>
        <w:t>um</w:t>
      </w:r>
      <w:r w:rsidR="00044FF5">
        <w:t xml:space="preserve"> is added to form a 1</w:t>
      </w:r>
      <w:r w:rsidR="00044FF5" w:rsidRPr="006E1A46">
        <w:rPr>
          <w:vertAlign w:val="superscript"/>
        </w:rPr>
        <w:t>st</w:t>
      </w:r>
      <w:r w:rsidR="00044FF5">
        <w:t>/2</w:t>
      </w:r>
      <w:r w:rsidR="00044FF5" w:rsidRPr="006E1A46">
        <w:rPr>
          <w:vertAlign w:val="superscript"/>
        </w:rPr>
        <w:t>nd</w:t>
      </w:r>
      <w:r w:rsidR="00044FF5">
        <w:t xml:space="preserve"> declension adjectives (just like bonus, bona, bonum). Translations of the gerundive vary (see below), but they often have the sense of necessity. Consider common derivatives of gerundives: agenda (from </w:t>
      </w:r>
      <w:r w:rsidR="00044FF5" w:rsidRPr="006213BD">
        <w:rPr>
          <w:i/>
        </w:rPr>
        <w:t>agere</w:t>
      </w:r>
      <w:r w:rsidR="00044FF5">
        <w:t xml:space="preserve">)—items that should be done; referendum (from </w:t>
      </w:r>
      <w:r w:rsidR="00044FF5" w:rsidRPr="006213BD">
        <w:rPr>
          <w:i/>
        </w:rPr>
        <w:t>referre</w:t>
      </w:r>
      <w:r w:rsidR="00044FF5">
        <w:t xml:space="preserve">)—a vote taken back to the entire electorate; legend (from </w:t>
      </w:r>
      <w:r w:rsidR="00044FF5" w:rsidRPr="006213BD">
        <w:rPr>
          <w:i/>
        </w:rPr>
        <w:t>legere</w:t>
      </w:r>
      <w:r w:rsidR="00044FF5">
        <w:t xml:space="preserve">)—a book/movie that should be read; Amanda (from </w:t>
      </w:r>
      <w:r w:rsidR="00044FF5" w:rsidRPr="006213BD">
        <w:rPr>
          <w:i/>
        </w:rPr>
        <w:t>amare</w:t>
      </w:r>
      <w:r w:rsidR="00044FF5">
        <w:t>)—someone loveable.</w:t>
      </w:r>
    </w:p>
    <w:p w14:paraId="1C04127F" w14:textId="77777777" w:rsidR="006213BD" w:rsidRDefault="006213BD" w:rsidP="00CD2394">
      <w:pPr>
        <w:keepLines/>
        <w:spacing w:after="0"/>
      </w:pPr>
    </w:p>
    <w:p w14:paraId="677158E3" w14:textId="63464C0E" w:rsidR="006213BD" w:rsidRDefault="006213BD" w:rsidP="006213BD">
      <w:pPr>
        <w:pStyle w:val="Heading5"/>
      </w:pPr>
      <w:r>
        <w:t>Infinitive Formation</w:t>
      </w:r>
    </w:p>
    <w:p w14:paraId="1AE09E96" w14:textId="77777777" w:rsidR="006213BD" w:rsidRDefault="006213BD" w:rsidP="00CD2394">
      <w:pPr>
        <w:keepLines/>
        <w:spacing w:after="0"/>
      </w:pPr>
    </w:p>
    <w:p w14:paraId="2D98BC9E" w14:textId="3630B0BE" w:rsidR="008758E5" w:rsidRDefault="008758E5" w:rsidP="00CD2394">
      <w:pPr>
        <w:keepLines/>
        <w:spacing w:after="0"/>
      </w:pPr>
      <w:r>
        <w:t xml:space="preserve">You have already learned the present and perfect infinitives and participles. In this section, you’ll learn how to form the future as well. </w:t>
      </w:r>
    </w:p>
    <w:p w14:paraId="04F9311C" w14:textId="77777777" w:rsidR="006213BD" w:rsidRDefault="006213BD" w:rsidP="00CD2394">
      <w:pPr>
        <w:keepLines/>
        <w:spacing w:after="0"/>
      </w:pPr>
    </w:p>
    <w:p w14:paraId="5788B677" w14:textId="77777777" w:rsidR="008758E5" w:rsidRDefault="008758E5" w:rsidP="00CD2394">
      <w:pPr>
        <w:keepLines/>
        <w:spacing w:after="0"/>
      </w:pPr>
      <w:r>
        <w:t>Remember that only in the present do infinitives differ based on conjugation. Perfect and future infinitives are the same for all conjugation (1</w:t>
      </w:r>
      <w:r w:rsidRPr="004C7DF7">
        <w:rPr>
          <w:vertAlign w:val="superscript"/>
        </w:rPr>
        <w:t>st</w:t>
      </w:r>
      <w:r>
        <w:t xml:space="preserve"> is given here as reference).</w:t>
      </w:r>
    </w:p>
    <w:tbl>
      <w:tblPr>
        <w:tblStyle w:val="TableGrid"/>
        <w:tblW w:w="0" w:type="auto"/>
        <w:tblLook w:val="04A0" w:firstRow="1" w:lastRow="0" w:firstColumn="1" w:lastColumn="0" w:noHBand="0" w:noVBand="1"/>
      </w:tblPr>
      <w:tblGrid>
        <w:gridCol w:w="2335"/>
        <w:gridCol w:w="2880"/>
        <w:gridCol w:w="2790"/>
      </w:tblGrid>
      <w:tr w:rsidR="008758E5" w14:paraId="70E340CD" w14:textId="77777777" w:rsidTr="008758E5">
        <w:tc>
          <w:tcPr>
            <w:tcW w:w="2335" w:type="dxa"/>
          </w:tcPr>
          <w:p w14:paraId="32CCCE7F" w14:textId="77777777" w:rsidR="008758E5" w:rsidRDefault="008758E5" w:rsidP="00CD2394">
            <w:pPr>
              <w:keepLines/>
            </w:pPr>
            <w:r>
              <w:t>Infinitives</w:t>
            </w:r>
          </w:p>
        </w:tc>
        <w:tc>
          <w:tcPr>
            <w:tcW w:w="2880" w:type="dxa"/>
          </w:tcPr>
          <w:p w14:paraId="761A9AC0" w14:textId="77777777" w:rsidR="008758E5" w:rsidRDefault="008758E5" w:rsidP="00CD2394">
            <w:pPr>
              <w:keepLines/>
            </w:pPr>
            <w:r>
              <w:t>Active</w:t>
            </w:r>
          </w:p>
        </w:tc>
        <w:tc>
          <w:tcPr>
            <w:tcW w:w="2790" w:type="dxa"/>
          </w:tcPr>
          <w:p w14:paraId="75AFB5ED" w14:textId="77777777" w:rsidR="008758E5" w:rsidRDefault="008758E5" w:rsidP="00CD2394">
            <w:pPr>
              <w:keepLines/>
            </w:pPr>
            <w:r>
              <w:t>Passive</w:t>
            </w:r>
          </w:p>
        </w:tc>
      </w:tr>
      <w:tr w:rsidR="008758E5" w14:paraId="26C21D84" w14:textId="77777777" w:rsidTr="008758E5">
        <w:tc>
          <w:tcPr>
            <w:tcW w:w="2335" w:type="dxa"/>
          </w:tcPr>
          <w:p w14:paraId="5939F47A" w14:textId="77777777" w:rsidR="008758E5" w:rsidRDefault="008758E5" w:rsidP="00CD2394">
            <w:pPr>
              <w:keepLines/>
            </w:pPr>
            <w:r>
              <w:t>Present</w:t>
            </w:r>
          </w:p>
        </w:tc>
        <w:tc>
          <w:tcPr>
            <w:tcW w:w="2880" w:type="dxa"/>
          </w:tcPr>
          <w:p w14:paraId="1F64DDD7" w14:textId="77777777" w:rsidR="008758E5" w:rsidRDefault="008758E5" w:rsidP="00CD2394">
            <w:pPr>
              <w:keepLines/>
            </w:pPr>
            <w:r>
              <w:t>vocāre</w:t>
            </w:r>
            <w:r>
              <w:br/>
              <w:t>vidēre</w:t>
            </w:r>
            <w:r>
              <w:br/>
              <w:t>regere</w:t>
            </w:r>
            <w:r>
              <w:br/>
              <w:t>capere</w:t>
            </w:r>
            <w:r>
              <w:br/>
              <w:t>audīre</w:t>
            </w:r>
          </w:p>
        </w:tc>
        <w:tc>
          <w:tcPr>
            <w:tcW w:w="2790" w:type="dxa"/>
          </w:tcPr>
          <w:p w14:paraId="7B9F3BB2" w14:textId="77777777" w:rsidR="008758E5" w:rsidRDefault="008758E5" w:rsidP="00CD2394">
            <w:pPr>
              <w:keepLines/>
            </w:pPr>
            <w:r>
              <w:t>vocārī</w:t>
            </w:r>
            <w:r>
              <w:br/>
              <w:t>vidērī</w:t>
            </w:r>
            <w:r>
              <w:br/>
              <w:t>regī</w:t>
            </w:r>
            <w:r>
              <w:br/>
              <w:t>capī</w:t>
            </w:r>
            <w:r>
              <w:br/>
              <w:t>audīrī</w:t>
            </w:r>
          </w:p>
        </w:tc>
      </w:tr>
      <w:tr w:rsidR="008758E5" w14:paraId="2DE23343" w14:textId="77777777" w:rsidTr="008758E5">
        <w:tc>
          <w:tcPr>
            <w:tcW w:w="2335" w:type="dxa"/>
          </w:tcPr>
          <w:p w14:paraId="7FF3228C" w14:textId="77777777" w:rsidR="008758E5" w:rsidRDefault="008758E5" w:rsidP="00CD2394">
            <w:pPr>
              <w:keepLines/>
            </w:pPr>
            <w:r>
              <w:t>Perfect</w:t>
            </w:r>
          </w:p>
        </w:tc>
        <w:tc>
          <w:tcPr>
            <w:tcW w:w="2880" w:type="dxa"/>
          </w:tcPr>
          <w:p w14:paraId="2D814DA5" w14:textId="77777777" w:rsidR="008758E5" w:rsidRDefault="008758E5" w:rsidP="00CD2394">
            <w:pPr>
              <w:keepLines/>
            </w:pPr>
            <w:r>
              <w:t>vocāvisse</w:t>
            </w:r>
          </w:p>
        </w:tc>
        <w:tc>
          <w:tcPr>
            <w:tcW w:w="2790" w:type="dxa"/>
          </w:tcPr>
          <w:p w14:paraId="548C8549" w14:textId="77777777" w:rsidR="008758E5" w:rsidRDefault="008758E5" w:rsidP="00CD2394">
            <w:pPr>
              <w:keepLines/>
            </w:pPr>
            <w:r>
              <w:t>vocātus, -a, -um esse</w:t>
            </w:r>
          </w:p>
        </w:tc>
      </w:tr>
      <w:tr w:rsidR="008758E5" w14:paraId="0ADB0785" w14:textId="77777777" w:rsidTr="0029433E">
        <w:tc>
          <w:tcPr>
            <w:tcW w:w="2335" w:type="dxa"/>
            <w:shd w:val="clear" w:color="auto" w:fill="D9D9D9" w:themeFill="background1" w:themeFillShade="D9"/>
          </w:tcPr>
          <w:p w14:paraId="59D560D6" w14:textId="77777777" w:rsidR="008758E5" w:rsidRDefault="008758E5" w:rsidP="00CD2394">
            <w:pPr>
              <w:keepLines/>
            </w:pPr>
            <w:r>
              <w:t>Future</w:t>
            </w:r>
          </w:p>
        </w:tc>
        <w:tc>
          <w:tcPr>
            <w:tcW w:w="2880" w:type="dxa"/>
            <w:shd w:val="clear" w:color="auto" w:fill="D9D9D9" w:themeFill="background1" w:themeFillShade="D9"/>
          </w:tcPr>
          <w:p w14:paraId="69F0E73A" w14:textId="77777777" w:rsidR="008758E5" w:rsidRDefault="008758E5" w:rsidP="00CD2394">
            <w:pPr>
              <w:keepLines/>
            </w:pPr>
            <w:r>
              <w:t>vocātūrus, -a, -um esse</w:t>
            </w:r>
          </w:p>
        </w:tc>
        <w:tc>
          <w:tcPr>
            <w:tcW w:w="2790" w:type="dxa"/>
            <w:shd w:val="clear" w:color="auto" w:fill="D9D9D9" w:themeFill="background1" w:themeFillShade="D9"/>
          </w:tcPr>
          <w:p w14:paraId="59E39514" w14:textId="77777777" w:rsidR="008758E5" w:rsidRDefault="008758E5" w:rsidP="00CD2394">
            <w:pPr>
              <w:keepLines/>
            </w:pPr>
            <w:r>
              <w:t>vocātum īrī*</w:t>
            </w:r>
          </w:p>
        </w:tc>
      </w:tr>
    </w:tbl>
    <w:p w14:paraId="0FBC3856" w14:textId="77777777" w:rsidR="008758E5" w:rsidRDefault="008758E5" w:rsidP="00CD2394">
      <w:pPr>
        <w:keepLines/>
        <w:spacing w:after="0"/>
      </w:pPr>
    </w:p>
    <w:p w14:paraId="42C9E580" w14:textId="7E975D36" w:rsidR="008758E5" w:rsidRDefault="008758E5" w:rsidP="00CD2394">
      <w:pPr>
        <w:keepLines/>
        <w:spacing w:after="0"/>
      </w:pPr>
      <w:r>
        <w:t xml:space="preserve">To form the future infinitive, </w:t>
      </w:r>
      <w:r w:rsidR="006213BD">
        <w:t>simply add the helping verb to the future participle</w:t>
      </w:r>
      <w:r>
        <w:t>. *The future passive infinitive, which is formed by taking the 4</w:t>
      </w:r>
      <w:r w:rsidRPr="004C7DF7">
        <w:rPr>
          <w:vertAlign w:val="superscript"/>
        </w:rPr>
        <w:t>th</w:t>
      </w:r>
      <w:r>
        <w:t xml:space="preserve"> </w:t>
      </w:r>
      <w:r w:rsidR="00B02B27">
        <w:t>principal</w:t>
      </w:r>
      <w:r>
        <w:t xml:space="preserve"> part ending in –um (a form </w:t>
      </w:r>
      <w:r w:rsidR="006213BD">
        <w:t xml:space="preserve">also </w:t>
      </w:r>
      <w:r>
        <w:t xml:space="preserve">called the </w:t>
      </w:r>
      <w:r w:rsidRPr="006213BD">
        <w:rPr>
          <w:rStyle w:val="Strong"/>
        </w:rPr>
        <w:t>supine</w:t>
      </w:r>
      <w:r>
        <w:t>) and</w:t>
      </w:r>
      <w:r w:rsidR="006213BD">
        <w:t xml:space="preserve"> and adding the helping verb</w:t>
      </w:r>
      <w:r>
        <w:t xml:space="preserve"> </w:t>
      </w:r>
      <w:r w:rsidR="00A266B2">
        <w:rPr>
          <w:i/>
        </w:rPr>
        <w:t>ī</w:t>
      </w:r>
      <w:r>
        <w:rPr>
          <w:i/>
        </w:rPr>
        <w:t>r</w:t>
      </w:r>
      <w:r w:rsidR="00A266B2">
        <w:rPr>
          <w:i/>
        </w:rPr>
        <w:t>ī</w:t>
      </w:r>
      <w:r>
        <w:t>, is uncommon and does not need to be memorized.*</w:t>
      </w:r>
    </w:p>
    <w:p w14:paraId="23D495B3" w14:textId="2D7FB5AA" w:rsidR="00EE596A" w:rsidRDefault="00EE596A" w:rsidP="00CD2394">
      <w:pPr>
        <w:keepLines/>
        <w:spacing w:after="0"/>
      </w:pPr>
    </w:p>
    <w:p w14:paraId="35F47B7F" w14:textId="40DF7E27" w:rsidR="00EE596A" w:rsidRPr="0058173C" w:rsidRDefault="001F0A9A" w:rsidP="00EE596A">
      <w:pPr>
        <w:keepLines/>
        <w:spacing w:after="0"/>
      </w:pPr>
      <w:r>
        <w:t xml:space="preserve">The future infinitive of </w:t>
      </w:r>
      <w:r>
        <w:rPr>
          <w:i/>
        </w:rPr>
        <w:t>sum</w:t>
      </w:r>
      <w:r>
        <w:t xml:space="preserve"> is </w:t>
      </w:r>
      <w:r w:rsidR="0058173C">
        <w:rPr>
          <w:i/>
        </w:rPr>
        <w:t>futurum</w:t>
      </w:r>
      <w:r>
        <w:rPr>
          <w:i/>
        </w:rPr>
        <w:t xml:space="preserve"> esse</w:t>
      </w:r>
      <w:r w:rsidR="0058173C">
        <w:t xml:space="preserve">. This is often shortened into </w:t>
      </w:r>
      <w:r w:rsidR="0058173C">
        <w:rPr>
          <w:i/>
        </w:rPr>
        <w:t>fore</w:t>
      </w:r>
      <w:r w:rsidR="0058173C">
        <w:t>, which can stand for any form of the future infinitive (</w:t>
      </w:r>
      <w:r w:rsidR="0058173C">
        <w:rPr>
          <w:i/>
        </w:rPr>
        <w:t>futurum esse</w:t>
      </w:r>
      <w:r w:rsidR="0058173C">
        <w:t xml:space="preserve">, </w:t>
      </w:r>
      <w:r w:rsidR="0058173C">
        <w:rPr>
          <w:i/>
        </w:rPr>
        <w:t>futuram esse</w:t>
      </w:r>
      <w:r w:rsidR="0058173C">
        <w:t xml:space="preserve">, </w:t>
      </w:r>
      <w:r w:rsidR="0058173C">
        <w:rPr>
          <w:i/>
        </w:rPr>
        <w:t>futur</w:t>
      </w:r>
      <w:r w:rsidR="006A2DB9">
        <w:rPr>
          <w:i/>
        </w:rPr>
        <w:t>ō</w:t>
      </w:r>
      <w:r w:rsidR="0058173C">
        <w:rPr>
          <w:i/>
        </w:rPr>
        <w:t>s esse</w:t>
      </w:r>
      <w:r w:rsidR="0058173C">
        <w:t>, etc.).</w:t>
      </w:r>
    </w:p>
    <w:p w14:paraId="7F327F70" w14:textId="72250422" w:rsidR="00EE596A" w:rsidRDefault="00EE596A" w:rsidP="00EE596A">
      <w:pPr>
        <w:pStyle w:val="Heading5"/>
      </w:pPr>
      <w:r>
        <w:t>Gerund Formation</w:t>
      </w:r>
    </w:p>
    <w:p w14:paraId="4F4FF6C1" w14:textId="77777777" w:rsidR="00EE596A" w:rsidRDefault="00EE596A" w:rsidP="00EE596A">
      <w:pPr>
        <w:keepLines/>
        <w:spacing w:after="0"/>
      </w:pPr>
      <w:r>
        <w:t>The gerund takes the same form as the gerundive, but it only exists as a neuter singular noun, and there is no nominative (since the infinitive takes its place).</w:t>
      </w:r>
    </w:p>
    <w:p w14:paraId="49BA28BF" w14:textId="77777777" w:rsidR="00EE596A" w:rsidRDefault="00EE596A" w:rsidP="00EE596A">
      <w:pPr>
        <w:keepLines/>
        <w:spacing w:after="0"/>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E596A" w14:paraId="2938A780" w14:textId="77777777" w:rsidTr="0027105F">
        <w:tc>
          <w:tcPr>
            <w:tcW w:w="1558" w:type="dxa"/>
          </w:tcPr>
          <w:p w14:paraId="05BA110A" w14:textId="77777777" w:rsidR="00EE596A" w:rsidRDefault="00EE596A" w:rsidP="0027105F">
            <w:pPr>
              <w:keepLines/>
            </w:pPr>
            <w:r>
              <w:t>Gerund forms:</w:t>
            </w:r>
          </w:p>
        </w:tc>
        <w:tc>
          <w:tcPr>
            <w:tcW w:w="1558" w:type="dxa"/>
          </w:tcPr>
          <w:p w14:paraId="4E2C6474" w14:textId="77777777" w:rsidR="00EE596A" w:rsidRDefault="00EE596A" w:rsidP="0027105F">
            <w:pPr>
              <w:keepLines/>
            </w:pPr>
            <w:r>
              <w:t>1</w:t>
            </w:r>
            <w:r w:rsidRPr="00AD7D64">
              <w:rPr>
                <w:vertAlign w:val="superscript"/>
              </w:rPr>
              <w:t>st</w:t>
            </w:r>
          </w:p>
        </w:tc>
        <w:tc>
          <w:tcPr>
            <w:tcW w:w="1558" w:type="dxa"/>
          </w:tcPr>
          <w:p w14:paraId="18169C58" w14:textId="77777777" w:rsidR="00EE596A" w:rsidRDefault="00EE596A" w:rsidP="0027105F">
            <w:pPr>
              <w:keepLines/>
            </w:pPr>
            <w:r>
              <w:t>2</w:t>
            </w:r>
            <w:r w:rsidRPr="00AD7D64">
              <w:rPr>
                <w:vertAlign w:val="superscript"/>
              </w:rPr>
              <w:t>nd</w:t>
            </w:r>
          </w:p>
        </w:tc>
        <w:tc>
          <w:tcPr>
            <w:tcW w:w="1558" w:type="dxa"/>
          </w:tcPr>
          <w:p w14:paraId="3678AC84" w14:textId="77777777" w:rsidR="00EE596A" w:rsidRDefault="00EE596A" w:rsidP="0027105F">
            <w:pPr>
              <w:keepLines/>
            </w:pPr>
            <w:r>
              <w:t>3</w:t>
            </w:r>
            <w:r w:rsidRPr="00AD7D64">
              <w:rPr>
                <w:vertAlign w:val="superscript"/>
              </w:rPr>
              <w:t>rd</w:t>
            </w:r>
          </w:p>
        </w:tc>
        <w:tc>
          <w:tcPr>
            <w:tcW w:w="1559" w:type="dxa"/>
          </w:tcPr>
          <w:p w14:paraId="4E7F27E8" w14:textId="77777777" w:rsidR="00EE596A" w:rsidRDefault="00EE596A" w:rsidP="0027105F">
            <w:pPr>
              <w:keepLines/>
            </w:pPr>
            <w:r>
              <w:t>3</w:t>
            </w:r>
            <w:r w:rsidRPr="00AD7D64">
              <w:rPr>
                <w:vertAlign w:val="superscript"/>
              </w:rPr>
              <w:t>rd</w:t>
            </w:r>
            <w:r>
              <w:t xml:space="preserve"> -io</w:t>
            </w:r>
          </w:p>
        </w:tc>
        <w:tc>
          <w:tcPr>
            <w:tcW w:w="1559" w:type="dxa"/>
          </w:tcPr>
          <w:p w14:paraId="7F2AD4F5" w14:textId="77777777" w:rsidR="00EE596A" w:rsidRDefault="00EE596A" w:rsidP="0027105F">
            <w:pPr>
              <w:keepLines/>
            </w:pPr>
            <w:r>
              <w:t>4</w:t>
            </w:r>
            <w:r w:rsidRPr="00AD7D64">
              <w:rPr>
                <w:vertAlign w:val="superscript"/>
              </w:rPr>
              <w:t>th</w:t>
            </w:r>
          </w:p>
        </w:tc>
      </w:tr>
      <w:tr w:rsidR="00EE596A" w14:paraId="2D1934FD" w14:textId="77777777" w:rsidTr="0027105F">
        <w:tc>
          <w:tcPr>
            <w:tcW w:w="1558" w:type="dxa"/>
          </w:tcPr>
          <w:p w14:paraId="7D7EB3EF" w14:textId="77777777" w:rsidR="00EE596A" w:rsidRDefault="00EE596A" w:rsidP="0027105F">
            <w:pPr>
              <w:keepLines/>
            </w:pPr>
            <w:r>
              <w:t>Nominative</w:t>
            </w:r>
          </w:p>
        </w:tc>
        <w:tc>
          <w:tcPr>
            <w:tcW w:w="1558" w:type="dxa"/>
          </w:tcPr>
          <w:p w14:paraId="00C9E13F" w14:textId="77777777" w:rsidR="00EE596A" w:rsidRDefault="00EE596A" w:rsidP="0027105F">
            <w:pPr>
              <w:keepLines/>
            </w:pPr>
            <w:r>
              <w:t>---</w:t>
            </w:r>
          </w:p>
        </w:tc>
        <w:tc>
          <w:tcPr>
            <w:tcW w:w="1558" w:type="dxa"/>
          </w:tcPr>
          <w:p w14:paraId="5BD2E675" w14:textId="77777777" w:rsidR="00EE596A" w:rsidRDefault="00EE596A" w:rsidP="0027105F">
            <w:pPr>
              <w:keepLines/>
            </w:pPr>
            <w:r>
              <w:t>---</w:t>
            </w:r>
          </w:p>
        </w:tc>
        <w:tc>
          <w:tcPr>
            <w:tcW w:w="1558" w:type="dxa"/>
          </w:tcPr>
          <w:p w14:paraId="44DFF5AA" w14:textId="77777777" w:rsidR="00EE596A" w:rsidRDefault="00EE596A" w:rsidP="0027105F">
            <w:pPr>
              <w:keepLines/>
            </w:pPr>
            <w:r>
              <w:t>---</w:t>
            </w:r>
          </w:p>
        </w:tc>
        <w:tc>
          <w:tcPr>
            <w:tcW w:w="1559" w:type="dxa"/>
          </w:tcPr>
          <w:p w14:paraId="5EE053EC" w14:textId="77777777" w:rsidR="00EE596A" w:rsidRDefault="00EE596A" w:rsidP="0027105F">
            <w:pPr>
              <w:keepLines/>
            </w:pPr>
            <w:r>
              <w:t>---</w:t>
            </w:r>
          </w:p>
        </w:tc>
        <w:tc>
          <w:tcPr>
            <w:tcW w:w="1559" w:type="dxa"/>
          </w:tcPr>
          <w:p w14:paraId="5F00646B" w14:textId="77777777" w:rsidR="00EE596A" w:rsidRDefault="00EE596A" w:rsidP="0027105F">
            <w:pPr>
              <w:keepLines/>
            </w:pPr>
            <w:r>
              <w:t>---</w:t>
            </w:r>
          </w:p>
        </w:tc>
      </w:tr>
      <w:tr w:rsidR="00EE596A" w14:paraId="177B4B1B" w14:textId="77777777" w:rsidTr="0027105F">
        <w:tc>
          <w:tcPr>
            <w:tcW w:w="1558" w:type="dxa"/>
          </w:tcPr>
          <w:p w14:paraId="3B1298C4" w14:textId="77777777" w:rsidR="00EE596A" w:rsidRDefault="00EE596A" w:rsidP="0027105F">
            <w:pPr>
              <w:keepLines/>
            </w:pPr>
            <w:r>
              <w:t>Genitive</w:t>
            </w:r>
          </w:p>
        </w:tc>
        <w:tc>
          <w:tcPr>
            <w:tcW w:w="1558" w:type="dxa"/>
          </w:tcPr>
          <w:p w14:paraId="537B5C49" w14:textId="77777777" w:rsidR="00EE596A" w:rsidRDefault="00EE596A" w:rsidP="0027105F">
            <w:pPr>
              <w:keepLines/>
            </w:pPr>
            <w:r>
              <w:t>vocandī</w:t>
            </w:r>
          </w:p>
        </w:tc>
        <w:tc>
          <w:tcPr>
            <w:tcW w:w="1558" w:type="dxa"/>
          </w:tcPr>
          <w:p w14:paraId="3E90487E" w14:textId="77777777" w:rsidR="00EE596A" w:rsidRDefault="00EE596A" w:rsidP="0027105F">
            <w:pPr>
              <w:keepLines/>
            </w:pPr>
            <w:r>
              <w:t>videndī</w:t>
            </w:r>
          </w:p>
        </w:tc>
        <w:tc>
          <w:tcPr>
            <w:tcW w:w="1558" w:type="dxa"/>
          </w:tcPr>
          <w:p w14:paraId="4039D9CC" w14:textId="77777777" w:rsidR="00EE596A" w:rsidRDefault="00EE596A" w:rsidP="0027105F">
            <w:pPr>
              <w:keepLines/>
            </w:pPr>
            <w:r>
              <w:t>regendī</w:t>
            </w:r>
          </w:p>
        </w:tc>
        <w:tc>
          <w:tcPr>
            <w:tcW w:w="1559" w:type="dxa"/>
          </w:tcPr>
          <w:p w14:paraId="066540A7" w14:textId="77777777" w:rsidR="00EE596A" w:rsidRDefault="00EE596A" w:rsidP="0027105F">
            <w:pPr>
              <w:keepLines/>
            </w:pPr>
            <w:r>
              <w:t>capiendī</w:t>
            </w:r>
          </w:p>
        </w:tc>
        <w:tc>
          <w:tcPr>
            <w:tcW w:w="1559" w:type="dxa"/>
          </w:tcPr>
          <w:p w14:paraId="756DFC77" w14:textId="77777777" w:rsidR="00EE596A" w:rsidRDefault="00EE596A" w:rsidP="0027105F">
            <w:pPr>
              <w:keepLines/>
            </w:pPr>
            <w:r>
              <w:t>audiendī</w:t>
            </w:r>
          </w:p>
        </w:tc>
      </w:tr>
      <w:tr w:rsidR="00EE596A" w14:paraId="7375E194" w14:textId="77777777" w:rsidTr="0027105F">
        <w:tc>
          <w:tcPr>
            <w:tcW w:w="1558" w:type="dxa"/>
          </w:tcPr>
          <w:p w14:paraId="6FFD179C" w14:textId="77777777" w:rsidR="00EE596A" w:rsidRDefault="00EE596A" w:rsidP="0027105F">
            <w:pPr>
              <w:keepLines/>
            </w:pPr>
            <w:r>
              <w:t>Dative</w:t>
            </w:r>
          </w:p>
        </w:tc>
        <w:tc>
          <w:tcPr>
            <w:tcW w:w="1558" w:type="dxa"/>
          </w:tcPr>
          <w:p w14:paraId="5B7F9C7A" w14:textId="77777777" w:rsidR="00EE596A" w:rsidRDefault="00EE596A" w:rsidP="0027105F">
            <w:pPr>
              <w:keepLines/>
            </w:pPr>
            <w:r>
              <w:t>vocandō</w:t>
            </w:r>
          </w:p>
        </w:tc>
        <w:tc>
          <w:tcPr>
            <w:tcW w:w="1558" w:type="dxa"/>
          </w:tcPr>
          <w:p w14:paraId="49A2E83C" w14:textId="77777777" w:rsidR="00EE596A" w:rsidRDefault="00EE596A" w:rsidP="0027105F">
            <w:pPr>
              <w:keepLines/>
            </w:pPr>
            <w:r>
              <w:t>videndō</w:t>
            </w:r>
          </w:p>
        </w:tc>
        <w:tc>
          <w:tcPr>
            <w:tcW w:w="1558" w:type="dxa"/>
          </w:tcPr>
          <w:p w14:paraId="09B41F91" w14:textId="77777777" w:rsidR="00EE596A" w:rsidRDefault="00EE596A" w:rsidP="0027105F">
            <w:pPr>
              <w:keepLines/>
            </w:pPr>
            <w:r>
              <w:t>regendō</w:t>
            </w:r>
          </w:p>
        </w:tc>
        <w:tc>
          <w:tcPr>
            <w:tcW w:w="1559" w:type="dxa"/>
          </w:tcPr>
          <w:p w14:paraId="5E2BA204" w14:textId="77777777" w:rsidR="00EE596A" w:rsidRDefault="00EE596A" w:rsidP="0027105F">
            <w:pPr>
              <w:keepLines/>
            </w:pPr>
            <w:r>
              <w:t>capiendō</w:t>
            </w:r>
          </w:p>
        </w:tc>
        <w:tc>
          <w:tcPr>
            <w:tcW w:w="1559" w:type="dxa"/>
          </w:tcPr>
          <w:p w14:paraId="4AF350F7" w14:textId="77777777" w:rsidR="00EE596A" w:rsidRDefault="00EE596A" w:rsidP="0027105F">
            <w:pPr>
              <w:keepLines/>
            </w:pPr>
            <w:r>
              <w:t>audiendō</w:t>
            </w:r>
          </w:p>
        </w:tc>
      </w:tr>
      <w:tr w:rsidR="00EE596A" w14:paraId="08ED2A81" w14:textId="77777777" w:rsidTr="0027105F">
        <w:tc>
          <w:tcPr>
            <w:tcW w:w="1558" w:type="dxa"/>
          </w:tcPr>
          <w:p w14:paraId="0C5BE068" w14:textId="77777777" w:rsidR="00EE596A" w:rsidRDefault="00EE596A" w:rsidP="0027105F">
            <w:pPr>
              <w:keepLines/>
            </w:pPr>
            <w:r>
              <w:t>Accusative</w:t>
            </w:r>
          </w:p>
        </w:tc>
        <w:tc>
          <w:tcPr>
            <w:tcW w:w="1558" w:type="dxa"/>
          </w:tcPr>
          <w:p w14:paraId="3BBCB027" w14:textId="77777777" w:rsidR="00EE596A" w:rsidRDefault="00EE596A" w:rsidP="0027105F">
            <w:pPr>
              <w:keepLines/>
            </w:pPr>
            <w:r>
              <w:t>vocandum</w:t>
            </w:r>
          </w:p>
        </w:tc>
        <w:tc>
          <w:tcPr>
            <w:tcW w:w="1558" w:type="dxa"/>
          </w:tcPr>
          <w:p w14:paraId="50BE8EC0" w14:textId="77777777" w:rsidR="00EE596A" w:rsidRDefault="00EE596A" w:rsidP="0027105F">
            <w:pPr>
              <w:keepLines/>
            </w:pPr>
            <w:r>
              <w:t>videndum</w:t>
            </w:r>
          </w:p>
        </w:tc>
        <w:tc>
          <w:tcPr>
            <w:tcW w:w="1558" w:type="dxa"/>
          </w:tcPr>
          <w:p w14:paraId="397739A3" w14:textId="77777777" w:rsidR="00EE596A" w:rsidRDefault="00EE596A" w:rsidP="0027105F">
            <w:pPr>
              <w:keepLines/>
            </w:pPr>
            <w:r>
              <w:t>regendum</w:t>
            </w:r>
          </w:p>
        </w:tc>
        <w:tc>
          <w:tcPr>
            <w:tcW w:w="1559" w:type="dxa"/>
          </w:tcPr>
          <w:p w14:paraId="2DEAEC8C" w14:textId="77777777" w:rsidR="00EE596A" w:rsidRDefault="00EE596A" w:rsidP="0027105F">
            <w:pPr>
              <w:keepLines/>
            </w:pPr>
            <w:r>
              <w:t>capiendum</w:t>
            </w:r>
          </w:p>
        </w:tc>
        <w:tc>
          <w:tcPr>
            <w:tcW w:w="1559" w:type="dxa"/>
          </w:tcPr>
          <w:p w14:paraId="28817188" w14:textId="77777777" w:rsidR="00EE596A" w:rsidRDefault="00EE596A" w:rsidP="0027105F">
            <w:pPr>
              <w:keepLines/>
            </w:pPr>
            <w:r>
              <w:t>audiendum</w:t>
            </w:r>
          </w:p>
        </w:tc>
      </w:tr>
      <w:tr w:rsidR="00EE596A" w14:paraId="1DE3611B" w14:textId="77777777" w:rsidTr="0027105F">
        <w:tc>
          <w:tcPr>
            <w:tcW w:w="1558" w:type="dxa"/>
          </w:tcPr>
          <w:p w14:paraId="0D843DE8" w14:textId="77777777" w:rsidR="00EE596A" w:rsidRDefault="00EE596A" w:rsidP="0027105F">
            <w:pPr>
              <w:keepLines/>
            </w:pPr>
            <w:r>
              <w:t>Ablative</w:t>
            </w:r>
          </w:p>
        </w:tc>
        <w:tc>
          <w:tcPr>
            <w:tcW w:w="1558" w:type="dxa"/>
          </w:tcPr>
          <w:p w14:paraId="254792BF" w14:textId="77777777" w:rsidR="00EE596A" w:rsidRDefault="00EE596A" w:rsidP="0027105F">
            <w:pPr>
              <w:keepLines/>
            </w:pPr>
            <w:r>
              <w:t>vocandō</w:t>
            </w:r>
          </w:p>
        </w:tc>
        <w:tc>
          <w:tcPr>
            <w:tcW w:w="1558" w:type="dxa"/>
          </w:tcPr>
          <w:p w14:paraId="45D57C55" w14:textId="77777777" w:rsidR="00EE596A" w:rsidRDefault="00EE596A" w:rsidP="0027105F">
            <w:pPr>
              <w:keepLines/>
            </w:pPr>
            <w:r>
              <w:t>videndō</w:t>
            </w:r>
          </w:p>
        </w:tc>
        <w:tc>
          <w:tcPr>
            <w:tcW w:w="1558" w:type="dxa"/>
          </w:tcPr>
          <w:p w14:paraId="2A0FA5A4" w14:textId="77777777" w:rsidR="00EE596A" w:rsidRDefault="00EE596A" w:rsidP="0027105F">
            <w:pPr>
              <w:keepLines/>
            </w:pPr>
            <w:r>
              <w:t>regendō</w:t>
            </w:r>
          </w:p>
        </w:tc>
        <w:tc>
          <w:tcPr>
            <w:tcW w:w="1559" w:type="dxa"/>
          </w:tcPr>
          <w:p w14:paraId="35525979" w14:textId="77777777" w:rsidR="00EE596A" w:rsidRDefault="00EE596A" w:rsidP="0027105F">
            <w:pPr>
              <w:keepLines/>
            </w:pPr>
            <w:r>
              <w:t>capiendō</w:t>
            </w:r>
          </w:p>
        </w:tc>
        <w:tc>
          <w:tcPr>
            <w:tcW w:w="1559" w:type="dxa"/>
          </w:tcPr>
          <w:p w14:paraId="333F4914" w14:textId="77777777" w:rsidR="00EE596A" w:rsidRDefault="00EE596A" w:rsidP="0027105F">
            <w:pPr>
              <w:keepLines/>
            </w:pPr>
            <w:r>
              <w:t>audiendō</w:t>
            </w:r>
          </w:p>
        </w:tc>
      </w:tr>
    </w:tbl>
    <w:p w14:paraId="3710FE4F" w14:textId="77777777" w:rsidR="00EE596A" w:rsidRDefault="00EE596A" w:rsidP="00EE596A">
      <w:pPr>
        <w:keepLines/>
        <w:spacing w:after="0"/>
      </w:pPr>
    </w:p>
    <w:p w14:paraId="238ABF43" w14:textId="3619E002" w:rsidR="008758E5" w:rsidRDefault="00A266B2" w:rsidP="00A266B2">
      <w:pPr>
        <w:pStyle w:val="SectionandVocabheader"/>
      </w:pPr>
      <w:bookmarkStart w:id="112" w:name="_Toc158985048"/>
      <w:r>
        <w:t xml:space="preserve">Use of </w:t>
      </w:r>
      <w:r w:rsidR="00EE596A">
        <w:t xml:space="preserve">Gerunds and </w:t>
      </w:r>
      <w:r>
        <w:t>Gerundives</w:t>
      </w:r>
      <w:bookmarkEnd w:id="112"/>
    </w:p>
    <w:p w14:paraId="1CD83546" w14:textId="77777777" w:rsidR="008758E5" w:rsidRDefault="008758E5" w:rsidP="00CD2394">
      <w:pPr>
        <w:keepLines/>
        <w:spacing w:after="0"/>
      </w:pPr>
    </w:p>
    <w:p w14:paraId="26D5327A" w14:textId="0CE64676" w:rsidR="00A266B2" w:rsidRDefault="00A266B2" w:rsidP="00CD2394">
      <w:pPr>
        <w:keepLines/>
        <w:spacing w:after="0"/>
      </w:pPr>
      <w:r>
        <w:t>One of the most common (and somewhat specialized) use is a pattern used for gerunds and gerundives (and although not covered here, in supines).</w:t>
      </w:r>
    </w:p>
    <w:p w14:paraId="43FF069D" w14:textId="5793673A" w:rsidR="00A266B2" w:rsidRPr="00866E38" w:rsidRDefault="00A266B2" w:rsidP="00866E38">
      <w:pPr>
        <w:keepLines/>
        <w:spacing w:after="0"/>
        <w:ind w:left="1980" w:hanging="1980"/>
      </w:pPr>
      <w:r>
        <w:t>Pattern recognition—a verb of motion (</w:t>
      </w:r>
      <w:r>
        <w:rPr>
          <w:i/>
        </w:rPr>
        <w:t>ven</w:t>
      </w:r>
      <w:r w:rsidR="00866E38">
        <w:rPr>
          <w:i/>
        </w:rPr>
        <w:t>ī</w:t>
      </w:r>
      <w:r>
        <w:rPr>
          <w:i/>
        </w:rPr>
        <w:t xml:space="preserve">re, currere, </w:t>
      </w:r>
      <w:r>
        <w:t xml:space="preserve">etc.), plus the preposition </w:t>
      </w:r>
      <w:r>
        <w:rPr>
          <w:i/>
        </w:rPr>
        <w:t>ad</w:t>
      </w:r>
      <w:r>
        <w:t xml:space="preserve">, plus an accusative gerund or gerundive shows purpose: </w:t>
      </w:r>
      <w:r>
        <w:rPr>
          <w:i/>
        </w:rPr>
        <w:t xml:space="preserve">cucurrimus ad </w:t>
      </w:r>
      <w:r w:rsidR="00866E38">
        <w:rPr>
          <w:i/>
        </w:rPr>
        <w:t>templum servāndum</w:t>
      </w:r>
      <w:r w:rsidR="00866E38">
        <w:t>: “we ran to protect the temple”</w:t>
      </w:r>
    </w:p>
    <w:p w14:paraId="4D323803" w14:textId="77777777" w:rsidR="0027105F" w:rsidRDefault="0027105F" w:rsidP="0027105F">
      <w:pPr>
        <w:keepLines/>
        <w:spacing w:after="0"/>
      </w:pPr>
    </w:p>
    <w:p w14:paraId="5F18B20C" w14:textId="5E7AE27F" w:rsidR="0027105F" w:rsidRDefault="0027105F" w:rsidP="0027105F">
      <w:pPr>
        <w:pStyle w:val="Heading5"/>
      </w:pPr>
      <w:r>
        <w:t>Gerundive as a replacement for the gerund</w:t>
      </w:r>
    </w:p>
    <w:p w14:paraId="517364F4" w14:textId="048103C4" w:rsidR="0027105F" w:rsidRDefault="0027105F" w:rsidP="0027105F">
      <w:pPr>
        <w:keepLines/>
        <w:spacing w:after="0"/>
      </w:pPr>
      <w:r>
        <w:t>Since gerunds are verbal nouns, they can take direct objects (discimus legendō librōs = we learn by reading books; advēnimus ad capiendum urbes = we have come to capture the cities). This was form found in early Latin and in Late/Medieval Latin. Classical Latin, though, authors often replaced the gerund with a gerundive, then changed the direct object to match the case that the gerund would have had (note that this is an impossible construction in English). This seems complicated, but identifying and translating it is fairly intuitive</w:t>
      </w:r>
      <w:r w:rsidR="00F86A94">
        <w:t xml:space="preserve"> after some practice</w:t>
      </w:r>
      <w:r>
        <w:t>.</w:t>
      </w:r>
    </w:p>
    <w:p w14:paraId="52F4C260" w14:textId="77777777" w:rsidR="0027105F" w:rsidRDefault="0027105F" w:rsidP="0027105F">
      <w:pPr>
        <w:keepLines/>
        <w:spacing w:after="0"/>
      </w:pPr>
    </w:p>
    <w:p w14:paraId="12D1BFA2" w14:textId="3B5EE3C0" w:rsidR="0027105F" w:rsidRDefault="0027105F" w:rsidP="0027105F">
      <w:pPr>
        <w:keepLines/>
        <w:spacing w:after="0"/>
      </w:pPr>
      <w:r>
        <w:t xml:space="preserve">Instead of </w:t>
      </w:r>
      <w:r>
        <w:rPr>
          <w:i/>
        </w:rPr>
        <w:t>discimus legendō librōs</w:t>
      </w:r>
      <w:r>
        <w:t xml:space="preserve">, Classical authors would write </w:t>
      </w:r>
      <w:r>
        <w:rPr>
          <w:i/>
        </w:rPr>
        <w:t>discimus legendīs librīs</w:t>
      </w:r>
      <w:r>
        <w:t xml:space="preserve">. Since nouns and adjectives </w:t>
      </w:r>
      <w:r w:rsidR="00F86A94">
        <w:t>must</w:t>
      </w:r>
      <w:r>
        <w:t xml:space="preserve"> agree in case, number, and gender, the case is determined by gerund form (which is now a gerundive), while the gender and number are determined by the noun. The translation is literally “we learn by book readings,” but we translate it the same as we would a gerund: “we learn by reading books.”</w:t>
      </w:r>
    </w:p>
    <w:p w14:paraId="13B16CC4" w14:textId="77777777" w:rsidR="0027105F" w:rsidRDefault="0027105F" w:rsidP="0027105F">
      <w:pPr>
        <w:keepLines/>
        <w:spacing w:after="0"/>
      </w:pPr>
    </w:p>
    <w:p w14:paraId="63456062" w14:textId="707AC68A" w:rsidR="008758E5" w:rsidRDefault="008758E5" w:rsidP="00B059B4">
      <w:pPr>
        <w:pStyle w:val="Heading5"/>
      </w:pPr>
      <w:r w:rsidRPr="003D31C8">
        <w:t>Passive periphrastic</w:t>
      </w:r>
    </w:p>
    <w:p w14:paraId="778F7820" w14:textId="77777777" w:rsidR="008758E5" w:rsidRDefault="008758E5" w:rsidP="00CD2394">
      <w:pPr>
        <w:keepLines/>
        <w:spacing w:after="0"/>
      </w:pPr>
      <w:r>
        <w:t xml:space="preserve">Sometimes the gerundive is combined with form of </w:t>
      </w:r>
      <w:r>
        <w:rPr>
          <w:i/>
        </w:rPr>
        <w:t>sum</w:t>
      </w:r>
      <w:r>
        <w:t>. This combination makes an even stronger sense of obligation. In this formation, the Ablative of Agent is replaced with a Dative of Agent (without a preposition).</w:t>
      </w:r>
    </w:p>
    <w:p w14:paraId="56004C60" w14:textId="77777777" w:rsidR="008758E5" w:rsidRDefault="008758E5" w:rsidP="00CD2394">
      <w:pPr>
        <w:keepLines/>
        <w:spacing w:after="0"/>
      </w:pPr>
    </w:p>
    <w:p w14:paraId="647ED650" w14:textId="77777777" w:rsidR="008758E5" w:rsidRDefault="008758E5" w:rsidP="00CD2394">
      <w:pPr>
        <w:keepLines/>
        <w:spacing w:after="0"/>
      </w:pPr>
      <w:r>
        <w:t xml:space="preserve">spes habenda est = hope </w:t>
      </w:r>
      <w:r>
        <w:rPr>
          <w:i/>
        </w:rPr>
        <w:t xml:space="preserve">must be </w:t>
      </w:r>
      <w:r>
        <w:t>held.</w:t>
      </w:r>
    </w:p>
    <w:p w14:paraId="70F0BA4A" w14:textId="77777777" w:rsidR="008758E5" w:rsidRDefault="008758E5" w:rsidP="00CD2394">
      <w:pPr>
        <w:keepLines/>
        <w:spacing w:after="0"/>
      </w:pPr>
      <w:r>
        <w:t xml:space="preserve">deī colendī sunt = the gods </w:t>
      </w:r>
      <w:r>
        <w:rPr>
          <w:i/>
        </w:rPr>
        <w:t xml:space="preserve">must be </w:t>
      </w:r>
      <w:r>
        <w:t>worshipped.</w:t>
      </w:r>
    </w:p>
    <w:p w14:paraId="5E27930E" w14:textId="3181BD76" w:rsidR="008758E5" w:rsidRDefault="008758E5" w:rsidP="00CD2394">
      <w:pPr>
        <w:keepLines/>
        <w:spacing w:after="0"/>
      </w:pPr>
      <w:r>
        <w:t xml:space="preserve">littera scribenda est mihi = the letter </w:t>
      </w:r>
      <w:r>
        <w:rPr>
          <w:i/>
        </w:rPr>
        <w:t xml:space="preserve">must be </w:t>
      </w:r>
      <w:r>
        <w:t>written by me. (or) I must write the letter.</w:t>
      </w:r>
    </w:p>
    <w:p w14:paraId="594E244B" w14:textId="25D33594" w:rsidR="001F0A9A" w:rsidRDefault="001F0A9A" w:rsidP="00CD2394">
      <w:pPr>
        <w:keepLines/>
        <w:spacing w:after="0"/>
      </w:pPr>
    </w:p>
    <w:p w14:paraId="515C87D7" w14:textId="77777777" w:rsidR="001F0A9A" w:rsidRDefault="001F0A9A" w:rsidP="001F0A9A">
      <w:pPr>
        <w:pStyle w:val="SectionandVocabheader"/>
      </w:pPr>
      <w:bookmarkStart w:id="113" w:name="_Toc158985049"/>
      <w:r>
        <w:t>Chapter 17 Excerises</w:t>
      </w:r>
      <w:bookmarkEnd w:id="113"/>
    </w:p>
    <w:p w14:paraId="65D41F6A" w14:textId="77777777" w:rsidR="001F0A9A" w:rsidRDefault="001F0A9A" w:rsidP="001F0A9A">
      <w:pPr>
        <w:keepLines/>
        <w:spacing w:after="0"/>
      </w:pPr>
      <w:r>
        <w:t xml:space="preserve">A) Change these gerund constructions into gerundives (in Latin): </w:t>
      </w:r>
    </w:p>
    <w:p w14:paraId="15C61D52" w14:textId="77777777" w:rsidR="001F0A9A" w:rsidRDefault="001F0A9A" w:rsidP="001F0A9A">
      <w:pPr>
        <w:keepLines/>
        <w:spacing w:after="0"/>
      </w:pPr>
    </w:p>
    <w:p w14:paraId="6C5F9745" w14:textId="77777777" w:rsidR="001F0A9A" w:rsidRDefault="001F0A9A" w:rsidP="001F0A9A">
      <w:pPr>
        <w:keepLines/>
        <w:spacing w:after="0"/>
      </w:pPr>
      <w:r>
        <w:t>advēnimus ad capiendum urbes:</w:t>
      </w:r>
      <w:r>
        <w:tab/>
      </w:r>
      <w:r>
        <w:tab/>
        <w:t>_____________________________________________</w:t>
      </w:r>
    </w:p>
    <w:p w14:paraId="2A3B3305" w14:textId="77777777" w:rsidR="001F0A9A" w:rsidRDefault="001F0A9A" w:rsidP="001F0A9A">
      <w:pPr>
        <w:keepLines/>
        <w:spacing w:after="0"/>
      </w:pPr>
    </w:p>
    <w:p w14:paraId="3C211185" w14:textId="769D37DC" w:rsidR="001F0A9A" w:rsidRDefault="001F0A9A" w:rsidP="001F0A9A">
      <w:pPr>
        <w:keepLines/>
        <w:spacing w:after="0"/>
      </w:pPr>
      <w:r>
        <w:t>serv</w:t>
      </w:r>
      <w:r w:rsidR="006A2DB9">
        <w:t>ā</w:t>
      </w:r>
      <w:r>
        <w:t>mus e</w:t>
      </w:r>
      <w:r w:rsidR="006A2DB9">
        <w:t>ō</w:t>
      </w:r>
      <w:r>
        <w:t>s tenend</w:t>
      </w:r>
      <w:r w:rsidR="006A2DB9">
        <w:t>ō</w:t>
      </w:r>
      <w:r>
        <w:t xml:space="preserve"> virt</w:t>
      </w:r>
      <w:r w:rsidR="006A2DB9">
        <w:t>ū</w:t>
      </w:r>
      <w:r>
        <w:t>tem:</w:t>
      </w:r>
      <w:r>
        <w:tab/>
      </w:r>
      <w:r>
        <w:tab/>
        <w:t>_____________________________________________</w:t>
      </w:r>
    </w:p>
    <w:p w14:paraId="5BA9F8D3" w14:textId="77777777" w:rsidR="001F0A9A" w:rsidRDefault="001F0A9A" w:rsidP="001F0A9A">
      <w:pPr>
        <w:keepLines/>
        <w:spacing w:after="0"/>
      </w:pPr>
    </w:p>
    <w:p w14:paraId="22BBAADE" w14:textId="77777777" w:rsidR="001F0A9A" w:rsidRDefault="001F0A9A" w:rsidP="001F0A9A">
      <w:pPr>
        <w:keepLines/>
        <w:spacing w:after="0"/>
      </w:pPr>
      <w:r>
        <w:t>Translate the following gerundive contructions into English:</w:t>
      </w:r>
    </w:p>
    <w:p w14:paraId="1496D5ED" w14:textId="77777777" w:rsidR="001F0A9A" w:rsidRDefault="001F0A9A" w:rsidP="001F0A9A">
      <w:pPr>
        <w:keepLines/>
        <w:spacing w:after="0"/>
      </w:pPr>
    </w:p>
    <w:p w14:paraId="79999F50" w14:textId="77777777" w:rsidR="001F0A9A" w:rsidRDefault="001F0A9A" w:rsidP="001F0A9A">
      <w:pPr>
        <w:keepLines/>
        <w:spacing w:after="0"/>
      </w:pPr>
      <w:r>
        <w:t>advēnimus ad litora videnda:</w:t>
      </w:r>
      <w:r>
        <w:tab/>
        <w:t>___________________________________________________________</w:t>
      </w:r>
    </w:p>
    <w:p w14:paraId="1581C570" w14:textId="77777777" w:rsidR="001F0A9A" w:rsidRDefault="001F0A9A" w:rsidP="001F0A9A">
      <w:pPr>
        <w:keepLines/>
        <w:spacing w:after="0"/>
      </w:pPr>
    </w:p>
    <w:p w14:paraId="2E801974" w14:textId="77777777" w:rsidR="001F0A9A" w:rsidRDefault="001F0A9A" w:rsidP="001F0A9A">
      <w:pPr>
        <w:keepLines/>
        <w:spacing w:after="0"/>
      </w:pPr>
      <w:r>
        <w:t>librī legendī sunt ibi:</w:t>
      </w:r>
      <w:r>
        <w:tab/>
      </w:r>
      <w:r>
        <w:tab/>
        <w:t>___________________________________________________________</w:t>
      </w:r>
    </w:p>
    <w:p w14:paraId="035D40B9" w14:textId="77777777" w:rsidR="001F0A9A" w:rsidRDefault="001F0A9A" w:rsidP="001F0A9A">
      <w:pPr>
        <w:keepLines/>
        <w:spacing w:after="0"/>
      </w:pPr>
    </w:p>
    <w:p w14:paraId="2B88BAEC" w14:textId="0DCC9C02" w:rsidR="001F0A9A" w:rsidRDefault="001F0A9A" w:rsidP="001F0A9A">
      <w:pPr>
        <w:keepLines/>
        <w:spacing w:after="0"/>
      </w:pPr>
      <w:r>
        <w:t>vincimur urb</w:t>
      </w:r>
      <w:r w:rsidR="00A2155C">
        <w:t>ibus</w:t>
      </w:r>
      <w:r>
        <w:t xml:space="preserve"> </w:t>
      </w:r>
      <w:r w:rsidR="00A2155C">
        <w:t>capiendīs</w:t>
      </w:r>
      <w:r>
        <w:t>:</w:t>
      </w:r>
      <w:r>
        <w:tab/>
        <w:t>___________________________________________________________</w:t>
      </w:r>
    </w:p>
    <w:p w14:paraId="3777AEAD" w14:textId="77777777" w:rsidR="001F0A9A" w:rsidRDefault="001F0A9A" w:rsidP="001F0A9A">
      <w:pPr>
        <w:keepLines/>
        <w:spacing w:after="0"/>
        <w:rPr>
          <w:b/>
        </w:rPr>
      </w:pPr>
    </w:p>
    <w:p w14:paraId="6F53C762" w14:textId="6AD853E5" w:rsidR="0058173C" w:rsidRDefault="001F0A9A" w:rsidP="0058173C">
      <w:pPr>
        <w:keepLines/>
        <w:spacing w:after="0"/>
      </w:pPr>
      <w:r w:rsidRPr="001F0A9A">
        <w:t xml:space="preserve">B) </w:t>
      </w:r>
      <w:r>
        <w:t xml:space="preserve">Translate these indirect statements. </w:t>
      </w:r>
      <w:r w:rsidR="006A2DB9">
        <w:t>P</w:t>
      </w:r>
      <w:r>
        <w:t>ay close attention to the tense (head verb and infinitive):</w:t>
      </w:r>
    </w:p>
    <w:p w14:paraId="0817661D" w14:textId="77777777" w:rsidR="006A2DB9" w:rsidRDefault="006A2DB9" w:rsidP="0058173C">
      <w:pPr>
        <w:keepLines/>
        <w:spacing w:after="0"/>
      </w:pPr>
    </w:p>
    <w:p w14:paraId="744E9E32" w14:textId="342525E4" w:rsidR="0058173C" w:rsidRDefault="0058173C">
      <w:pPr>
        <w:pStyle w:val="ListParagraph"/>
        <w:numPr>
          <w:ilvl w:val="0"/>
          <w:numId w:val="72"/>
        </w:numPr>
      </w:pPr>
      <w:r>
        <w:t>cons</w:t>
      </w:r>
      <w:r w:rsidR="006A2DB9">
        <w:t>ū</w:t>
      </w:r>
      <w:r>
        <w:t>l</w:t>
      </w:r>
      <w:r w:rsidR="006A2DB9">
        <w:t>ē</w:t>
      </w:r>
      <w:r>
        <w:t>s dicunt sen</w:t>
      </w:r>
      <w:r w:rsidR="006A2DB9">
        <w:t>ē</w:t>
      </w:r>
      <w:r>
        <w:t>s vis</w:t>
      </w:r>
      <w:r w:rsidR="006A2DB9">
        <w:t>ū</w:t>
      </w:r>
      <w:r>
        <w:t>ros omn</w:t>
      </w:r>
      <w:r w:rsidR="006A2DB9">
        <w:t>ē</w:t>
      </w:r>
      <w:r>
        <w:t>s</w:t>
      </w:r>
    </w:p>
    <w:p w14:paraId="1978B093" w14:textId="6563F8DE" w:rsidR="0058173C" w:rsidRDefault="00C614D5">
      <w:pPr>
        <w:pStyle w:val="ListParagraph"/>
        <w:numPr>
          <w:ilvl w:val="0"/>
          <w:numId w:val="72"/>
        </w:numPr>
      </w:pPr>
      <w:r>
        <w:t>audiv</w:t>
      </w:r>
      <w:r w:rsidR="006A2DB9">
        <w:t>ī</w:t>
      </w:r>
      <w:r>
        <w:t xml:space="preserve">mus </w:t>
      </w:r>
      <w:r w:rsidR="00A2155C">
        <w:t>d</w:t>
      </w:r>
      <w:r w:rsidR="00574BC8">
        <w:t>ū</w:t>
      </w:r>
      <w:r w:rsidR="00A2155C">
        <w:t>r</w:t>
      </w:r>
      <w:r w:rsidR="006A2DB9">
        <w:t>ō</w:t>
      </w:r>
      <w:r>
        <w:t>s ibi mans</w:t>
      </w:r>
      <w:r w:rsidR="006A2DB9">
        <w:t>ū</w:t>
      </w:r>
      <w:r>
        <w:t>r</w:t>
      </w:r>
      <w:r w:rsidR="00574BC8">
        <w:t>ō</w:t>
      </w:r>
      <w:r>
        <w:t>s esse</w:t>
      </w:r>
    </w:p>
    <w:p w14:paraId="75CDC960" w14:textId="7C01C465" w:rsidR="0058173C" w:rsidRDefault="00C614D5">
      <w:pPr>
        <w:pStyle w:val="ListParagraph"/>
        <w:numPr>
          <w:ilvl w:val="0"/>
          <w:numId w:val="72"/>
        </w:numPr>
      </w:pPr>
      <w:r>
        <w:t>illae matr</w:t>
      </w:r>
      <w:r w:rsidR="006A2DB9">
        <w:t>ē</w:t>
      </w:r>
      <w:r>
        <w:t>s ali</w:t>
      </w:r>
      <w:r w:rsidR="006A2DB9">
        <w:t>ō</w:t>
      </w:r>
      <w:r>
        <w:t>s relict</w:t>
      </w:r>
      <w:r w:rsidR="006A2DB9">
        <w:t>ū</w:t>
      </w:r>
      <w:r>
        <w:t>r</w:t>
      </w:r>
      <w:r w:rsidR="006A2DB9">
        <w:t>ō</w:t>
      </w:r>
      <w:r>
        <w:t>s esse sent</w:t>
      </w:r>
      <w:r w:rsidR="006A2DB9">
        <w:t>īunt</w:t>
      </w:r>
    </w:p>
    <w:p w14:paraId="1EFE55CB" w14:textId="66C4A82F" w:rsidR="0058173C" w:rsidRDefault="00C614D5">
      <w:pPr>
        <w:pStyle w:val="ListParagraph"/>
        <w:numPr>
          <w:ilvl w:val="0"/>
          <w:numId w:val="72"/>
        </w:numPr>
      </w:pPr>
      <w:r>
        <w:t>mult</w:t>
      </w:r>
      <w:r w:rsidR="006A2DB9">
        <w:t>ī</w:t>
      </w:r>
      <w:r>
        <w:t xml:space="preserve"> </w:t>
      </w:r>
      <w:r w:rsidR="006A2DB9">
        <w:t>putant</w:t>
      </w:r>
      <w:r>
        <w:t xml:space="preserve"> s</w:t>
      </w:r>
      <w:r w:rsidR="006A2DB9">
        <w:t>ē</w:t>
      </w:r>
      <w:r>
        <w:t xml:space="preserve"> verit</w:t>
      </w:r>
      <w:r w:rsidR="006A2DB9">
        <w:t>ā</w:t>
      </w:r>
      <w:r>
        <w:t>tem</w:t>
      </w:r>
      <w:r w:rsidR="006A2DB9">
        <w:t xml:space="preserve"> petitūrōs esse</w:t>
      </w:r>
    </w:p>
    <w:p w14:paraId="32BB2A8F" w14:textId="77777777" w:rsidR="001F0A9A" w:rsidRPr="009628D3" w:rsidRDefault="001F0A9A" w:rsidP="00CD2394">
      <w:pPr>
        <w:keepLines/>
        <w:spacing w:after="0"/>
      </w:pPr>
    </w:p>
    <w:p w14:paraId="2F4168C3" w14:textId="58A50572" w:rsidR="008758E5" w:rsidRDefault="008758E5" w:rsidP="00CD2394">
      <w:pPr>
        <w:keepLines/>
        <w:spacing w:after="0"/>
      </w:pPr>
    </w:p>
    <w:p w14:paraId="14107CFB" w14:textId="77777777" w:rsidR="00A7580B" w:rsidRDefault="00A7580B" w:rsidP="00A7580B">
      <w:pPr>
        <w:pStyle w:val="SectionandVocabheader"/>
      </w:pPr>
      <w:bookmarkStart w:id="114" w:name="_Toc158985050"/>
      <w:r>
        <w:t>Chapter 17 Translations</w:t>
      </w:r>
      <w:bookmarkEnd w:id="114"/>
    </w:p>
    <w:p w14:paraId="57976460" w14:textId="77777777" w:rsidR="00A7580B" w:rsidRDefault="00A7580B" w:rsidP="00A7580B">
      <w:pPr>
        <w:keepLines/>
        <w:spacing w:after="0"/>
      </w:pPr>
    </w:p>
    <w:p w14:paraId="65F2A3BE" w14:textId="1D8F9B0C" w:rsidR="00A7580B" w:rsidRDefault="00A7580B">
      <w:pPr>
        <w:pStyle w:val="ListParagraph"/>
        <w:keepLines/>
        <w:numPr>
          <w:ilvl w:val="0"/>
          <w:numId w:val="52"/>
        </w:numPr>
        <w:suppressAutoHyphens w:val="0"/>
        <w:autoSpaceDE/>
        <w:autoSpaceDN/>
        <w:adjustRightInd/>
        <w:spacing w:line="480" w:lineRule="auto"/>
        <w:contextualSpacing/>
        <w:textAlignment w:val="auto"/>
      </w:pPr>
      <w:r>
        <w:t>ibimus r</w:t>
      </w:r>
      <w:r w:rsidR="006A2DB9">
        <w:t>ū</w:t>
      </w:r>
      <w:r>
        <w:t xml:space="preserve">s ad </w:t>
      </w:r>
      <w:r w:rsidR="001F0A9A">
        <w:t>illam iug</w:t>
      </w:r>
      <w:r w:rsidR="006A2DB9">
        <w:t>ī</w:t>
      </w:r>
      <w:r w:rsidR="001F0A9A">
        <w:t xml:space="preserve"> partem</w:t>
      </w:r>
      <w:r>
        <w:t xml:space="preserve"> </w:t>
      </w:r>
      <w:r w:rsidR="001F0A9A">
        <w:t>tegendam</w:t>
      </w:r>
    </w:p>
    <w:p w14:paraId="2880AD4E" w14:textId="35F8197E" w:rsidR="00A7580B" w:rsidRDefault="00A7580B">
      <w:pPr>
        <w:pStyle w:val="ListParagraph"/>
        <w:keepLines/>
        <w:numPr>
          <w:ilvl w:val="0"/>
          <w:numId w:val="52"/>
        </w:numPr>
        <w:suppressAutoHyphens w:val="0"/>
        <w:autoSpaceDE/>
        <w:autoSpaceDN/>
        <w:adjustRightInd/>
        <w:spacing w:line="480" w:lineRule="auto"/>
        <w:contextualSpacing/>
        <w:textAlignment w:val="auto"/>
      </w:pPr>
      <w:r>
        <w:t>n</w:t>
      </w:r>
      <w:r w:rsidR="006A2DB9">
        <w:t>ō</w:t>
      </w:r>
      <w:r>
        <w:t>s omnia amandō facere posse coniunx mea d</w:t>
      </w:r>
      <w:r w:rsidR="008D5697">
        <w:t>ī</w:t>
      </w:r>
      <w:r>
        <w:t>xit</w:t>
      </w:r>
    </w:p>
    <w:p w14:paraId="6B8557C9" w14:textId="77777777" w:rsidR="00A7580B" w:rsidRDefault="00A7580B">
      <w:pPr>
        <w:pStyle w:val="ListParagraph"/>
        <w:keepLines/>
        <w:numPr>
          <w:ilvl w:val="0"/>
          <w:numId w:val="52"/>
        </w:numPr>
        <w:suppressAutoHyphens w:val="0"/>
        <w:autoSpaceDE/>
        <w:autoSpaceDN/>
        <w:adjustRightInd/>
        <w:spacing w:line="480" w:lineRule="auto"/>
        <w:contextualSpacing/>
        <w:textAlignment w:val="auto"/>
      </w:pPr>
      <w:r>
        <w:t>magnam spem minima aqua missa de caelō feret</w:t>
      </w:r>
    </w:p>
    <w:p w14:paraId="75859AAD" w14:textId="77777777" w:rsidR="00A7580B" w:rsidRDefault="00A7580B">
      <w:pPr>
        <w:pStyle w:val="ListParagraph"/>
        <w:keepLines/>
        <w:numPr>
          <w:ilvl w:val="0"/>
          <w:numId w:val="52"/>
        </w:numPr>
        <w:suppressAutoHyphens w:val="0"/>
        <w:autoSpaceDE/>
        <w:autoSpaceDN/>
        <w:adjustRightInd/>
        <w:spacing w:line="480" w:lineRule="auto"/>
        <w:contextualSpacing/>
        <w:textAlignment w:val="auto"/>
      </w:pPr>
      <w:r>
        <w:t>Romae trēs diēs manēbimus, sed tunc patria nobis quaerenda est</w:t>
      </w:r>
    </w:p>
    <w:p w14:paraId="218BC4FA" w14:textId="77777777" w:rsidR="00A7580B" w:rsidRDefault="00A7580B">
      <w:pPr>
        <w:pStyle w:val="ListParagraph"/>
        <w:keepLines/>
        <w:numPr>
          <w:ilvl w:val="0"/>
          <w:numId w:val="52"/>
        </w:numPr>
        <w:suppressAutoHyphens w:val="0"/>
        <w:autoSpaceDE/>
        <w:autoSpaceDN/>
        <w:adjustRightInd/>
        <w:spacing w:line="480" w:lineRule="auto"/>
        <w:contextualSpacing/>
        <w:textAlignment w:val="auto"/>
      </w:pPr>
      <w:r>
        <w:t>otiō opus est et illum otium putāndō nōs inventūrōs esse credimus</w:t>
      </w:r>
    </w:p>
    <w:p w14:paraId="0A10747A" w14:textId="77777777" w:rsidR="00A7580B" w:rsidRDefault="00A7580B">
      <w:pPr>
        <w:pStyle w:val="ListParagraph"/>
        <w:keepLines/>
        <w:numPr>
          <w:ilvl w:val="0"/>
          <w:numId w:val="52"/>
        </w:numPr>
        <w:suppressAutoHyphens w:val="0"/>
        <w:autoSpaceDE/>
        <w:autoSpaceDN/>
        <w:adjustRightInd/>
        <w:spacing w:line="480" w:lineRule="auto"/>
        <w:contextualSpacing/>
        <w:textAlignment w:val="auto"/>
      </w:pPr>
      <w:r>
        <w:t>P. manum suum motūrus, ipse eō tempore litteram scribet</w:t>
      </w:r>
    </w:p>
    <w:p w14:paraId="34513500" w14:textId="6ADCADF7" w:rsidR="00A7580B" w:rsidRDefault="00A7580B">
      <w:pPr>
        <w:pStyle w:val="ListParagraph"/>
        <w:keepLines/>
        <w:numPr>
          <w:ilvl w:val="0"/>
          <w:numId w:val="52"/>
        </w:numPr>
        <w:suppressAutoHyphens w:val="0"/>
        <w:autoSpaceDE/>
        <w:autoSpaceDN/>
        <w:adjustRightInd/>
        <w:spacing w:line="480" w:lineRule="auto"/>
        <w:contextualSpacing/>
        <w:textAlignment w:val="auto"/>
      </w:pPr>
      <w:r>
        <w:lastRenderedPageBreak/>
        <w:t>consul</w:t>
      </w:r>
      <w:r w:rsidR="0005084D">
        <w:t>ē</w:t>
      </w:r>
      <w:r>
        <w:t>s, regnō tradendō rem publicam delēvistis</w:t>
      </w:r>
    </w:p>
    <w:p w14:paraId="2A6B222F" w14:textId="47F676E6" w:rsidR="00A7580B" w:rsidRDefault="00A7580B">
      <w:pPr>
        <w:pStyle w:val="ListParagraph"/>
        <w:keepLines/>
        <w:numPr>
          <w:ilvl w:val="0"/>
          <w:numId w:val="52"/>
        </w:numPr>
        <w:suppressAutoHyphens w:val="0"/>
        <w:autoSpaceDE/>
        <w:autoSpaceDN/>
        <w:adjustRightInd/>
        <w:spacing w:after="0" w:line="480" w:lineRule="auto"/>
        <w:contextualSpacing/>
        <w:textAlignment w:val="auto"/>
      </w:pPr>
      <w:r>
        <w:t xml:space="preserve">feminae ipsae </w:t>
      </w:r>
      <w:r w:rsidR="00AA49DF">
        <w:t>iugum</w:t>
      </w:r>
      <w:r>
        <w:t xml:space="preserve"> armīs tēxērunt</w:t>
      </w:r>
      <w:r w:rsidR="00AA49DF">
        <w:t xml:space="preserve"> tradere fert mortem  </w:t>
      </w:r>
    </w:p>
    <w:p w14:paraId="378273F8" w14:textId="77777777" w:rsidR="00A7580B" w:rsidRDefault="00A7580B">
      <w:pPr>
        <w:pStyle w:val="ListParagraph"/>
        <w:keepLines/>
        <w:numPr>
          <w:ilvl w:val="0"/>
          <w:numId w:val="52"/>
        </w:numPr>
        <w:suppressAutoHyphens w:val="0"/>
        <w:autoSpaceDE/>
        <w:autoSpaceDN/>
        <w:adjustRightInd/>
        <w:spacing w:after="0" w:line="480" w:lineRule="auto"/>
        <w:contextualSpacing/>
        <w:textAlignment w:val="auto"/>
      </w:pPr>
      <w:r>
        <w:t>magis virginēs inter campōs mansēre quam per iuga cucurrēre</w:t>
      </w:r>
    </w:p>
    <w:p w14:paraId="4DCEDD66" w14:textId="3581A8A2" w:rsidR="00A7580B" w:rsidRDefault="00A7580B">
      <w:pPr>
        <w:pStyle w:val="ListParagraph"/>
        <w:keepLines/>
        <w:numPr>
          <w:ilvl w:val="0"/>
          <w:numId w:val="52"/>
        </w:numPr>
        <w:suppressAutoHyphens w:val="0"/>
        <w:autoSpaceDE/>
        <w:autoSpaceDN/>
        <w:adjustRightInd/>
        <w:spacing w:after="0" w:line="480" w:lineRule="auto"/>
        <w:contextualSpacing/>
        <w:textAlignment w:val="auto"/>
      </w:pPr>
      <w:r>
        <w:t>capita militum illī īre ibi et poēnam dare iubēbant, sed antē illum diem C. nōs servāvit</w:t>
      </w:r>
    </w:p>
    <w:p w14:paraId="4A2F1CA0" w14:textId="04EA7BF3" w:rsidR="00C61535" w:rsidRDefault="00C61535">
      <w:pPr>
        <w:pStyle w:val="ListParagraph"/>
        <w:keepLines/>
        <w:numPr>
          <w:ilvl w:val="0"/>
          <w:numId w:val="52"/>
        </w:numPr>
        <w:suppressAutoHyphens w:val="0"/>
        <w:autoSpaceDE/>
        <w:autoSpaceDN/>
        <w:adjustRightInd/>
        <w:spacing w:after="0" w:line="480" w:lineRule="auto"/>
        <w:contextualSpacing/>
        <w:textAlignment w:val="auto"/>
      </w:pPr>
      <w:r>
        <w:t>sen</w:t>
      </w:r>
      <w:r w:rsidR="008D5697">
        <w:t>ā</w:t>
      </w:r>
      <w:r>
        <w:t>tum mult</w:t>
      </w:r>
      <w:r w:rsidR="008D5697">
        <w:t>ī</w:t>
      </w:r>
      <w:r w:rsidR="00A4194A">
        <w:t xml:space="preserve"> levīs metūs inventēs </w:t>
      </w:r>
      <w:r>
        <w:t xml:space="preserve">magnum </w:t>
      </w:r>
      <w:r w:rsidR="00A4194A">
        <w:t>bellum</w:t>
      </w:r>
      <w:r>
        <w:t xml:space="preserve"> timu</w:t>
      </w:r>
      <w:r w:rsidR="008D5697">
        <w:t>ē</w:t>
      </w:r>
      <w:r>
        <w:t>re</w:t>
      </w:r>
    </w:p>
    <w:p w14:paraId="35EEC118" w14:textId="0632872A" w:rsidR="00C61535" w:rsidRDefault="00C61535">
      <w:pPr>
        <w:pStyle w:val="ListParagraph"/>
        <w:keepLines/>
        <w:numPr>
          <w:ilvl w:val="0"/>
          <w:numId w:val="52"/>
        </w:numPr>
        <w:suppressAutoHyphens w:val="0"/>
        <w:autoSpaceDE/>
        <w:autoSpaceDN/>
        <w:adjustRightInd/>
        <w:spacing w:after="0" w:line="480" w:lineRule="auto"/>
        <w:contextualSpacing/>
        <w:textAlignment w:val="auto"/>
      </w:pPr>
      <w:r>
        <w:t>bon</w:t>
      </w:r>
      <w:r w:rsidR="008D5697">
        <w:t>ī</w:t>
      </w:r>
      <w:r>
        <w:t>s tellus qua</w:t>
      </w:r>
      <w:r w:rsidR="00D40910">
        <w:t>e</w:t>
      </w:r>
      <w:r>
        <w:t>rentibus bellum mut</w:t>
      </w:r>
      <w:r w:rsidR="008D5697">
        <w:t>ā</w:t>
      </w:r>
      <w:r>
        <w:t>ndum esse cogn</w:t>
      </w:r>
      <w:r w:rsidR="008D5697">
        <w:t>ō</w:t>
      </w:r>
      <w:r>
        <w:t>vimus</w:t>
      </w:r>
    </w:p>
    <w:p w14:paraId="5A66E686" w14:textId="511C5911" w:rsidR="008758E5" w:rsidRDefault="00A7580B" w:rsidP="00C61535">
      <w:pPr>
        <w:pStyle w:val="SectionandVocabheader"/>
        <w:numPr>
          <w:ilvl w:val="0"/>
          <w:numId w:val="0"/>
        </w:numPr>
      </w:pPr>
      <w:bookmarkStart w:id="115" w:name="_Toc158985051"/>
      <w:r>
        <w:t>Chapter 17 Vocabulary</w:t>
      </w:r>
      <w:bookmarkEnd w:id="115"/>
    </w:p>
    <w:p w14:paraId="38A69B8A" w14:textId="77777777" w:rsidR="008758E5" w:rsidRDefault="008758E5" w:rsidP="00CD2394">
      <w:pPr>
        <w:keepLines/>
        <w:spacing w:after="0"/>
      </w:pPr>
    </w:p>
    <w:tbl>
      <w:tblPr>
        <w:tblStyle w:val="TableGrid"/>
        <w:tblW w:w="0" w:type="auto"/>
        <w:tblLook w:val="04A0" w:firstRow="1" w:lastRow="0" w:firstColumn="1" w:lastColumn="0" w:noHBand="0" w:noVBand="1"/>
      </w:tblPr>
      <w:tblGrid>
        <w:gridCol w:w="4675"/>
        <w:gridCol w:w="4675"/>
      </w:tblGrid>
      <w:tr w:rsidR="008758E5" w:rsidRPr="00F12FE8" w14:paraId="35BE4625" w14:textId="77777777" w:rsidTr="008758E5">
        <w:tc>
          <w:tcPr>
            <w:tcW w:w="4675" w:type="dxa"/>
          </w:tcPr>
          <w:p w14:paraId="6AA9D672" w14:textId="77777777" w:rsidR="008758E5" w:rsidRPr="00185BD2" w:rsidRDefault="008758E5" w:rsidP="00CD2394">
            <w:pPr>
              <w:keepLines/>
              <w:rPr>
                <w:b/>
              </w:rPr>
            </w:pPr>
            <w:r w:rsidRPr="00185BD2">
              <w:rPr>
                <w:b/>
              </w:rPr>
              <w:t>Verbs</w:t>
            </w:r>
          </w:p>
        </w:tc>
        <w:tc>
          <w:tcPr>
            <w:tcW w:w="4675" w:type="dxa"/>
          </w:tcPr>
          <w:p w14:paraId="1094C10A" w14:textId="77777777" w:rsidR="008758E5" w:rsidRPr="00F12FE8" w:rsidRDefault="008758E5" w:rsidP="00CD2394">
            <w:pPr>
              <w:keepLines/>
            </w:pPr>
          </w:p>
        </w:tc>
      </w:tr>
      <w:tr w:rsidR="008758E5" w:rsidRPr="00F12FE8" w14:paraId="31E9012E" w14:textId="77777777" w:rsidTr="008758E5">
        <w:tc>
          <w:tcPr>
            <w:tcW w:w="4675" w:type="dxa"/>
          </w:tcPr>
          <w:p w14:paraId="5F95C50B" w14:textId="77777777" w:rsidR="008758E5" w:rsidRPr="00F12FE8" w:rsidRDefault="008758E5" w:rsidP="00CD2394">
            <w:pPr>
              <w:keepLines/>
            </w:pPr>
            <w:r w:rsidRPr="00F12FE8">
              <w:t>deleō, delēre, delēvī, delētus</w:t>
            </w:r>
          </w:p>
        </w:tc>
        <w:tc>
          <w:tcPr>
            <w:tcW w:w="4675" w:type="dxa"/>
          </w:tcPr>
          <w:p w14:paraId="0FB51B67" w14:textId="77777777" w:rsidR="008758E5" w:rsidRPr="00F12FE8" w:rsidRDefault="008758E5" w:rsidP="00CD2394">
            <w:pPr>
              <w:keepLines/>
            </w:pPr>
            <w:r w:rsidRPr="00F12FE8">
              <w:t>to destroy, erase, annihilate</w:t>
            </w:r>
          </w:p>
        </w:tc>
      </w:tr>
      <w:tr w:rsidR="00E925BF" w:rsidRPr="00F12FE8" w14:paraId="0943C671" w14:textId="77777777" w:rsidTr="008758E5">
        <w:tc>
          <w:tcPr>
            <w:tcW w:w="4675" w:type="dxa"/>
          </w:tcPr>
          <w:p w14:paraId="52DF157B" w14:textId="0D48B5F6" w:rsidR="00E925BF" w:rsidRPr="00F12FE8" w:rsidRDefault="00E925BF" w:rsidP="00CD2394">
            <w:pPr>
              <w:keepLines/>
            </w:pPr>
            <w:r w:rsidRPr="00E67B39">
              <w:t>inveniō</w:t>
            </w:r>
            <w:r>
              <w:t>,</w:t>
            </w:r>
            <w:r w:rsidRPr="00E67B39">
              <w:t xml:space="preserve"> </w:t>
            </w:r>
            <w:r>
              <w:t>in</w:t>
            </w:r>
            <w:r w:rsidRPr="00E67B39">
              <w:t>venīre</w:t>
            </w:r>
            <w:r>
              <w:t>,</w:t>
            </w:r>
            <w:r w:rsidRPr="00E67B39">
              <w:t xml:space="preserve"> </w:t>
            </w:r>
            <w:r>
              <w:t>in</w:t>
            </w:r>
            <w:r w:rsidRPr="00E67B39">
              <w:t>vēnī</w:t>
            </w:r>
            <w:r>
              <w:t>,</w:t>
            </w:r>
            <w:r w:rsidRPr="00E67B39">
              <w:t xml:space="preserve"> </w:t>
            </w:r>
            <w:r>
              <w:t>in</w:t>
            </w:r>
            <w:r w:rsidRPr="00E67B39">
              <w:t>ventu</w:t>
            </w:r>
            <w:r>
              <w:t>s</w:t>
            </w:r>
          </w:p>
        </w:tc>
        <w:tc>
          <w:tcPr>
            <w:tcW w:w="4675" w:type="dxa"/>
          </w:tcPr>
          <w:p w14:paraId="5347EC5E" w14:textId="7F0074BB" w:rsidR="00E925BF" w:rsidRPr="00F12FE8" w:rsidRDefault="00E925BF" w:rsidP="00CD2394">
            <w:pPr>
              <w:keepLines/>
            </w:pPr>
            <w:r w:rsidRPr="00F12FE8">
              <w:t xml:space="preserve">to </w:t>
            </w:r>
            <w:r>
              <w:t>find, discover</w:t>
            </w:r>
          </w:p>
        </w:tc>
      </w:tr>
      <w:tr w:rsidR="00E925BF" w:rsidRPr="00F12FE8" w14:paraId="0C9ED71F" w14:textId="77777777" w:rsidTr="008758E5">
        <w:tc>
          <w:tcPr>
            <w:tcW w:w="4675" w:type="dxa"/>
          </w:tcPr>
          <w:p w14:paraId="08208CEF" w14:textId="28E4F200" w:rsidR="00E925BF" w:rsidRPr="00F12FE8" w:rsidRDefault="00E925BF" w:rsidP="00CD2394">
            <w:pPr>
              <w:keepLines/>
            </w:pPr>
            <w:r w:rsidRPr="00F12FE8">
              <w:t>tollō, tollere, sustulī, sublātus</w:t>
            </w:r>
          </w:p>
        </w:tc>
        <w:tc>
          <w:tcPr>
            <w:tcW w:w="4675" w:type="dxa"/>
          </w:tcPr>
          <w:p w14:paraId="63CB62EC" w14:textId="058E56E5" w:rsidR="00E925BF" w:rsidRPr="00F12FE8" w:rsidRDefault="00E925BF" w:rsidP="00CD2394">
            <w:pPr>
              <w:keepLines/>
            </w:pPr>
            <w:r w:rsidRPr="00F12FE8">
              <w:t>to raise up, destroy</w:t>
            </w:r>
          </w:p>
        </w:tc>
      </w:tr>
      <w:tr w:rsidR="00E925BF" w:rsidRPr="00F12FE8" w14:paraId="3D3A5A7A" w14:textId="77777777" w:rsidTr="008758E5">
        <w:tc>
          <w:tcPr>
            <w:tcW w:w="4675" w:type="dxa"/>
          </w:tcPr>
          <w:p w14:paraId="44AF7C81" w14:textId="14235400" w:rsidR="00E925BF" w:rsidRPr="00F12FE8" w:rsidRDefault="00E925BF" w:rsidP="00CD2394">
            <w:pPr>
              <w:keepLines/>
            </w:pPr>
            <w:r>
              <w:t>tegō, tegere, tēxī, tēctus</w:t>
            </w:r>
          </w:p>
        </w:tc>
        <w:tc>
          <w:tcPr>
            <w:tcW w:w="4675" w:type="dxa"/>
          </w:tcPr>
          <w:p w14:paraId="1B483C34" w14:textId="6356C63F" w:rsidR="00E925BF" w:rsidRPr="00F12FE8" w:rsidRDefault="00E925BF" w:rsidP="00CD2394">
            <w:pPr>
              <w:keepLines/>
            </w:pPr>
            <w:r w:rsidRPr="00F12FE8">
              <w:t>to cover, conceal</w:t>
            </w:r>
          </w:p>
        </w:tc>
      </w:tr>
      <w:tr w:rsidR="00E925BF" w:rsidRPr="00F12FE8" w14:paraId="0AFB7B09" w14:textId="77777777" w:rsidTr="008758E5">
        <w:tc>
          <w:tcPr>
            <w:tcW w:w="4675" w:type="dxa"/>
          </w:tcPr>
          <w:p w14:paraId="02ADCE05" w14:textId="0ED1581A" w:rsidR="00E925BF" w:rsidRPr="00F12FE8" w:rsidRDefault="00E925BF" w:rsidP="00CD2394">
            <w:pPr>
              <w:keepLines/>
            </w:pPr>
            <w:r w:rsidRPr="00F12FE8">
              <w:t>timeō, timēre, timuī</w:t>
            </w:r>
            <w:r>
              <w:t>, _______</w:t>
            </w:r>
          </w:p>
        </w:tc>
        <w:tc>
          <w:tcPr>
            <w:tcW w:w="4675" w:type="dxa"/>
          </w:tcPr>
          <w:p w14:paraId="60C5452B" w14:textId="4014B449" w:rsidR="00E925BF" w:rsidRPr="00F12FE8" w:rsidRDefault="00E925BF" w:rsidP="00CD2394">
            <w:pPr>
              <w:keepLines/>
            </w:pPr>
            <w:r w:rsidRPr="00F12FE8">
              <w:t>to be afraid</w:t>
            </w:r>
          </w:p>
        </w:tc>
      </w:tr>
      <w:tr w:rsidR="00E925BF" w:rsidRPr="00F12FE8" w14:paraId="2AA50912" w14:textId="77777777" w:rsidTr="008758E5">
        <w:tc>
          <w:tcPr>
            <w:tcW w:w="4675" w:type="dxa"/>
          </w:tcPr>
          <w:p w14:paraId="6CABCEC6" w14:textId="5E7061A5" w:rsidR="00E925BF" w:rsidRPr="00F12FE8" w:rsidRDefault="00E925BF" w:rsidP="00CD2394">
            <w:pPr>
              <w:keepLines/>
            </w:pPr>
            <w:r w:rsidRPr="00F12FE8">
              <w:t>mut</w:t>
            </w:r>
            <w:r>
              <w:t>ō</w:t>
            </w:r>
            <w:r w:rsidRPr="00F12FE8">
              <w:t>, mutāre, mutāvī, mutātus</w:t>
            </w:r>
          </w:p>
        </w:tc>
        <w:tc>
          <w:tcPr>
            <w:tcW w:w="4675" w:type="dxa"/>
          </w:tcPr>
          <w:p w14:paraId="16287F36" w14:textId="0CBAE972" w:rsidR="00E925BF" w:rsidRPr="00F12FE8" w:rsidRDefault="00E925BF" w:rsidP="00CD2394">
            <w:pPr>
              <w:keepLines/>
            </w:pPr>
            <w:r>
              <w:t>to change</w:t>
            </w:r>
          </w:p>
        </w:tc>
      </w:tr>
      <w:tr w:rsidR="00E925BF" w:rsidRPr="00F12FE8" w14:paraId="06816B12" w14:textId="77777777" w:rsidTr="008758E5">
        <w:tc>
          <w:tcPr>
            <w:tcW w:w="4675" w:type="dxa"/>
          </w:tcPr>
          <w:p w14:paraId="1859B1D6" w14:textId="36A9FC27" w:rsidR="00E925BF" w:rsidRPr="00F12FE8" w:rsidRDefault="00E925BF" w:rsidP="00CD2394">
            <w:pPr>
              <w:keepLines/>
            </w:pPr>
            <w:r>
              <w:t>quaerō, quae</w:t>
            </w:r>
            <w:r w:rsidRPr="00185BD2">
              <w:t>rere</w:t>
            </w:r>
            <w:r>
              <w:t>, quae</w:t>
            </w:r>
            <w:r w:rsidRPr="00185BD2">
              <w:t>sīvī</w:t>
            </w:r>
            <w:r>
              <w:t>, quae</w:t>
            </w:r>
            <w:r w:rsidRPr="00185BD2">
              <w:t>sī</w:t>
            </w:r>
            <w:r>
              <w:t>tus</w:t>
            </w:r>
          </w:p>
        </w:tc>
        <w:tc>
          <w:tcPr>
            <w:tcW w:w="4675" w:type="dxa"/>
          </w:tcPr>
          <w:p w14:paraId="44081E5B" w14:textId="2564E8CC" w:rsidR="00E925BF" w:rsidRPr="00F12FE8" w:rsidRDefault="00E925BF" w:rsidP="00CD2394">
            <w:pPr>
              <w:keepLines/>
            </w:pPr>
            <w:r>
              <w:t>to seek, inquire</w:t>
            </w:r>
          </w:p>
        </w:tc>
      </w:tr>
      <w:tr w:rsidR="00E925BF" w:rsidRPr="00F12FE8" w14:paraId="3F080032" w14:textId="77777777" w:rsidTr="008758E5">
        <w:tc>
          <w:tcPr>
            <w:tcW w:w="4675" w:type="dxa"/>
          </w:tcPr>
          <w:p w14:paraId="2DF53522" w14:textId="5D4A5ABE" w:rsidR="00E925BF" w:rsidRPr="00F12FE8" w:rsidRDefault="00E925BF" w:rsidP="00CD2394">
            <w:pPr>
              <w:keepLines/>
            </w:pPr>
            <w:r>
              <w:t>trādō, trādere, trādidī, trāditus</w:t>
            </w:r>
          </w:p>
        </w:tc>
        <w:tc>
          <w:tcPr>
            <w:tcW w:w="4675" w:type="dxa"/>
          </w:tcPr>
          <w:p w14:paraId="3304178B" w14:textId="6984F209" w:rsidR="00E925BF" w:rsidRDefault="00E925BF" w:rsidP="00CD2394">
            <w:pPr>
              <w:keepLines/>
            </w:pPr>
            <w:r>
              <w:t>to hand over, yield, betray</w:t>
            </w:r>
          </w:p>
        </w:tc>
      </w:tr>
      <w:tr w:rsidR="00E925BF" w:rsidRPr="00F12FE8" w14:paraId="4C78858D" w14:textId="77777777" w:rsidTr="008758E5">
        <w:tc>
          <w:tcPr>
            <w:tcW w:w="4675" w:type="dxa"/>
          </w:tcPr>
          <w:p w14:paraId="3BB0C669" w14:textId="1BD9EA30" w:rsidR="00E925BF" w:rsidRDefault="00E925BF" w:rsidP="00CD2394">
            <w:pPr>
              <w:keepLines/>
            </w:pPr>
            <w:r>
              <w:t>fore</w:t>
            </w:r>
          </w:p>
        </w:tc>
        <w:tc>
          <w:tcPr>
            <w:tcW w:w="4675" w:type="dxa"/>
          </w:tcPr>
          <w:p w14:paraId="07B882A4" w14:textId="3C41A37D" w:rsidR="00E925BF" w:rsidRDefault="00E925BF" w:rsidP="00CD2394">
            <w:pPr>
              <w:keepLines/>
            </w:pPr>
            <w:r w:rsidRPr="0058173C">
              <w:rPr>
                <w:i/>
              </w:rPr>
              <w:t>shortened form of future infinitive of ‘to be’</w:t>
            </w:r>
          </w:p>
        </w:tc>
      </w:tr>
      <w:tr w:rsidR="00E925BF" w:rsidRPr="00F12FE8" w14:paraId="70623EEB" w14:textId="77777777" w:rsidTr="008758E5">
        <w:tc>
          <w:tcPr>
            <w:tcW w:w="4675" w:type="dxa"/>
          </w:tcPr>
          <w:p w14:paraId="3C53AECE" w14:textId="07BB82DB" w:rsidR="00E925BF" w:rsidRDefault="00E925BF" w:rsidP="00CD2394">
            <w:pPr>
              <w:keepLines/>
            </w:pPr>
            <w:r w:rsidRPr="00185BD2">
              <w:rPr>
                <w:b/>
              </w:rPr>
              <w:t>Nouns</w:t>
            </w:r>
          </w:p>
        </w:tc>
        <w:tc>
          <w:tcPr>
            <w:tcW w:w="4675" w:type="dxa"/>
          </w:tcPr>
          <w:p w14:paraId="7165FB2F" w14:textId="3F97C960" w:rsidR="00E925BF" w:rsidRPr="0058173C" w:rsidRDefault="00E925BF" w:rsidP="00CD2394">
            <w:pPr>
              <w:keepLines/>
              <w:rPr>
                <w:i/>
              </w:rPr>
            </w:pPr>
          </w:p>
        </w:tc>
      </w:tr>
      <w:tr w:rsidR="00E925BF" w:rsidRPr="00F12FE8" w14:paraId="0024618C" w14:textId="77777777" w:rsidTr="008758E5">
        <w:tc>
          <w:tcPr>
            <w:tcW w:w="4675" w:type="dxa"/>
          </w:tcPr>
          <w:p w14:paraId="30FC49B1" w14:textId="72AF44D9" w:rsidR="00E925BF" w:rsidRPr="00185BD2" w:rsidRDefault="00E925BF" w:rsidP="00CD2394">
            <w:pPr>
              <w:keepLines/>
              <w:rPr>
                <w:b/>
              </w:rPr>
            </w:pPr>
            <w:r w:rsidRPr="00F12FE8">
              <w:t xml:space="preserve">tellus, tellūris </w:t>
            </w:r>
            <w:r>
              <w:t>(</w:t>
            </w:r>
            <w:r w:rsidRPr="00F12FE8">
              <w:t>f</w:t>
            </w:r>
            <w:r>
              <w:t>)</w:t>
            </w:r>
          </w:p>
        </w:tc>
        <w:tc>
          <w:tcPr>
            <w:tcW w:w="4675" w:type="dxa"/>
          </w:tcPr>
          <w:p w14:paraId="59A3E8BC" w14:textId="48F13AC2" w:rsidR="00E925BF" w:rsidRPr="00F12FE8" w:rsidRDefault="00E925BF" w:rsidP="00CD2394">
            <w:pPr>
              <w:keepLines/>
            </w:pPr>
            <w:r w:rsidRPr="00F12FE8">
              <w:t>earth</w:t>
            </w:r>
          </w:p>
        </w:tc>
      </w:tr>
      <w:tr w:rsidR="00E925BF" w:rsidRPr="00F12FE8" w14:paraId="14FC4D2C" w14:textId="77777777" w:rsidTr="008758E5">
        <w:tc>
          <w:tcPr>
            <w:tcW w:w="4675" w:type="dxa"/>
          </w:tcPr>
          <w:p w14:paraId="0EBEE4E5" w14:textId="55607D6D" w:rsidR="00E925BF" w:rsidRPr="00F12FE8" w:rsidRDefault="00E925BF" w:rsidP="00CD2394">
            <w:pPr>
              <w:keepLines/>
            </w:pPr>
            <w:r>
              <w:t>pars, partis (f)</w:t>
            </w:r>
          </w:p>
        </w:tc>
        <w:tc>
          <w:tcPr>
            <w:tcW w:w="4675" w:type="dxa"/>
          </w:tcPr>
          <w:p w14:paraId="4C5FDF09" w14:textId="5149D788" w:rsidR="00E925BF" w:rsidRPr="00F12FE8" w:rsidRDefault="00E925BF" w:rsidP="00CD2394">
            <w:pPr>
              <w:keepLines/>
            </w:pPr>
            <w:r>
              <w:t>part</w:t>
            </w:r>
          </w:p>
        </w:tc>
      </w:tr>
      <w:tr w:rsidR="00E925BF" w:rsidRPr="00F12FE8" w14:paraId="25032F06" w14:textId="77777777" w:rsidTr="008758E5">
        <w:tc>
          <w:tcPr>
            <w:tcW w:w="4675" w:type="dxa"/>
          </w:tcPr>
          <w:p w14:paraId="2E294210" w14:textId="26432DAE" w:rsidR="00E925BF" w:rsidRPr="00F12FE8" w:rsidRDefault="00E925BF" w:rsidP="00CD2394">
            <w:pPr>
              <w:keepLines/>
            </w:pPr>
            <w:r>
              <w:t>iugum, iugī (</w:t>
            </w:r>
            <w:r w:rsidRPr="00F12FE8">
              <w:t>n</w:t>
            </w:r>
            <w:r>
              <w:t>)</w:t>
            </w:r>
          </w:p>
        </w:tc>
        <w:tc>
          <w:tcPr>
            <w:tcW w:w="4675" w:type="dxa"/>
          </w:tcPr>
          <w:p w14:paraId="7FD838AD" w14:textId="7158E06F" w:rsidR="00E925BF" w:rsidRPr="00F12FE8" w:rsidRDefault="00E925BF" w:rsidP="00CD2394">
            <w:pPr>
              <w:keepLines/>
            </w:pPr>
            <w:r w:rsidRPr="00F12FE8">
              <w:t>yoke, ridge</w:t>
            </w:r>
          </w:p>
        </w:tc>
      </w:tr>
      <w:tr w:rsidR="00E925BF" w:rsidRPr="00F12FE8" w14:paraId="47890B22" w14:textId="77777777" w:rsidTr="008758E5">
        <w:tc>
          <w:tcPr>
            <w:tcW w:w="4675" w:type="dxa"/>
          </w:tcPr>
          <w:p w14:paraId="062FBB7F" w14:textId="12AC39BF" w:rsidR="00E925BF" w:rsidRPr="00F12FE8" w:rsidRDefault="00E925BF" w:rsidP="00CD2394">
            <w:pPr>
              <w:keepLines/>
            </w:pPr>
            <w:r>
              <w:t>mors, mortis (f)</w:t>
            </w:r>
          </w:p>
        </w:tc>
        <w:tc>
          <w:tcPr>
            <w:tcW w:w="4675" w:type="dxa"/>
          </w:tcPr>
          <w:p w14:paraId="7038A118" w14:textId="74849A1B" w:rsidR="00E925BF" w:rsidRPr="00F12FE8" w:rsidRDefault="00E925BF" w:rsidP="00CD2394">
            <w:pPr>
              <w:keepLines/>
            </w:pPr>
            <w:r>
              <w:t>death</w:t>
            </w:r>
          </w:p>
        </w:tc>
      </w:tr>
      <w:tr w:rsidR="00E925BF" w:rsidRPr="00F12FE8" w14:paraId="09D8560E" w14:textId="77777777" w:rsidTr="008758E5">
        <w:tc>
          <w:tcPr>
            <w:tcW w:w="4675" w:type="dxa"/>
          </w:tcPr>
          <w:p w14:paraId="6F7CE31A" w14:textId="3E209E7F" w:rsidR="00E925BF" w:rsidRDefault="00E925BF" w:rsidP="00CD2394">
            <w:pPr>
              <w:keepLines/>
            </w:pPr>
            <w:r>
              <w:t>aliquis, aliquae, aliquod*</w:t>
            </w:r>
          </w:p>
        </w:tc>
        <w:tc>
          <w:tcPr>
            <w:tcW w:w="4675" w:type="dxa"/>
          </w:tcPr>
          <w:p w14:paraId="25214ECA" w14:textId="6C8C54BA" w:rsidR="00E925BF" w:rsidRPr="00F12FE8" w:rsidRDefault="00E925BF" w:rsidP="00CD2394">
            <w:pPr>
              <w:keepLines/>
            </w:pPr>
            <w:r>
              <w:t>some, any, someone</w:t>
            </w:r>
          </w:p>
        </w:tc>
      </w:tr>
      <w:tr w:rsidR="00E925BF" w:rsidRPr="00F12FE8" w14:paraId="10F4B95E" w14:textId="77777777" w:rsidTr="008758E5">
        <w:tc>
          <w:tcPr>
            <w:tcW w:w="4675" w:type="dxa"/>
          </w:tcPr>
          <w:p w14:paraId="4B6A132E" w14:textId="0F9D9591" w:rsidR="00E925BF" w:rsidRPr="00F12FE8" w:rsidRDefault="00E925BF" w:rsidP="00CD2394">
            <w:pPr>
              <w:keepLines/>
            </w:pPr>
            <w:r w:rsidRPr="00F12FE8">
              <w:t>ipse, ipsa, ipsum</w:t>
            </w:r>
          </w:p>
        </w:tc>
        <w:tc>
          <w:tcPr>
            <w:tcW w:w="4675" w:type="dxa"/>
          </w:tcPr>
          <w:p w14:paraId="3F6E991D" w14:textId="594A29D4" w:rsidR="00E925BF" w:rsidRPr="00F12FE8" w:rsidRDefault="00E925BF" w:rsidP="00CD2394">
            <w:pPr>
              <w:keepLines/>
            </w:pPr>
            <w:r w:rsidRPr="00F12FE8">
              <w:t>intensive pronoun</w:t>
            </w:r>
          </w:p>
        </w:tc>
      </w:tr>
      <w:tr w:rsidR="00E925BF" w:rsidRPr="00F12FE8" w14:paraId="52198A8F" w14:textId="77777777" w:rsidTr="008758E5">
        <w:tc>
          <w:tcPr>
            <w:tcW w:w="4675" w:type="dxa"/>
          </w:tcPr>
          <w:p w14:paraId="1777F7BC" w14:textId="0D788D2C" w:rsidR="00E925BF" w:rsidRDefault="00E925BF" w:rsidP="00CD2394">
            <w:pPr>
              <w:keepLines/>
            </w:pPr>
            <w:r>
              <w:rPr>
                <w:b/>
              </w:rPr>
              <w:t>Adjectives</w:t>
            </w:r>
          </w:p>
        </w:tc>
        <w:tc>
          <w:tcPr>
            <w:tcW w:w="4675" w:type="dxa"/>
          </w:tcPr>
          <w:p w14:paraId="70679DB1" w14:textId="64CC89C7" w:rsidR="00E925BF" w:rsidRDefault="00E925BF" w:rsidP="00CD2394">
            <w:pPr>
              <w:keepLines/>
            </w:pPr>
          </w:p>
        </w:tc>
      </w:tr>
      <w:tr w:rsidR="00E925BF" w14:paraId="50B68DA1" w14:textId="77777777" w:rsidTr="008758E5">
        <w:tc>
          <w:tcPr>
            <w:tcW w:w="4675" w:type="dxa"/>
          </w:tcPr>
          <w:p w14:paraId="38E56225" w14:textId="2FC509C3" w:rsidR="00E925BF" w:rsidRPr="00F12FE8" w:rsidRDefault="00E925BF" w:rsidP="00CD2394">
            <w:pPr>
              <w:keepLines/>
            </w:pPr>
            <w:r>
              <w:rPr>
                <w:bCs/>
              </w:rPr>
              <w:t>dexter, dextra, dextrum</w:t>
            </w:r>
          </w:p>
        </w:tc>
        <w:tc>
          <w:tcPr>
            <w:tcW w:w="4675" w:type="dxa"/>
          </w:tcPr>
          <w:p w14:paraId="52F3093F" w14:textId="3514404D" w:rsidR="00E925BF" w:rsidRDefault="00E925BF" w:rsidP="00CD2394">
            <w:pPr>
              <w:keepLines/>
            </w:pPr>
            <w:r>
              <w:t>right; dextera -ae f.: right hand</w:t>
            </w:r>
          </w:p>
        </w:tc>
      </w:tr>
      <w:tr w:rsidR="00E925BF" w14:paraId="630B8420" w14:textId="77777777" w:rsidTr="008758E5">
        <w:tc>
          <w:tcPr>
            <w:tcW w:w="4675" w:type="dxa"/>
          </w:tcPr>
          <w:p w14:paraId="3CF76EDC" w14:textId="7289CC9A" w:rsidR="00E925BF" w:rsidRPr="00185BD2" w:rsidRDefault="00E925BF" w:rsidP="00CD2394">
            <w:pPr>
              <w:keepLines/>
              <w:rPr>
                <w:b/>
              </w:rPr>
            </w:pPr>
            <w:r>
              <w:rPr>
                <w:bCs/>
              </w:rPr>
              <w:t>certus, certa, certum</w:t>
            </w:r>
          </w:p>
        </w:tc>
        <w:tc>
          <w:tcPr>
            <w:tcW w:w="4675" w:type="dxa"/>
          </w:tcPr>
          <w:p w14:paraId="7B64BF4A" w14:textId="2DF06AA1" w:rsidR="00E925BF" w:rsidRPr="00F12FE8" w:rsidRDefault="00E925BF" w:rsidP="00CD2394">
            <w:pPr>
              <w:keepLines/>
            </w:pPr>
            <w:r>
              <w:t>sure, fixed</w:t>
            </w:r>
          </w:p>
        </w:tc>
      </w:tr>
      <w:tr w:rsidR="00E925BF" w14:paraId="4AF4CACE" w14:textId="77777777" w:rsidTr="008758E5">
        <w:tc>
          <w:tcPr>
            <w:tcW w:w="4675" w:type="dxa"/>
          </w:tcPr>
          <w:p w14:paraId="7CE45BDA" w14:textId="1628C80D" w:rsidR="00E925BF" w:rsidRPr="00A2155C" w:rsidRDefault="00E925BF" w:rsidP="00CD2394">
            <w:pPr>
              <w:keepLines/>
              <w:rPr>
                <w:bCs/>
              </w:rPr>
            </w:pPr>
            <w:r>
              <w:rPr>
                <w:bCs/>
              </w:rPr>
              <w:t>levis, leve</w:t>
            </w:r>
          </w:p>
        </w:tc>
        <w:tc>
          <w:tcPr>
            <w:tcW w:w="4675" w:type="dxa"/>
          </w:tcPr>
          <w:p w14:paraId="5FA4A903" w14:textId="561987CD" w:rsidR="00E925BF" w:rsidRPr="00F12FE8" w:rsidRDefault="00E925BF" w:rsidP="00CD2394">
            <w:pPr>
              <w:keepLines/>
            </w:pPr>
            <w:r>
              <w:t>light, trivial; gentle</w:t>
            </w:r>
          </w:p>
        </w:tc>
      </w:tr>
      <w:tr w:rsidR="00E925BF" w14:paraId="79C00033" w14:textId="77777777" w:rsidTr="008758E5">
        <w:tc>
          <w:tcPr>
            <w:tcW w:w="4675" w:type="dxa"/>
          </w:tcPr>
          <w:p w14:paraId="0D223318" w14:textId="1F3D417E" w:rsidR="00E925BF" w:rsidRPr="005632B7" w:rsidRDefault="00E925BF" w:rsidP="00CD2394">
            <w:pPr>
              <w:keepLines/>
              <w:rPr>
                <w:bCs/>
              </w:rPr>
            </w:pPr>
            <w:r w:rsidRPr="00185BD2">
              <w:rPr>
                <w:b/>
              </w:rPr>
              <w:t>Adverbs</w:t>
            </w:r>
          </w:p>
        </w:tc>
        <w:tc>
          <w:tcPr>
            <w:tcW w:w="4675" w:type="dxa"/>
          </w:tcPr>
          <w:p w14:paraId="740EE04E" w14:textId="0C0645E2" w:rsidR="00E925BF" w:rsidRPr="00F12FE8" w:rsidRDefault="00E925BF" w:rsidP="00CD2394">
            <w:pPr>
              <w:keepLines/>
            </w:pPr>
          </w:p>
        </w:tc>
      </w:tr>
      <w:tr w:rsidR="00E925BF" w14:paraId="3FAF362E" w14:textId="77777777" w:rsidTr="008758E5">
        <w:tc>
          <w:tcPr>
            <w:tcW w:w="4675" w:type="dxa"/>
          </w:tcPr>
          <w:p w14:paraId="4012A30A" w14:textId="739BA07A" w:rsidR="00E925BF" w:rsidRPr="005632B7" w:rsidRDefault="00E925BF" w:rsidP="00CD2394">
            <w:pPr>
              <w:keepLines/>
              <w:rPr>
                <w:bCs/>
              </w:rPr>
            </w:pPr>
            <w:r>
              <w:t>numquam</w:t>
            </w:r>
          </w:p>
        </w:tc>
        <w:tc>
          <w:tcPr>
            <w:tcW w:w="4675" w:type="dxa"/>
          </w:tcPr>
          <w:p w14:paraId="26059844" w14:textId="34684BFA" w:rsidR="00E925BF" w:rsidRPr="00F12FE8" w:rsidRDefault="00E925BF" w:rsidP="00CD2394">
            <w:pPr>
              <w:keepLines/>
            </w:pPr>
            <w:r>
              <w:t>never</w:t>
            </w:r>
          </w:p>
        </w:tc>
      </w:tr>
      <w:tr w:rsidR="00E925BF" w14:paraId="5BFC948E" w14:textId="77777777" w:rsidTr="008758E5">
        <w:tc>
          <w:tcPr>
            <w:tcW w:w="4675" w:type="dxa"/>
          </w:tcPr>
          <w:p w14:paraId="066427DE" w14:textId="0C27F3BF" w:rsidR="00E925BF" w:rsidRPr="00185BD2" w:rsidRDefault="00E925BF" w:rsidP="00CD2394">
            <w:pPr>
              <w:keepLines/>
              <w:rPr>
                <w:b/>
              </w:rPr>
            </w:pPr>
            <w:r>
              <w:t>umquam</w:t>
            </w:r>
          </w:p>
        </w:tc>
        <w:tc>
          <w:tcPr>
            <w:tcW w:w="4675" w:type="dxa"/>
          </w:tcPr>
          <w:p w14:paraId="4B5A22F9" w14:textId="71FF0682" w:rsidR="00E925BF" w:rsidRPr="00F12FE8" w:rsidRDefault="00E925BF" w:rsidP="00CD2394">
            <w:pPr>
              <w:keepLines/>
            </w:pPr>
            <w:r>
              <w:t>ever</w:t>
            </w:r>
          </w:p>
        </w:tc>
      </w:tr>
      <w:tr w:rsidR="00E925BF" w14:paraId="4FCB2D16" w14:textId="77777777" w:rsidTr="008758E5">
        <w:tc>
          <w:tcPr>
            <w:tcW w:w="4675" w:type="dxa"/>
          </w:tcPr>
          <w:p w14:paraId="03DBED39" w14:textId="5FA98DB4" w:rsidR="00E925BF" w:rsidRPr="00F12FE8" w:rsidRDefault="00E925BF" w:rsidP="00CD2394">
            <w:pPr>
              <w:keepLines/>
            </w:pPr>
          </w:p>
        </w:tc>
        <w:tc>
          <w:tcPr>
            <w:tcW w:w="4675" w:type="dxa"/>
          </w:tcPr>
          <w:p w14:paraId="27284AD2" w14:textId="06AE2290" w:rsidR="00E925BF" w:rsidRPr="00F12FE8" w:rsidRDefault="00E925BF" w:rsidP="00CD2394">
            <w:pPr>
              <w:keepLines/>
            </w:pPr>
          </w:p>
        </w:tc>
      </w:tr>
      <w:tr w:rsidR="00E925BF" w14:paraId="730C952F" w14:textId="77777777" w:rsidTr="008758E5">
        <w:tc>
          <w:tcPr>
            <w:tcW w:w="4675" w:type="dxa"/>
          </w:tcPr>
          <w:p w14:paraId="408D73D1" w14:textId="4EB63560" w:rsidR="00E925BF" w:rsidRPr="00F12FE8" w:rsidRDefault="00E925BF" w:rsidP="00CD2394">
            <w:pPr>
              <w:keepLines/>
            </w:pPr>
          </w:p>
        </w:tc>
        <w:tc>
          <w:tcPr>
            <w:tcW w:w="4675" w:type="dxa"/>
          </w:tcPr>
          <w:p w14:paraId="0DA0F611" w14:textId="564FCE9D" w:rsidR="00E925BF" w:rsidRPr="00F12FE8" w:rsidRDefault="00E925BF" w:rsidP="00CD2394">
            <w:pPr>
              <w:keepLines/>
            </w:pPr>
          </w:p>
        </w:tc>
      </w:tr>
    </w:tbl>
    <w:p w14:paraId="594CD6CC" w14:textId="77777777" w:rsidR="006A2DB9" w:rsidRDefault="006A2DB9" w:rsidP="006A2DB9">
      <w:pPr>
        <w:pStyle w:val="NoSpacing"/>
      </w:pPr>
    </w:p>
    <w:p w14:paraId="4CE96767" w14:textId="15F02283" w:rsidR="008758E5" w:rsidRPr="006A2DB9" w:rsidRDefault="008758E5" w:rsidP="006A2DB9">
      <w:pPr>
        <w:pStyle w:val="NoSpacing"/>
      </w:pPr>
      <w:r>
        <w:t xml:space="preserve"> </w:t>
      </w:r>
      <w:r w:rsidR="006A2DB9">
        <w:t>*</w:t>
      </w:r>
      <w:r w:rsidR="006A2DB9" w:rsidRPr="006A2DB9">
        <w:rPr>
          <w:i/>
        </w:rPr>
        <w:t>aliquis</w:t>
      </w:r>
      <w:r w:rsidR="006A2DB9">
        <w:t xml:space="preserve"> after some words (si, nisi, n</w:t>
      </w:r>
      <w:r w:rsidR="008D5697">
        <w:t>ū</w:t>
      </w:r>
      <w:r w:rsidR="006A2DB9">
        <w:t>m, n</w:t>
      </w:r>
      <w:r w:rsidR="008D5697">
        <w:t>ē</w:t>
      </w:r>
      <w:r w:rsidR="006A2DB9">
        <w:t xml:space="preserve">) changes to </w:t>
      </w:r>
      <w:r w:rsidR="006A2DB9">
        <w:rPr>
          <w:i/>
        </w:rPr>
        <w:t>quis</w:t>
      </w:r>
      <w:r w:rsidR="006A2DB9">
        <w:t>. These exceptions will be described in Chapter 21.</w:t>
      </w:r>
    </w:p>
    <w:p w14:paraId="35EA54D1" w14:textId="676444DF" w:rsidR="008758E5" w:rsidRDefault="008758E5" w:rsidP="0029433E">
      <w:pPr>
        <w:pStyle w:val="Heading1"/>
      </w:pPr>
      <w:bookmarkStart w:id="116" w:name="_Toc158985052"/>
      <w:r>
        <w:t>Funky Verbs</w:t>
      </w:r>
      <w:bookmarkEnd w:id="116"/>
    </w:p>
    <w:p w14:paraId="79C4B921" w14:textId="77777777" w:rsidR="008758E5" w:rsidRDefault="008758E5" w:rsidP="00CD2394">
      <w:pPr>
        <w:pStyle w:val="NoSpacing"/>
        <w:keepLines/>
      </w:pPr>
    </w:p>
    <w:p w14:paraId="29750CCC" w14:textId="07FD1C31" w:rsidR="00D41954" w:rsidRDefault="00D41954" w:rsidP="00D41954">
      <w:pPr>
        <w:pStyle w:val="Heading3"/>
      </w:pPr>
      <w:bookmarkStart w:id="117" w:name="_Toc158985053"/>
      <w:r>
        <w:lastRenderedPageBreak/>
        <w:t>Principles of Grammar</w:t>
      </w:r>
      <w:bookmarkEnd w:id="117"/>
    </w:p>
    <w:p w14:paraId="0AFF13B6" w14:textId="0A90BA15" w:rsidR="008758E5" w:rsidRDefault="008758E5" w:rsidP="00CD2394">
      <w:pPr>
        <w:pStyle w:val="NoSpacing"/>
        <w:keepLines/>
      </w:pPr>
      <w:r>
        <w:t>Although you have learned several irregular verbs—verbs</w:t>
      </w:r>
      <w:r w:rsidR="0092118F">
        <w:t xml:space="preserve"> like </w:t>
      </w:r>
      <w:r w:rsidR="0092118F">
        <w:rPr>
          <w:i/>
        </w:rPr>
        <w:t>fer</w:t>
      </w:r>
      <w:r w:rsidR="008543D2">
        <w:rPr>
          <w:i/>
        </w:rPr>
        <w:t>ō</w:t>
      </w:r>
      <w:r>
        <w:t xml:space="preserve"> that do not follow a typical conjugation—there are </w:t>
      </w:r>
      <w:r w:rsidR="0092118F">
        <w:t>other</w:t>
      </w:r>
      <w:r>
        <w:t xml:space="preserve"> typ</w:t>
      </w:r>
      <w:r w:rsidR="0092118F">
        <w:t>es of verbs that are regular but</w:t>
      </w:r>
      <w:r>
        <w:t xml:space="preserve"> just have odd rules. In this chapter we will cover several types of these verbs. They</w:t>
      </w:r>
      <w:r w:rsidR="0092118F">
        <w:t xml:space="preserve"> are not particularly difficult;</w:t>
      </w:r>
      <w:r>
        <w:t xml:space="preserve"> they just need to be flagged in your mind (and flash cards) as different</w:t>
      </w:r>
      <w:r w:rsidR="0092118F">
        <w:t xml:space="preserve">—or </w:t>
      </w:r>
      <w:r w:rsidR="0092118F">
        <w:rPr>
          <w:i/>
        </w:rPr>
        <w:t>funky</w:t>
      </w:r>
      <w:r>
        <w:t>. The biggest challenge to this is just remembering the different</w:t>
      </w:r>
      <w:r w:rsidR="0092118F">
        <w:t xml:space="preserve"> patterns of the</w:t>
      </w:r>
      <w:r>
        <w:t xml:space="preserve"> verbs, so when you memorize them, take care to use a different color on your flash card, circle them, or </w:t>
      </w:r>
      <w:r w:rsidR="00B813B6">
        <w:t xml:space="preserve">use any method that </w:t>
      </w:r>
      <w:r>
        <w:t>will best mark them as unique.</w:t>
      </w:r>
    </w:p>
    <w:p w14:paraId="55A64540" w14:textId="77777777" w:rsidR="0092118F" w:rsidRDefault="0092118F" w:rsidP="00CD2394">
      <w:pPr>
        <w:pStyle w:val="NoSpacing"/>
        <w:keepLines/>
      </w:pPr>
    </w:p>
    <w:p w14:paraId="43C8FE19" w14:textId="67CF5418" w:rsidR="00D41954" w:rsidRDefault="00D41954" w:rsidP="00CD2394">
      <w:pPr>
        <w:pStyle w:val="NoSpacing"/>
        <w:keepLines/>
      </w:pPr>
      <w:r>
        <w:t xml:space="preserve">Other verbs with irregular forms or unique patterns (e.g., </w:t>
      </w:r>
      <w:r>
        <w:rPr>
          <w:i/>
        </w:rPr>
        <w:t>vol</w:t>
      </w:r>
      <w:r w:rsidR="008543D2">
        <w:rPr>
          <w:i/>
        </w:rPr>
        <w:t>ō</w:t>
      </w:r>
      <w:r>
        <w:t xml:space="preserve">) are listed in Appendix </w:t>
      </w:r>
      <w:r w:rsidRPr="00D41954">
        <w:rPr>
          <w:highlight w:val="yellow"/>
        </w:rPr>
        <w:t>#</w:t>
      </w:r>
    </w:p>
    <w:p w14:paraId="1B158353" w14:textId="235BC69E" w:rsidR="00D41954" w:rsidRDefault="00D41954" w:rsidP="00CD2394">
      <w:pPr>
        <w:pStyle w:val="NoSpacing"/>
        <w:keepLines/>
      </w:pPr>
    </w:p>
    <w:p w14:paraId="12DF6F79" w14:textId="49B2A678" w:rsidR="00D41954" w:rsidRPr="00D41954" w:rsidRDefault="00D41954" w:rsidP="00D41954">
      <w:pPr>
        <w:pStyle w:val="Heading3"/>
      </w:pPr>
      <w:bookmarkStart w:id="118" w:name="_Toc158985054"/>
      <w:r>
        <w:t>Principles of Latin</w:t>
      </w:r>
      <w:bookmarkEnd w:id="118"/>
    </w:p>
    <w:p w14:paraId="76A3F62B" w14:textId="7EEFCC22" w:rsidR="008758E5" w:rsidRDefault="00D41954" w:rsidP="00CD2394">
      <w:pPr>
        <w:pStyle w:val="NoSpacing"/>
        <w:keepLines/>
      </w:pPr>
      <w:r>
        <w:t>Listed below are the different types of funky verbs. Although the list can be daunting at first, remember that there is no new grammar to learn; these verbs just have their own special pattern. The vocabulary entry will also clue you in to what pattern you should expect.</w:t>
      </w:r>
    </w:p>
    <w:p w14:paraId="50771EE6" w14:textId="77777777" w:rsidR="00D41954" w:rsidRDefault="00D41954" w:rsidP="00CD2394">
      <w:pPr>
        <w:pStyle w:val="NoSpacing"/>
        <w:keepLines/>
      </w:pPr>
    </w:p>
    <w:p w14:paraId="0B27D3A6" w14:textId="74436E5F" w:rsidR="008758E5" w:rsidRDefault="008758E5" w:rsidP="00CD2394">
      <w:pPr>
        <w:pStyle w:val="NoSpacing"/>
        <w:keepLines/>
      </w:pPr>
      <w:r w:rsidRPr="00D41954">
        <w:rPr>
          <w:rStyle w:val="Heading5Char"/>
        </w:rPr>
        <w:t>Intransitive verbs that take dative objects:</w:t>
      </w:r>
      <w:r>
        <w:t xml:space="preserve"> These are simply verbs that do not have typical transitive properties. A good example in Latin and English are the verbs </w:t>
      </w:r>
      <w:r>
        <w:rPr>
          <w:i/>
        </w:rPr>
        <w:t>obey</w:t>
      </w:r>
      <w:r>
        <w:t xml:space="preserve"> and </w:t>
      </w:r>
      <w:r>
        <w:rPr>
          <w:i/>
        </w:rPr>
        <w:t>study</w:t>
      </w:r>
      <w:r>
        <w:t>. In English, we use the verb transitively “I obey my professor and study my homework,” but we are not actually acting on the direct objects, in the same way we might say “I chew my food and pet my dog.” The professor and homework do not actually receive any action</w:t>
      </w:r>
      <w:r w:rsidR="0092118F">
        <w:t xml:space="preserve"> from the verb</w:t>
      </w:r>
      <w:r>
        <w:t>. In Latin, many verbs</w:t>
      </w:r>
      <w:r w:rsidR="0092118F">
        <w:t xml:space="preserve"> like this</w:t>
      </w:r>
      <w:r>
        <w:t xml:space="preserve"> take Dative objects.</w:t>
      </w:r>
    </w:p>
    <w:p w14:paraId="11EF3CE2" w14:textId="5BA034F6" w:rsidR="008758E5" w:rsidRDefault="008758E5" w:rsidP="00CD2394">
      <w:pPr>
        <w:pStyle w:val="NoSpacing"/>
        <w:keepLines/>
      </w:pPr>
      <w:r>
        <w:t>Some of these verbs (full vocabulary with principal parts is at the end of the chapter) are:</w:t>
      </w:r>
    </w:p>
    <w:p w14:paraId="21FF58B6" w14:textId="77777777" w:rsidR="008758E5" w:rsidRDefault="008758E5" w:rsidP="00CD2394">
      <w:pPr>
        <w:pStyle w:val="NoSpacing"/>
        <w:keepLines/>
      </w:pPr>
    </w:p>
    <w:p w14:paraId="5BFAF0D8" w14:textId="77777777" w:rsidR="008758E5" w:rsidRDefault="008758E5" w:rsidP="00CD2394">
      <w:pPr>
        <w:pStyle w:val="NoSpacing"/>
        <w:keepLines/>
      </w:pPr>
      <w:r>
        <w:tab/>
        <w:t xml:space="preserve">parēre: to obey (to be obedient </w:t>
      </w:r>
      <w:r>
        <w:rPr>
          <w:i/>
        </w:rPr>
        <w:t>to</w:t>
      </w:r>
      <w:r>
        <w:t xml:space="preserve"> someone)</w:t>
      </w:r>
      <w:r>
        <w:br/>
      </w:r>
      <w:r>
        <w:tab/>
        <w:t xml:space="preserve">placēre: to please (to be pleasing </w:t>
      </w:r>
      <w:r>
        <w:rPr>
          <w:i/>
        </w:rPr>
        <w:t>to</w:t>
      </w:r>
      <w:r>
        <w:t xml:space="preserve"> someone)</w:t>
      </w:r>
      <w:r>
        <w:br/>
      </w:r>
      <w:r>
        <w:tab/>
        <w:t>obstare: to hinder (to be a hindrance to someone)</w:t>
      </w:r>
    </w:p>
    <w:p w14:paraId="44F6672F" w14:textId="77777777" w:rsidR="008758E5" w:rsidRDefault="008758E5" w:rsidP="00CD2394">
      <w:pPr>
        <w:pStyle w:val="NoSpacing"/>
        <w:keepLines/>
      </w:pPr>
      <w:r>
        <w:tab/>
        <w:t>nocēre: to harm (to be harmful to someone)</w:t>
      </w:r>
    </w:p>
    <w:p w14:paraId="3BE15250" w14:textId="77777777" w:rsidR="008758E5" w:rsidRDefault="008758E5" w:rsidP="00CD2394">
      <w:pPr>
        <w:pStyle w:val="NoSpacing"/>
        <w:keepLines/>
      </w:pPr>
      <w:r>
        <w:tab/>
        <w:t>credere: to trust (to entrust yourself to someone)</w:t>
      </w:r>
    </w:p>
    <w:p w14:paraId="4E1F918A" w14:textId="77777777" w:rsidR="008758E5" w:rsidRDefault="008758E5" w:rsidP="00CD2394">
      <w:pPr>
        <w:pStyle w:val="NoSpacing"/>
        <w:keepLines/>
      </w:pPr>
    </w:p>
    <w:p w14:paraId="2C1F4A1A" w14:textId="6D0F20C5" w:rsidR="008758E5" w:rsidRDefault="008758E5" w:rsidP="00CD2394">
      <w:pPr>
        <w:pStyle w:val="NoSpacing"/>
        <w:keepLines/>
      </w:pPr>
      <w:r w:rsidRPr="00D41954">
        <w:rPr>
          <w:rStyle w:val="Heading5Char"/>
        </w:rPr>
        <w:t>Deponent verbs:</w:t>
      </w:r>
      <w:r>
        <w:t xml:space="preserve"> These verbs are common in Latin (and other older languages). They look passive, but we translate them as active. These verbs still belong to the usual </w:t>
      </w:r>
      <w:r w:rsidR="00B813B6">
        <w:t>conjugations;</w:t>
      </w:r>
      <w:r>
        <w:t xml:space="preserve"> their principal parts will just look passive. </w:t>
      </w:r>
      <w:r w:rsidR="0092118F">
        <w:t xml:space="preserve">A first conjugation verb will appear in the dictionary like this: </w:t>
      </w:r>
      <w:r w:rsidRPr="0092118F">
        <w:rPr>
          <w:i/>
        </w:rPr>
        <w:t>hortor, hortārī, hortātus sum: to urge</w:t>
      </w:r>
      <w:r>
        <w:t>. Since there is no passive form to these verbs, they do not have a typical fourth principal part. Like any other verbs, they can be transitive, intransitive, and even take indirect statements. The conjugation is determined by the infinitive, as usual, but the passive infinitive form: -ārī (1); -ērī (2); -ī (3</w:t>
      </w:r>
      <w:r w:rsidRPr="00641F45">
        <w:rPr>
          <w:vertAlign w:val="superscript"/>
        </w:rPr>
        <w:t>rd</w:t>
      </w:r>
      <w:r>
        <w:t>, 3</w:t>
      </w:r>
      <w:r w:rsidRPr="00641F45">
        <w:rPr>
          <w:vertAlign w:val="superscript"/>
        </w:rPr>
        <w:t>rd</w:t>
      </w:r>
      <w:r>
        <w:t xml:space="preserve"> –io); -īrī (4th)</w:t>
      </w:r>
    </w:p>
    <w:p w14:paraId="476AA1A9" w14:textId="77777777" w:rsidR="008758E5" w:rsidRDefault="008758E5" w:rsidP="00CD2394">
      <w:pPr>
        <w:pStyle w:val="NoSpacing"/>
        <w:keepLines/>
      </w:pPr>
      <w:r>
        <w:t>Some of these verbs (a list of full vocabulary with principal parts is at the end of the chapter) are:</w:t>
      </w:r>
    </w:p>
    <w:p w14:paraId="60C89E8B" w14:textId="77777777" w:rsidR="008758E5" w:rsidRDefault="008758E5" w:rsidP="00CD2394">
      <w:pPr>
        <w:pStyle w:val="NoSpacing"/>
        <w:keepLines/>
      </w:pPr>
    </w:p>
    <w:p w14:paraId="0B7725A6" w14:textId="77777777" w:rsidR="008758E5" w:rsidRDefault="008758E5" w:rsidP="00CD2394">
      <w:pPr>
        <w:pStyle w:val="NoSpacing"/>
        <w:keepLines/>
      </w:pPr>
      <w:r>
        <w:tab/>
        <w:t>sequī: to follow</w:t>
      </w:r>
    </w:p>
    <w:p w14:paraId="74EBFB09" w14:textId="77777777" w:rsidR="008758E5" w:rsidRDefault="008758E5" w:rsidP="00CD2394">
      <w:pPr>
        <w:pStyle w:val="NoSpacing"/>
        <w:keepLines/>
      </w:pPr>
      <w:r>
        <w:tab/>
        <w:t>patī: to endure</w:t>
      </w:r>
    </w:p>
    <w:p w14:paraId="1C0A8F25" w14:textId="77777777" w:rsidR="008758E5" w:rsidRDefault="008758E5" w:rsidP="00CD2394">
      <w:pPr>
        <w:pStyle w:val="NoSpacing"/>
        <w:keepLines/>
      </w:pPr>
      <w:r>
        <w:tab/>
        <w:t>precārī: to pray</w:t>
      </w:r>
    </w:p>
    <w:p w14:paraId="5C22301E" w14:textId="77777777" w:rsidR="008758E5" w:rsidRDefault="008758E5" w:rsidP="00CD2394">
      <w:pPr>
        <w:pStyle w:val="NoSpacing"/>
        <w:keepLines/>
      </w:pPr>
    </w:p>
    <w:p w14:paraId="269CD926" w14:textId="402DA890" w:rsidR="008758E5" w:rsidRDefault="008758E5" w:rsidP="00CD2394">
      <w:pPr>
        <w:pStyle w:val="NoSpacing"/>
        <w:keepLines/>
      </w:pPr>
      <w:r w:rsidRPr="00D41954">
        <w:rPr>
          <w:rStyle w:val="Heading5Char"/>
        </w:rPr>
        <w:t>Special Deponent Verbs:</w:t>
      </w:r>
      <w:r>
        <w:t xml:space="preserve"> there are five verbs that obey the typical rules of deponent verbs (they look passive, but they are active)</w:t>
      </w:r>
      <w:r w:rsidR="0029433E">
        <w:t>, but</w:t>
      </w:r>
      <w:r>
        <w:t xml:space="preserve"> they take </w:t>
      </w:r>
      <w:r w:rsidRPr="0029433E">
        <w:rPr>
          <w:i/>
        </w:rPr>
        <w:t>ablative objects instead of accusative direct objects</w:t>
      </w:r>
      <w:r>
        <w:t xml:space="preserve">. The five special deponent verbs (full list of principal parts is below) are </w:t>
      </w:r>
      <w:r>
        <w:rPr>
          <w:i/>
        </w:rPr>
        <w:t>potior</w:t>
      </w:r>
      <w:r>
        <w:t xml:space="preserve"> (to obtain, capture), </w:t>
      </w:r>
      <w:r>
        <w:rPr>
          <w:i/>
        </w:rPr>
        <w:t>utor</w:t>
      </w:r>
      <w:r>
        <w:t xml:space="preserve"> (to use, enjoy), </w:t>
      </w:r>
      <w:r>
        <w:rPr>
          <w:i/>
        </w:rPr>
        <w:t>fruor</w:t>
      </w:r>
      <w:r>
        <w:t xml:space="preserve"> (to enjoy, profit in), </w:t>
      </w:r>
      <w:r>
        <w:rPr>
          <w:i/>
        </w:rPr>
        <w:t>fungor</w:t>
      </w:r>
      <w:r>
        <w:t xml:space="preserve"> (to perform, execute), and </w:t>
      </w:r>
      <w:r>
        <w:rPr>
          <w:i/>
        </w:rPr>
        <w:t>vescor</w:t>
      </w:r>
      <w:r>
        <w:t xml:space="preserve"> (to eat). These five verbs, which all generally refer to gaining or using something, go by the acronym PUFF-V.</w:t>
      </w:r>
    </w:p>
    <w:p w14:paraId="6A435002" w14:textId="77777777" w:rsidR="008758E5" w:rsidRDefault="008758E5" w:rsidP="00CD2394">
      <w:pPr>
        <w:pStyle w:val="NoSpacing"/>
        <w:keepLines/>
      </w:pPr>
    </w:p>
    <w:p w14:paraId="33614853" w14:textId="1429524F" w:rsidR="008758E5" w:rsidRDefault="008758E5" w:rsidP="00CD2394">
      <w:pPr>
        <w:pStyle w:val="NoSpacing"/>
        <w:keepLines/>
      </w:pPr>
      <w:r w:rsidRPr="00D41954">
        <w:rPr>
          <w:rStyle w:val="Heading5Char"/>
        </w:rPr>
        <w:t>Semi Deponent Verbs:</w:t>
      </w:r>
      <w:r>
        <w:t xml:space="preserve"> the last of the funky verbs are semi-deponent verbs. These are perhaps the funkiest of them all. These verbs are deponent only in the perfect system. For example, </w:t>
      </w:r>
      <w:r>
        <w:rPr>
          <w:i/>
        </w:rPr>
        <w:t>audeō, audēre, ausus sum</w:t>
      </w:r>
      <w:r>
        <w:t xml:space="preserve"> (to dare), seems like a usual verb in the present, imperfect, and future, but in the perfect tenses it is deponent (so </w:t>
      </w:r>
      <w:r>
        <w:rPr>
          <w:i/>
        </w:rPr>
        <w:t>ausus sum</w:t>
      </w:r>
      <w:r>
        <w:t xml:space="preserve"> means “I dared,” not “I have been dared”). </w:t>
      </w:r>
      <w:r w:rsidR="00B813B6">
        <w:t>Fortunately,</w:t>
      </w:r>
      <w:r>
        <w:t xml:space="preserve"> there are not many of these verbs in Latin.</w:t>
      </w:r>
    </w:p>
    <w:p w14:paraId="36206BB3" w14:textId="77777777" w:rsidR="008758E5" w:rsidRDefault="008758E5" w:rsidP="00CD2394">
      <w:pPr>
        <w:pStyle w:val="NoSpacing"/>
        <w:keepLines/>
      </w:pPr>
    </w:p>
    <w:p w14:paraId="7EBC23F0" w14:textId="77777777" w:rsidR="008758E5" w:rsidRDefault="008758E5" w:rsidP="00CD2394">
      <w:pPr>
        <w:pStyle w:val="NoSpacing"/>
        <w:keepLines/>
      </w:pPr>
    </w:p>
    <w:p w14:paraId="38355455" w14:textId="77777777" w:rsidR="00D41954" w:rsidRPr="008543D2" w:rsidRDefault="00D41954" w:rsidP="008543D2">
      <w:pPr>
        <w:pStyle w:val="SectionandVocabheader"/>
      </w:pPr>
      <w:bookmarkStart w:id="119" w:name="_Toc158985055"/>
      <w:r w:rsidRPr="008543D2">
        <w:rPr>
          <w:rStyle w:val="Heading3Char"/>
          <w:color w:val="404040" w:themeColor="text1" w:themeTint="BF"/>
          <w:sz w:val="26"/>
          <w:szCs w:val="26"/>
        </w:rPr>
        <w:t>Chapter 18</w:t>
      </w:r>
      <w:r w:rsidR="008758E5" w:rsidRPr="008543D2">
        <w:rPr>
          <w:rStyle w:val="Heading3Char"/>
          <w:color w:val="404040" w:themeColor="text1" w:themeTint="BF"/>
          <w:sz w:val="26"/>
          <w:szCs w:val="26"/>
        </w:rPr>
        <w:t xml:space="preserve"> Exercises</w:t>
      </w:r>
      <w:bookmarkEnd w:id="119"/>
      <w:r w:rsidR="008758E5" w:rsidRPr="008543D2">
        <w:t xml:space="preserve"> </w:t>
      </w:r>
    </w:p>
    <w:p w14:paraId="4DB20C27" w14:textId="42891A98" w:rsidR="008543D2" w:rsidRDefault="008543D2" w:rsidP="00CD2394">
      <w:pPr>
        <w:keepLines/>
      </w:pPr>
    </w:p>
    <w:p w14:paraId="61A8E252" w14:textId="5644BC41" w:rsidR="008543D2" w:rsidRDefault="008543D2" w:rsidP="008543D2">
      <w:pPr>
        <w:keepLines/>
      </w:pPr>
      <w:r>
        <w:t>A) After memorizing vocabulary, identify the type of verb (underline all that apply) and translate without the aid of vocabulary or notes. If you are not sure about the verb, try to guess based on the sentence pattern.</w:t>
      </w:r>
    </w:p>
    <w:p w14:paraId="25F6F284" w14:textId="305024E9" w:rsidR="00016C79" w:rsidRDefault="00016C79" w:rsidP="008543D2">
      <w:pPr>
        <w:keepLines/>
      </w:pPr>
      <w:r>
        <w:tab/>
      </w:r>
      <w:r>
        <w:tab/>
      </w:r>
      <w:r>
        <w:tab/>
      </w:r>
      <w:r>
        <w:tab/>
      </w:r>
      <w:r>
        <w:tab/>
        <w:t>underline all that apply</w:t>
      </w:r>
    </w:p>
    <w:p w14:paraId="035EBC64" w14:textId="380B5D65" w:rsidR="00016C79" w:rsidRDefault="00016C79">
      <w:pPr>
        <w:pStyle w:val="ListParagraph"/>
        <w:keepLines/>
        <w:numPr>
          <w:ilvl w:val="0"/>
          <w:numId w:val="73"/>
        </w:numPr>
      </w:pPr>
      <w:r>
        <w:t xml:space="preserve">nōs invenīre tellus </w:t>
      </w:r>
      <w:r w:rsidRPr="00016C79">
        <w:rPr>
          <w:u w:val="single"/>
        </w:rPr>
        <w:t>aud</w:t>
      </w:r>
      <w:r>
        <w:rPr>
          <w:u w:val="single"/>
        </w:rPr>
        <w:t>ē</w:t>
      </w:r>
      <w:r w:rsidRPr="00016C79">
        <w:rPr>
          <w:u w:val="single"/>
        </w:rPr>
        <w:t>nt</w:t>
      </w:r>
      <w:r>
        <w:t xml:space="preserve">: </w:t>
      </w:r>
      <w:r>
        <w:tab/>
        <w:t>transitive</w:t>
      </w:r>
      <w:r>
        <w:tab/>
        <w:t>intransitive</w:t>
      </w:r>
      <w:r>
        <w:tab/>
        <w:t xml:space="preserve">deponent (specify)__________ </w:t>
      </w:r>
      <w:r>
        <w:br/>
      </w:r>
      <w:r>
        <w:br/>
        <w:t>Translate:______________________________________________________________________</w:t>
      </w:r>
    </w:p>
    <w:p w14:paraId="270AAB62" w14:textId="2FA88480" w:rsidR="00016C79" w:rsidRDefault="00016C79">
      <w:pPr>
        <w:pStyle w:val="ListParagraph"/>
        <w:keepLines/>
        <w:numPr>
          <w:ilvl w:val="0"/>
          <w:numId w:val="73"/>
        </w:numPr>
      </w:pPr>
      <w:r>
        <w:t xml:space="preserve">illa mala </w:t>
      </w:r>
      <w:r w:rsidRPr="00246E6E">
        <w:rPr>
          <w:u w:val="single"/>
        </w:rPr>
        <w:t>pat</w:t>
      </w:r>
      <w:r w:rsidR="0058032C">
        <w:rPr>
          <w:u w:val="single"/>
        </w:rPr>
        <w:t>ī</w:t>
      </w:r>
      <w:r>
        <w:t xml:space="preserve"> non possumus:</w:t>
      </w:r>
      <w:r>
        <w:tab/>
        <w:t>transitive</w:t>
      </w:r>
      <w:r>
        <w:tab/>
        <w:t>intransitive</w:t>
      </w:r>
      <w:r>
        <w:tab/>
        <w:t xml:space="preserve">deponent (specify)__________ </w:t>
      </w:r>
      <w:r>
        <w:br/>
      </w:r>
      <w:r>
        <w:br/>
        <w:t>Translate:______________________________________________________________________</w:t>
      </w:r>
    </w:p>
    <w:p w14:paraId="2ABE01EA" w14:textId="1D6EFD43" w:rsidR="00016C79" w:rsidRDefault="00246E6E">
      <w:pPr>
        <w:pStyle w:val="ListParagraph"/>
        <w:keepLines/>
        <w:numPr>
          <w:ilvl w:val="0"/>
          <w:numId w:val="73"/>
        </w:numPr>
      </w:pPr>
      <w:r>
        <w:t>aliquibus ill</w:t>
      </w:r>
      <w:r w:rsidR="0058032C">
        <w:t>ī</w:t>
      </w:r>
      <w:r>
        <w:t xml:space="preserve"> </w:t>
      </w:r>
      <w:r w:rsidRPr="00246E6E">
        <w:rPr>
          <w:u w:val="single"/>
        </w:rPr>
        <w:t>ced</w:t>
      </w:r>
      <w:r w:rsidR="00B813B6">
        <w:rPr>
          <w:u w:val="single"/>
        </w:rPr>
        <w:t>u</w:t>
      </w:r>
      <w:r w:rsidRPr="00246E6E">
        <w:rPr>
          <w:u w:val="single"/>
        </w:rPr>
        <w:t>nt</w:t>
      </w:r>
      <w:r>
        <w:t>:</w:t>
      </w:r>
      <w:r>
        <w:tab/>
      </w:r>
      <w:r>
        <w:tab/>
        <w:t>transitive</w:t>
      </w:r>
      <w:r>
        <w:tab/>
        <w:t>intransitive</w:t>
      </w:r>
      <w:r>
        <w:tab/>
        <w:t xml:space="preserve">deponent (specify)__________ </w:t>
      </w:r>
      <w:r>
        <w:br/>
      </w:r>
      <w:r>
        <w:br/>
        <w:t>Translate:______________________________________________________________________</w:t>
      </w:r>
    </w:p>
    <w:p w14:paraId="1EDE1A54" w14:textId="4153B590" w:rsidR="00246E6E" w:rsidRDefault="00246E6E">
      <w:pPr>
        <w:pStyle w:val="ListParagraph"/>
        <w:keepLines/>
        <w:numPr>
          <w:ilvl w:val="0"/>
          <w:numId w:val="73"/>
        </w:numPr>
      </w:pPr>
      <w:r w:rsidRPr="00246E6E">
        <w:rPr>
          <w:u w:val="single"/>
        </w:rPr>
        <w:t>solitae sumus</w:t>
      </w:r>
      <w:r>
        <w:t xml:space="preserve"> currere:</w:t>
      </w:r>
      <w:r>
        <w:tab/>
      </w:r>
      <w:r>
        <w:tab/>
        <w:t>transitive</w:t>
      </w:r>
      <w:r>
        <w:tab/>
        <w:t>intransitive</w:t>
      </w:r>
      <w:r>
        <w:tab/>
        <w:t xml:space="preserve">deponent (specify)__________ </w:t>
      </w:r>
      <w:r>
        <w:br/>
      </w:r>
      <w:r>
        <w:br/>
        <w:t>Translate:______________________________________________________________________</w:t>
      </w:r>
    </w:p>
    <w:p w14:paraId="43691C7F" w14:textId="74FB2927" w:rsidR="00246E6E" w:rsidRDefault="00246E6E">
      <w:pPr>
        <w:pStyle w:val="ListParagraph"/>
        <w:keepLines/>
        <w:numPr>
          <w:ilvl w:val="0"/>
          <w:numId w:val="73"/>
        </w:numPr>
      </w:pPr>
      <w:r>
        <w:t>mihi iste displicet:</w:t>
      </w:r>
      <w:r>
        <w:tab/>
      </w:r>
      <w:r>
        <w:tab/>
        <w:t>transitive</w:t>
      </w:r>
      <w:r>
        <w:tab/>
        <w:t>intransitive</w:t>
      </w:r>
      <w:r>
        <w:tab/>
        <w:t xml:space="preserve">deponent (specify)__________ </w:t>
      </w:r>
      <w:r>
        <w:br/>
      </w:r>
      <w:r>
        <w:br/>
        <w:t>Translate:______________________________________________________________________</w:t>
      </w:r>
    </w:p>
    <w:p w14:paraId="20CE1EAD" w14:textId="77777777" w:rsidR="008543D2" w:rsidRDefault="008543D2" w:rsidP="00CD2394">
      <w:pPr>
        <w:keepLines/>
      </w:pPr>
    </w:p>
    <w:p w14:paraId="12BBAD32" w14:textId="333F3CF1" w:rsidR="008758E5" w:rsidRDefault="008543D2" w:rsidP="00CD2394">
      <w:pPr>
        <w:keepLines/>
      </w:pPr>
      <w:r>
        <w:t>B</w:t>
      </w:r>
      <w:r w:rsidR="00D41954">
        <w:t xml:space="preserve">) </w:t>
      </w:r>
      <w:r w:rsidR="008758E5">
        <w:t>Practice identifying and translating depondent verbs by translating the following phrases into Latin:</w:t>
      </w:r>
    </w:p>
    <w:p w14:paraId="44F00625" w14:textId="77777777" w:rsidR="008758E5" w:rsidRDefault="008758E5">
      <w:pPr>
        <w:pStyle w:val="ListParagraph"/>
        <w:keepLines/>
        <w:numPr>
          <w:ilvl w:val="0"/>
          <w:numId w:val="64"/>
        </w:numPr>
      </w:pPr>
      <w:r>
        <w:t>we used to urge them: ________________________________</w:t>
      </w:r>
    </w:p>
    <w:p w14:paraId="47288F02" w14:textId="77777777" w:rsidR="008758E5" w:rsidRDefault="008758E5">
      <w:pPr>
        <w:pStyle w:val="ListParagraph"/>
        <w:keepLines/>
        <w:numPr>
          <w:ilvl w:val="0"/>
          <w:numId w:val="64"/>
        </w:numPr>
      </w:pPr>
      <w:r>
        <w:t>they will follow us: ________________________________</w:t>
      </w:r>
    </w:p>
    <w:p w14:paraId="7A032A32" w14:textId="77777777" w:rsidR="008758E5" w:rsidRDefault="008758E5">
      <w:pPr>
        <w:pStyle w:val="ListParagraph"/>
        <w:keepLines/>
        <w:numPr>
          <w:ilvl w:val="0"/>
          <w:numId w:val="64"/>
        </w:numPr>
      </w:pPr>
      <w:r>
        <w:t>I did not trust him: ________________________________</w:t>
      </w:r>
    </w:p>
    <w:p w14:paraId="6676C4A3" w14:textId="77777777" w:rsidR="008758E5" w:rsidRDefault="008758E5">
      <w:pPr>
        <w:pStyle w:val="ListParagraph"/>
        <w:keepLines/>
        <w:numPr>
          <w:ilvl w:val="0"/>
          <w:numId w:val="64"/>
        </w:numPr>
      </w:pPr>
      <w:r>
        <w:t>We have obeyed our father: ________________________________</w:t>
      </w:r>
    </w:p>
    <w:p w14:paraId="75628072" w14:textId="77777777" w:rsidR="008758E5" w:rsidRDefault="008758E5">
      <w:pPr>
        <w:pStyle w:val="ListParagraph"/>
        <w:keepLines/>
        <w:numPr>
          <w:ilvl w:val="0"/>
          <w:numId w:val="64"/>
        </w:numPr>
      </w:pPr>
      <w:r>
        <w:lastRenderedPageBreak/>
        <w:t>I confess that we did the thing ourselves: ________________________________</w:t>
      </w:r>
    </w:p>
    <w:p w14:paraId="5EE69072" w14:textId="77777777" w:rsidR="008758E5" w:rsidRDefault="008758E5">
      <w:pPr>
        <w:pStyle w:val="ListParagraph"/>
        <w:keepLines/>
        <w:numPr>
          <w:ilvl w:val="0"/>
          <w:numId w:val="64"/>
        </w:numPr>
      </w:pPr>
      <w:r>
        <w:t>I do enjoy the countryside: ________________________________</w:t>
      </w:r>
    </w:p>
    <w:p w14:paraId="4E404925" w14:textId="77777777" w:rsidR="008758E5" w:rsidRDefault="008758E5">
      <w:pPr>
        <w:pStyle w:val="ListParagraph"/>
        <w:keepLines/>
        <w:numPr>
          <w:ilvl w:val="0"/>
          <w:numId w:val="64"/>
        </w:numPr>
      </w:pPr>
      <w:r>
        <w:t>We dared them to run on that day: ________________________________</w:t>
      </w:r>
    </w:p>
    <w:p w14:paraId="1342E138" w14:textId="77777777" w:rsidR="008758E5" w:rsidRDefault="008758E5">
      <w:pPr>
        <w:pStyle w:val="ListParagraph"/>
        <w:keepLines/>
        <w:numPr>
          <w:ilvl w:val="0"/>
          <w:numId w:val="64"/>
        </w:numPr>
      </w:pPr>
      <w:r>
        <w:t>They desire friends: ________________________________</w:t>
      </w:r>
    </w:p>
    <w:p w14:paraId="07C6CD7B" w14:textId="77777777" w:rsidR="008758E5" w:rsidRDefault="008758E5">
      <w:pPr>
        <w:pStyle w:val="ListParagraph"/>
        <w:keepLines/>
        <w:numPr>
          <w:ilvl w:val="0"/>
          <w:numId w:val="64"/>
        </w:numPr>
      </w:pPr>
      <w:r>
        <w:t>I am amazed (miror) that you went: ________________________________</w:t>
      </w:r>
    </w:p>
    <w:p w14:paraId="67CA2678" w14:textId="3AF45C85" w:rsidR="008758E5" w:rsidRDefault="008758E5">
      <w:pPr>
        <w:pStyle w:val="ListParagraph"/>
        <w:keepLines/>
        <w:numPr>
          <w:ilvl w:val="0"/>
          <w:numId w:val="64"/>
        </w:numPr>
      </w:pPr>
      <w:r>
        <w:t>The fire rose at that time: ________________________________</w:t>
      </w:r>
    </w:p>
    <w:p w14:paraId="5132BFE8" w14:textId="7F5C821E" w:rsidR="008758E5" w:rsidRDefault="008758E5" w:rsidP="008543D2">
      <w:pPr>
        <w:pStyle w:val="SectionandVocabheader"/>
      </w:pPr>
      <w:bookmarkStart w:id="120" w:name="_Toc158985056"/>
      <w:r>
        <w:t>Chapter 18 Sentences</w:t>
      </w:r>
      <w:bookmarkEnd w:id="120"/>
    </w:p>
    <w:p w14:paraId="22F8F9DB" w14:textId="77777777" w:rsidR="008758E5" w:rsidRDefault="008758E5" w:rsidP="00CD2394">
      <w:pPr>
        <w:pStyle w:val="NoSpacing"/>
        <w:keepLines/>
      </w:pPr>
    </w:p>
    <w:p w14:paraId="4496007A" w14:textId="77777777" w:rsidR="008758E5" w:rsidRDefault="008758E5">
      <w:pPr>
        <w:pStyle w:val="ListParagraph"/>
        <w:keepLines/>
        <w:numPr>
          <w:ilvl w:val="0"/>
          <w:numId w:val="46"/>
        </w:numPr>
      </w:pPr>
      <w:r>
        <w:t>nōs sequimini summōs cursūs sed aliquae quoque illām alterām partem petere ausae sunt</w:t>
      </w:r>
    </w:p>
    <w:p w14:paraId="499D31D2" w14:textId="77777777" w:rsidR="008758E5" w:rsidRDefault="008758E5">
      <w:pPr>
        <w:pStyle w:val="ListParagraph"/>
        <w:keepLines/>
        <w:numPr>
          <w:ilvl w:val="0"/>
          <w:numId w:val="46"/>
        </w:numPr>
      </w:pPr>
      <w:r>
        <w:t>consūlum auctoritās cum illī tristēs iurī ipsī nōn parent per tōtam urbem scietur</w:t>
      </w:r>
    </w:p>
    <w:p w14:paraId="2E8D158A" w14:textId="1F4F5180" w:rsidR="008758E5" w:rsidRDefault="008758E5">
      <w:pPr>
        <w:pStyle w:val="ListParagraph"/>
        <w:keepLines/>
        <w:numPr>
          <w:ilvl w:val="0"/>
          <w:numId w:val="46"/>
        </w:numPr>
      </w:pPr>
      <w:r>
        <w:t xml:space="preserve">puerī puellaeque suīs vocibus </w:t>
      </w:r>
      <w:r w:rsidR="00506553">
        <w:t>utent</w:t>
      </w:r>
      <w:r>
        <w:t xml:space="preserve">ēs vōs </w:t>
      </w:r>
      <w:r w:rsidR="00A4194A">
        <w:t>inveniēbant</w:t>
      </w:r>
    </w:p>
    <w:p w14:paraId="75801736" w14:textId="62839761" w:rsidR="008758E5" w:rsidRDefault="00506553">
      <w:pPr>
        <w:pStyle w:val="ListParagraph"/>
        <w:keepLines/>
        <w:numPr>
          <w:ilvl w:val="0"/>
          <w:numId w:val="46"/>
        </w:numPr>
      </w:pPr>
      <w:r>
        <w:t xml:space="preserve">quamquam </w:t>
      </w:r>
      <w:r w:rsidR="008758E5">
        <w:t xml:space="preserve">istud vulnus </w:t>
      </w:r>
      <w:r>
        <w:t>grave</w:t>
      </w:r>
      <w:r w:rsidR="008758E5">
        <w:t xml:space="preserve"> est </w:t>
      </w:r>
      <w:r>
        <w:t>longum iter</w:t>
      </w:r>
      <w:r w:rsidR="008758E5">
        <w:t xml:space="preserve"> Romam</w:t>
      </w:r>
      <w:r>
        <w:t xml:space="preserve"> pat</w:t>
      </w:r>
      <w:r w:rsidR="00DE0CF1">
        <w:t>ī</w:t>
      </w:r>
      <w:r w:rsidR="008758E5">
        <w:t xml:space="preserve"> potes</w:t>
      </w:r>
    </w:p>
    <w:p w14:paraId="4E0768C7" w14:textId="7AD70EEA" w:rsidR="008758E5" w:rsidRDefault="008758E5">
      <w:pPr>
        <w:pStyle w:val="ListParagraph"/>
        <w:keepLines/>
        <w:numPr>
          <w:ilvl w:val="0"/>
          <w:numId w:val="46"/>
        </w:numPr>
      </w:pPr>
      <w:r>
        <w:t xml:space="preserve">tardus ille alterōrum manibus etiam utitur et </w:t>
      </w:r>
      <w:r w:rsidR="00506553">
        <w:t>discere</w:t>
      </w:r>
      <w:r>
        <w:t xml:space="preserve"> parum solet</w:t>
      </w:r>
    </w:p>
    <w:p w14:paraId="0D4B855E" w14:textId="2D78B754" w:rsidR="008758E5" w:rsidRDefault="008758E5">
      <w:pPr>
        <w:pStyle w:val="ListParagraph"/>
        <w:keepLines/>
        <w:numPr>
          <w:ilvl w:val="0"/>
          <w:numId w:val="46"/>
        </w:numPr>
      </w:pPr>
      <w:r>
        <w:t xml:space="preserve">ratiōne senātuī </w:t>
      </w:r>
      <w:r w:rsidR="00AA7B21">
        <w:t>dat</w:t>
      </w:r>
      <w:r w:rsidR="00DE0CF1">
        <w:t>ā</w:t>
      </w:r>
      <w:r w:rsidR="00AA7B21">
        <w:t xml:space="preserve"> illae </w:t>
      </w:r>
      <w:r>
        <w:t>feminae</w:t>
      </w:r>
      <w:r w:rsidR="00AA7B21">
        <w:t xml:space="preserve"> h</w:t>
      </w:r>
      <w:r w:rsidR="00DE0CF1">
        <w:t>ī</w:t>
      </w:r>
      <w:r w:rsidR="00AA7B21">
        <w:t>s</w:t>
      </w:r>
      <w:r>
        <w:t xml:space="preserve"> cedent</w:t>
      </w:r>
    </w:p>
    <w:p w14:paraId="25483048" w14:textId="0E814772" w:rsidR="008758E5" w:rsidRDefault="008758E5">
      <w:pPr>
        <w:pStyle w:val="ListParagraph"/>
        <w:keepLines/>
        <w:numPr>
          <w:ilvl w:val="0"/>
          <w:numId w:val="46"/>
        </w:numPr>
      </w:pPr>
      <w:r>
        <w:t>me</w:t>
      </w:r>
      <w:r w:rsidR="00615D22">
        <w:t>a</w:t>
      </w:r>
      <w:r>
        <w:t xml:space="preserve"> </w:t>
      </w:r>
      <w:r w:rsidR="00AA7B21">
        <w:t>verb</w:t>
      </w:r>
      <w:r>
        <w:t>a</w:t>
      </w:r>
      <w:r w:rsidR="00AA7B21">
        <w:t xml:space="preserve"> </w:t>
      </w:r>
      <w:r w:rsidR="00615D22">
        <w:t>tu</w:t>
      </w:r>
      <w:r w:rsidR="007234F5">
        <w:t>ī</w:t>
      </w:r>
      <w:r w:rsidR="00615D22">
        <w:t>s auribus displicent</w:t>
      </w:r>
      <w:r>
        <w:t xml:space="preserve"> </w:t>
      </w:r>
      <w:r w:rsidR="00AA7B21">
        <w:t>sed</w:t>
      </w:r>
      <w:r>
        <w:t xml:space="preserve"> </w:t>
      </w:r>
      <w:r w:rsidR="00615D22">
        <w:t>virtut</w:t>
      </w:r>
      <w:r w:rsidR="007234F5">
        <w:t>ī</w:t>
      </w:r>
      <w:r w:rsidR="00615D22">
        <w:t xml:space="preserve"> stude</w:t>
      </w:r>
      <w:r w:rsidR="007234F5">
        <w:t>ō</w:t>
      </w:r>
    </w:p>
    <w:p w14:paraId="5D70F86C" w14:textId="604704AC" w:rsidR="008758E5" w:rsidRDefault="008758E5">
      <w:pPr>
        <w:pStyle w:val="ListParagraph"/>
        <w:keepLines/>
        <w:numPr>
          <w:ilvl w:val="0"/>
          <w:numId w:val="46"/>
        </w:numPr>
      </w:pPr>
      <w:r>
        <w:t xml:space="preserve">maiorēs casūs templa delēvērant nec </w:t>
      </w:r>
      <w:r w:rsidR="001D6840">
        <w:t xml:space="preserve">mirāmur consilium </w:t>
      </w:r>
      <w:r>
        <w:t>rem publicam mutātūr</w:t>
      </w:r>
      <w:r w:rsidR="001D6840">
        <w:t>u</w:t>
      </w:r>
      <w:r>
        <w:t xml:space="preserve">m esse </w:t>
      </w:r>
    </w:p>
    <w:p w14:paraId="51F71EE6" w14:textId="77777777" w:rsidR="008758E5" w:rsidRDefault="008758E5">
      <w:pPr>
        <w:pStyle w:val="ListParagraph"/>
        <w:keepLines/>
        <w:numPr>
          <w:ilvl w:val="0"/>
          <w:numId w:val="46"/>
        </w:numPr>
      </w:pPr>
      <w:r>
        <w:t>sacerdōs veterior quam multī hominēs inter montēs ambulābat</w:t>
      </w:r>
    </w:p>
    <w:p w14:paraId="2889C6BB" w14:textId="4E487DDA" w:rsidR="008758E5" w:rsidRDefault="008758E5">
      <w:pPr>
        <w:pStyle w:val="ListParagraph"/>
        <w:keepLines/>
        <w:numPr>
          <w:ilvl w:val="0"/>
          <w:numId w:val="46"/>
        </w:numPr>
      </w:pPr>
      <w:r>
        <w:t xml:space="preserve">aciēbus a hostī sublātis multōs militēs </w:t>
      </w:r>
      <w:r w:rsidR="00615D22">
        <w:t>petent</w:t>
      </w:r>
      <w:r w:rsidR="007234F5">
        <w:t>ē</w:t>
      </w:r>
      <w:r w:rsidR="00615D22">
        <w:t>s bellum secut</w:t>
      </w:r>
      <w:r w:rsidR="007234F5">
        <w:t>ī</w:t>
      </w:r>
      <w:r w:rsidR="00615D22">
        <w:t xml:space="preserve"> sumus</w:t>
      </w:r>
    </w:p>
    <w:p w14:paraId="60EEBBB9" w14:textId="523525F9" w:rsidR="008543D2" w:rsidRDefault="008543D2" w:rsidP="008543D2">
      <w:pPr>
        <w:pStyle w:val="SectionandVocabheader"/>
      </w:pPr>
      <w:bookmarkStart w:id="121" w:name="_Toc158985057"/>
      <w:r>
        <w:t>Chapter 18 Vocabulary</w:t>
      </w:r>
      <w:bookmarkEnd w:id="121"/>
    </w:p>
    <w:tbl>
      <w:tblPr>
        <w:tblStyle w:val="TableGrid"/>
        <w:tblW w:w="0" w:type="auto"/>
        <w:tblLook w:val="04A0" w:firstRow="1" w:lastRow="0" w:firstColumn="1" w:lastColumn="0" w:noHBand="0" w:noVBand="1"/>
      </w:tblPr>
      <w:tblGrid>
        <w:gridCol w:w="4675"/>
        <w:gridCol w:w="4675"/>
      </w:tblGrid>
      <w:tr w:rsidR="008543D2" w14:paraId="341B7844" w14:textId="77777777" w:rsidTr="008F51C6">
        <w:tc>
          <w:tcPr>
            <w:tcW w:w="4675" w:type="dxa"/>
          </w:tcPr>
          <w:p w14:paraId="3902DE69" w14:textId="77777777" w:rsidR="008543D2" w:rsidRPr="0029433E" w:rsidRDefault="008543D2" w:rsidP="008F51C6">
            <w:pPr>
              <w:pStyle w:val="NoSpacing"/>
              <w:keepLines/>
              <w:rPr>
                <w:rStyle w:val="Strong"/>
              </w:rPr>
            </w:pPr>
            <w:r w:rsidRPr="0029433E">
              <w:rPr>
                <w:rStyle w:val="Strong"/>
              </w:rPr>
              <w:t>Intransitive verbs with dative objects</w:t>
            </w:r>
          </w:p>
        </w:tc>
        <w:tc>
          <w:tcPr>
            <w:tcW w:w="4675" w:type="dxa"/>
          </w:tcPr>
          <w:p w14:paraId="3E1B305F" w14:textId="77777777" w:rsidR="008543D2" w:rsidRDefault="008543D2" w:rsidP="008F51C6">
            <w:pPr>
              <w:pStyle w:val="NoSpacing"/>
              <w:keepLines/>
            </w:pPr>
          </w:p>
        </w:tc>
      </w:tr>
      <w:tr w:rsidR="008543D2" w14:paraId="63D0453C" w14:textId="77777777" w:rsidTr="008F51C6">
        <w:tc>
          <w:tcPr>
            <w:tcW w:w="4675" w:type="dxa"/>
          </w:tcPr>
          <w:p w14:paraId="1CE194AF" w14:textId="77777777" w:rsidR="008543D2" w:rsidRDefault="008543D2" w:rsidP="008F51C6">
            <w:pPr>
              <w:pStyle w:val="NoSpacing"/>
              <w:keepLines/>
            </w:pPr>
            <w:r>
              <w:t>cedō, cedere, cessī, cessus</w:t>
            </w:r>
          </w:p>
        </w:tc>
        <w:tc>
          <w:tcPr>
            <w:tcW w:w="4675" w:type="dxa"/>
          </w:tcPr>
          <w:p w14:paraId="1511B819" w14:textId="77777777" w:rsidR="008543D2" w:rsidRDefault="008543D2" w:rsidP="008F51C6">
            <w:pPr>
              <w:pStyle w:val="NoSpacing"/>
              <w:keepLines/>
            </w:pPr>
            <w:r>
              <w:t>to go, pass (intransitive); to yield (+dat.)</w:t>
            </w:r>
          </w:p>
        </w:tc>
      </w:tr>
      <w:tr w:rsidR="008543D2" w14:paraId="413129FF" w14:textId="77777777" w:rsidTr="008F51C6">
        <w:tc>
          <w:tcPr>
            <w:tcW w:w="4675" w:type="dxa"/>
          </w:tcPr>
          <w:p w14:paraId="47FD0ACE" w14:textId="77777777" w:rsidR="008543D2" w:rsidRDefault="008543D2" w:rsidP="008F51C6">
            <w:pPr>
              <w:pStyle w:val="NoSpacing"/>
              <w:keepLines/>
            </w:pPr>
            <w:r>
              <w:t>credō, credere, credidī, creditus</w:t>
            </w:r>
          </w:p>
        </w:tc>
        <w:tc>
          <w:tcPr>
            <w:tcW w:w="4675" w:type="dxa"/>
          </w:tcPr>
          <w:p w14:paraId="51944BEA" w14:textId="77777777" w:rsidR="008543D2" w:rsidRDefault="008543D2" w:rsidP="008F51C6">
            <w:pPr>
              <w:pStyle w:val="NoSpacing"/>
              <w:keepLines/>
            </w:pPr>
            <w:r>
              <w:t>to trust (+dat.); to believe (+acc. ind. statement)</w:t>
            </w:r>
          </w:p>
        </w:tc>
      </w:tr>
      <w:tr w:rsidR="008543D2" w14:paraId="3548353F" w14:textId="77777777" w:rsidTr="008F51C6">
        <w:tc>
          <w:tcPr>
            <w:tcW w:w="4675" w:type="dxa"/>
          </w:tcPr>
          <w:p w14:paraId="1624FB40" w14:textId="77777777" w:rsidR="008543D2" w:rsidRDefault="008543D2" w:rsidP="008F51C6">
            <w:pPr>
              <w:pStyle w:val="NoSpacing"/>
              <w:keepLines/>
            </w:pPr>
            <w:r>
              <w:t>displiceō, displicēre, displicuī, displicitus</w:t>
            </w:r>
          </w:p>
        </w:tc>
        <w:tc>
          <w:tcPr>
            <w:tcW w:w="4675" w:type="dxa"/>
          </w:tcPr>
          <w:p w14:paraId="23C77109" w14:textId="77777777" w:rsidR="008543D2" w:rsidRDefault="008543D2" w:rsidP="008F51C6">
            <w:pPr>
              <w:pStyle w:val="NoSpacing"/>
              <w:keepLines/>
            </w:pPr>
            <w:r>
              <w:t>to displease (+dat.)</w:t>
            </w:r>
          </w:p>
        </w:tc>
      </w:tr>
      <w:tr w:rsidR="008543D2" w14:paraId="1B86EEC0" w14:textId="77777777" w:rsidTr="008F51C6">
        <w:tc>
          <w:tcPr>
            <w:tcW w:w="4675" w:type="dxa"/>
          </w:tcPr>
          <w:p w14:paraId="2E2F7699" w14:textId="77777777" w:rsidR="008543D2" w:rsidRDefault="008543D2" w:rsidP="008F51C6">
            <w:pPr>
              <w:pStyle w:val="NoSpacing"/>
              <w:keepLines/>
            </w:pPr>
            <w:r>
              <w:t>noceō, nocēre, nocuī, --</w:t>
            </w:r>
          </w:p>
        </w:tc>
        <w:tc>
          <w:tcPr>
            <w:tcW w:w="4675" w:type="dxa"/>
          </w:tcPr>
          <w:p w14:paraId="6DE594B6" w14:textId="77777777" w:rsidR="008543D2" w:rsidRDefault="008543D2" w:rsidP="008F51C6">
            <w:pPr>
              <w:pStyle w:val="NoSpacing"/>
              <w:keepLines/>
            </w:pPr>
            <w:r>
              <w:t>to harm (+dat.)</w:t>
            </w:r>
          </w:p>
        </w:tc>
      </w:tr>
      <w:tr w:rsidR="008543D2" w14:paraId="6A099E79" w14:textId="77777777" w:rsidTr="008F51C6">
        <w:tc>
          <w:tcPr>
            <w:tcW w:w="4675" w:type="dxa"/>
          </w:tcPr>
          <w:p w14:paraId="2281ED21" w14:textId="77777777" w:rsidR="008543D2" w:rsidRDefault="008543D2" w:rsidP="008F51C6">
            <w:pPr>
              <w:pStyle w:val="NoSpacing"/>
              <w:keepLines/>
            </w:pPr>
            <w:r>
              <w:t>obstō, obstare, obstiti, --</w:t>
            </w:r>
          </w:p>
        </w:tc>
        <w:tc>
          <w:tcPr>
            <w:tcW w:w="4675" w:type="dxa"/>
          </w:tcPr>
          <w:p w14:paraId="6D72D95C" w14:textId="77777777" w:rsidR="008543D2" w:rsidRDefault="008543D2" w:rsidP="008F51C6">
            <w:pPr>
              <w:pStyle w:val="NoSpacing"/>
              <w:keepLines/>
            </w:pPr>
            <w:r>
              <w:t>to block, oppose, hinder (+dat.)</w:t>
            </w:r>
          </w:p>
        </w:tc>
      </w:tr>
      <w:tr w:rsidR="008543D2" w14:paraId="11D81E37" w14:textId="77777777" w:rsidTr="008F51C6">
        <w:tc>
          <w:tcPr>
            <w:tcW w:w="4675" w:type="dxa"/>
          </w:tcPr>
          <w:p w14:paraId="0E117222" w14:textId="77777777" w:rsidR="008543D2" w:rsidRDefault="008543D2" w:rsidP="008F51C6">
            <w:pPr>
              <w:pStyle w:val="NoSpacing"/>
              <w:keepLines/>
            </w:pPr>
            <w:r>
              <w:t>pareō, parēre, paruī, paritus</w:t>
            </w:r>
          </w:p>
        </w:tc>
        <w:tc>
          <w:tcPr>
            <w:tcW w:w="4675" w:type="dxa"/>
          </w:tcPr>
          <w:p w14:paraId="4E544496" w14:textId="77777777" w:rsidR="008543D2" w:rsidRDefault="008543D2" w:rsidP="008F51C6">
            <w:pPr>
              <w:pStyle w:val="NoSpacing"/>
              <w:keepLines/>
            </w:pPr>
            <w:r>
              <w:t>to obey, be submissive to (+dat.)</w:t>
            </w:r>
          </w:p>
        </w:tc>
      </w:tr>
      <w:tr w:rsidR="008543D2" w14:paraId="13024879" w14:textId="77777777" w:rsidTr="008F51C6">
        <w:tc>
          <w:tcPr>
            <w:tcW w:w="4675" w:type="dxa"/>
          </w:tcPr>
          <w:p w14:paraId="2B0BD0CA" w14:textId="77777777" w:rsidR="008543D2" w:rsidRDefault="008543D2" w:rsidP="008F51C6">
            <w:pPr>
              <w:pStyle w:val="NoSpacing"/>
              <w:keepLines/>
            </w:pPr>
            <w:r>
              <w:t>placeō, placēre, placuī, placitus</w:t>
            </w:r>
          </w:p>
        </w:tc>
        <w:tc>
          <w:tcPr>
            <w:tcW w:w="4675" w:type="dxa"/>
          </w:tcPr>
          <w:p w14:paraId="7F55A0AF" w14:textId="77777777" w:rsidR="008543D2" w:rsidRDefault="008543D2" w:rsidP="008F51C6">
            <w:pPr>
              <w:pStyle w:val="NoSpacing"/>
              <w:keepLines/>
            </w:pPr>
            <w:r>
              <w:t>to please, satisfy (+dat.)</w:t>
            </w:r>
          </w:p>
        </w:tc>
      </w:tr>
      <w:tr w:rsidR="008543D2" w14:paraId="648515A5" w14:textId="77777777" w:rsidTr="008F51C6">
        <w:tc>
          <w:tcPr>
            <w:tcW w:w="4675" w:type="dxa"/>
          </w:tcPr>
          <w:p w14:paraId="59A2F6D6" w14:textId="77777777" w:rsidR="008543D2" w:rsidRDefault="008543D2" w:rsidP="008F51C6">
            <w:pPr>
              <w:pStyle w:val="NoSpacing"/>
              <w:keepLines/>
            </w:pPr>
            <w:r>
              <w:t>studeō, studēre, studuī, --</w:t>
            </w:r>
          </w:p>
        </w:tc>
        <w:tc>
          <w:tcPr>
            <w:tcW w:w="4675" w:type="dxa"/>
          </w:tcPr>
          <w:p w14:paraId="5BE46860" w14:textId="77777777" w:rsidR="008543D2" w:rsidRDefault="008543D2" w:rsidP="008F51C6">
            <w:pPr>
              <w:pStyle w:val="NoSpacing"/>
              <w:keepLines/>
            </w:pPr>
            <w:r>
              <w:t>to desire, be eager for (+dat.)</w:t>
            </w:r>
          </w:p>
        </w:tc>
      </w:tr>
      <w:tr w:rsidR="008543D2" w14:paraId="18A91901" w14:textId="77777777" w:rsidTr="008F51C6">
        <w:tc>
          <w:tcPr>
            <w:tcW w:w="4675" w:type="dxa"/>
          </w:tcPr>
          <w:p w14:paraId="609C54EC" w14:textId="77777777" w:rsidR="008543D2" w:rsidRPr="0029433E" w:rsidRDefault="008543D2" w:rsidP="008F51C6">
            <w:pPr>
              <w:pStyle w:val="NoSpacing"/>
              <w:keepLines/>
              <w:rPr>
                <w:rStyle w:val="Strong"/>
              </w:rPr>
            </w:pPr>
            <w:r w:rsidRPr="0029433E">
              <w:rPr>
                <w:rStyle w:val="Strong"/>
              </w:rPr>
              <w:t>Deponent verbs</w:t>
            </w:r>
          </w:p>
        </w:tc>
        <w:tc>
          <w:tcPr>
            <w:tcW w:w="4675" w:type="dxa"/>
          </w:tcPr>
          <w:p w14:paraId="6872D6D8" w14:textId="77777777" w:rsidR="008543D2" w:rsidRDefault="008543D2" w:rsidP="008F51C6">
            <w:pPr>
              <w:pStyle w:val="NoSpacing"/>
              <w:keepLines/>
            </w:pPr>
          </w:p>
        </w:tc>
      </w:tr>
      <w:tr w:rsidR="008543D2" w14:paraId="0009D107" w14:textId="77777777" w:rsidTr="008F51C6">
        <w:tc>
          <w:tcPr>
            <w:tcW w:w="4675" w:type="dxa"/>
          </w:tcPr>
          <w:p w14:paraId="2A30EA7F" w14:textId="77777777" w:rsidR="008543D2" w:rsidRDefault="008543D2" w:rsidP="008F51C6">
            <w:pPr>
              <w:pStyle w:val="NoSpacing"/>
              <w:keepLines/>
            </w:pPr>
            <w:r>
              <w:t>hortor, hortārī, hortātus sum</w:t>
            </w:r>
          </w:p>
        </w:tc>
        <w:tc>
          <w:tcPr>
            <w:tcW w:w="4675" w:type="dxa"/>
          </w:tcPr>
          <w:p w14:paraId="31A0C748" w14:textId="77777777" w:rsidR="008543D2" w:rsidRDefault="008543D2" w:rsidP="008F51C6">
            <w:pPr>
              <w:pStyle w:val="NoSpacing"/>
              <w:keepLines/>
            </w:pPr>
            <w:r>
              <w:t>to urge</w:t>
            </w:r>
          </w:p>
        </w:tc>
      </w:tr>
      <w:tr w:rsidR="008543D2" w14:paraId="6205DB21" w14:textId="77777777" w:rsidTr="008F51C6">
        <w:tc>
          <w:tcPr>
            <w:tcW w:w="4675" w:type="dxa"/>
          </w:tcPr>
          <w:p w14:paraId="13A4B20B" w14:textId="77777777" w:rsidR="008543D2" w:rsidRDefault="008543D2" w:rsidP="008F51C6">
            <w:pPr>
              <w:pStyle w:val="NoSpacing"/>
              <w:keepLines/>
            </w:pPr>
            <w:r>
              <w:t>patior, patī, passus sum</w:t>
            </w:r>
          </w:p>
        </w:tc>
        <w:tc>
          <w:tcPr>
            <w:tcW w:w="4675" w:type="dxa"/>
          </w:tcPr>
          <w:p w14:paraId="304F01D3" w14:textId="77777777" w:rsidR="008543D2" w:rsidRDefault="008543D2" w:rsidP="008F51C6">
            <w:pPr>
              <w:pStyle w:val="NoSpacing"/>
              <w:keepLines/>
            </w:pPr>
            <w:r>
              <w:t>to permit, endure</w:t>
            </w:r>
          </w:p>
        </w:tc>
      </w:tr>
      <w:tr w:rsidR="008543D2" w14:paraId="2A8BCFD9" w14:textId="77777777" w:rsidTr="008F51C6">
        <w:tc>
          <w:tcPr>
            <w:tcW w:w="4675" w:type="dxa"/>
          </w:tcPr>
          <w:p w14:paraId="15B462B3" w14:textId="77777777" w:rsidR="008543D2" w:rsidRDefault="008543D2" w:rsidP="008F51C6">
            <w:pPr>
              <w:pStyle w:val="NoSpacing"/>
              <w:keepLines/>
            </w:pPr>
            <w:r>
              <w:t>morior, morī, mortuus sum</w:t>
            </w:r>
          </w:p>
        </w:tc>
        <w:tc>
          <w:tcPr>
            <w:tcW w:w="4675" w:type="dxa"/>
          </w:tcPr>
          <w:p w14:paraId="443B1B1C" w14:textId="77777777" w:rsidR="008543D2" w:rsidRDefault="008543D2" w:rsidP="008F51C6">
            <w:pPr>
              <w:pStyle w:val="NoSpacing"/>
              <w:keepLines/>
            </w:pPr>
            <w:r>
              <w:t>to die</w:t>
            </w:r>
          </w:p>
        </w:tc>
      </w:tr>
      <w:tr w:rsidR="008543D2" w14:paraId="2A112C73" w14:textId="77777777" w:rsidTr="008F51C6">
        <w:tc>
          <w:tcPr>
            <w:tcW w:w="4675" w:type="dxa"/>
          </w:tcPr>
          <w:p w14:paraId="50B18708" w14:textId="77777777" w:rsidR="008543D2" w:rsidRDefault="008543D2" w:rsidP="008F51C6">
            <w:pPr>
              <w:pStyle w:val="NoSpacing"/>
              <w:keepLines/>
            </w:pPr>
            <w:r>
              <w:t>miror, mirārī, mirātus sum</w:t>
            </w:r>
          </w:p>
        </w:tc>
        <w:tc>
          <w:tcPr>
            <w:tcW w:w="4675" w:type="dxa"/>
          </w:tcPr>
          <w:p w14:paraId="45961785" w14:textId="77777777" w:rsidR="008543D2" w:rsidRDefault="008543D2" w:rsidP="008F51C6">
            <w:pPr>
              <w:pStyle w:val="NoSpacing"/>
              <w:keepLines/>
            </w:pPr>
            <w:r>
              <w:t>to wonder at</w:t>
            </w:r>
          </w:p>
        </w:tc>
      </w:tr>
      <w:tr w:rsidR="008543D2" w14:paraId="7EE90499" w14:textId="77777777" w:rsidTr="008F51C6">
        <w:tc>
          <w:tcPr>
            <w:tcW w:w="4675" w:type="dxa"/>
          </w:tcPr>
          <w:p w14:paraId="6FE2F72A" w14:textId="77777777" w:rsidR="008543D2" w:rsidRDefault="008543D2" w:rsidP="008F51C6">
            <w:pPr>
              <w:pStyle w:val="NoSpacing"/>
              <w:keepLines/>
            </w:pPr>
            <w:r>
              <w:t>fateor, fatērī, fassus sum</w:t>
            </w:r>
          </w:p>
        </w:tc>
        <w:tc>
          <w:tcPr>
            <w:tcW w:w="4675" w:type="dxa"/>
          </w:tcPr>
          <w:p w14:paraId="7130F9B8" w14:textId="77777777" w:rsidR="008543D2" w:rsidRDefault="008543D2" w:rsidP="008F51C6">
            <w:pPr>
              <w:pStyle w:val="NoSpacing"/>
              <w:keepLines/>
            </w:pPr>
            <w:r>
              <w:t>to admit, confess</w:t>
            </w:r>
          </w:p>
        </w:tc>
      </w:tr>
      <w:tr w:rsidR="008543D2" w14:paraId="677AA444" w14:textId="77777777" w:rsidTr="008F51C6">
        <w:tc>
          <w:tcPr>
            <w:tcW w:w="4675" w:type="dxa"/>
          </w:tcPr>
          <w:p w14:paraId="4C624C0E" w14:textId="77777777" w:rsidR="008543D2" w:rsidRDefault="008543D2" w:rsidP="008F51C6">
            <w:pPr>
              <w:pStyle w:val="NoSpacing"/>
              <w:keepLines/>
            </w:pPr>
            <w:r>
              <w:lastRenderedPageBreak/>
              <w:t>sequor, sequī, secutus sum</w:t>
            </w:r>
          </w:p>
        </w:tc>
        <w:tc>
          <w:tcPr>
            <w:tcW w:w="4675" w:type="dxa"/>
          </w:tcPr>
          <w:p w14:paraId="720C9345" w14:textId="77777777" w:rsidR="008543D2" w:rsidRDefault="008543D2" w:rsidP="008F51C6">
            <w:pPr>
              <w:pStyle w:val="NoSpacing"/>
              <w:keepLines/>
            </w:pPr>
            <w:r>
              <w:t>to follow</w:t>
            </w:r>
          </w:p>
        </w:tc>
      </w:tr>
      <w:tr w:rsidR="008543D2" w14:paraId="56A72496" w14:textId="77777777" w:rsidTr="008F51C6">
        <w:tc>
          <w:tcPr>
            <w:tcW w:w="4675" w:type="dxa"/>
          </w:tcPr>
          <w:p w14:paraId="66FCBB9D" w14:textId="77777777" w:rsidR="008543D2" w:rsidRDefault="008543D2" w:rsidP="008F51C6">
            <w:pPr>
              <w:pStyle w:val="NoSpacing"/>
              <w:keepLines/>
            </w:pPr>
            <w:r>
              <w:t>orior, orīrī, ortus sum</w:t>
            </w:r>
          </w:p>
        </w:tc>
        <w:tc>
          <w:tcPr>
            <w:tcW w:w="4675" w:type="dxa"/>
          </w:tcPr>
          <w:p w14:paraId="08B659FE" w14:textId="77777777" w:rsidR="008543D2" w:rsidRDefault="008543D2" w:rsidP="008F51C6">
            <w:pPr>
              <w:pStyle w:val="NoSpacing"/>
              <w:keepLines/>
            </w:pPr>
            <w:r>
              <w:t>to arise, begin</w:t>
            </w:r>
          </w:p>
        </w:tc>
      </w:tr>
      <w:tr w:rsidR="00016C79" w14:paraId="026B7D91" w14:textId="77777777" w:rsidTr="008F51C6">
        <w:tc>
          <w:tcPr>
            <w:tcW w:w="4675" w:type="dxa"/>
          </w:tcPr>
          <w:p w14:paraId="33C4007E" w14:textId="30EB3C40" w:rsidR="00016C79" w:rsidRDefault="00016C79" w:rsidP="008F51C6">
            <w:pPr>
              <w:pStyle w:val="NoSpacing"/>
              <w:keepLines/>
            </w:pPr>
            <w:r>
              <w:t>precor, prec</w:t>
            </w:r>
            <w:r w:rsidR="0058032C">
              <w:t>ā</w:t>
            </w:r>
            <w:r>
              <w:t>r</w:t>
            </w:r>
            <w:r w:rsidR="0058032C">
              <w:t>ī</w:t>
            </w:r>
            <w:r>
              <w:t>, prec</w:t>
            </w:r>
            <w:r w:rsidR="0058032C">
              <w:t>ā</w:t>
            </w:r>
            <w:r>
              <w:t>tus sum</w:t>
            </w:r>
          </w:p>
        </w:tc>
        <w:tc>
          <w:tcPr>
            <w:tcW w:w="4675" w:type="dxa"/>
          </w:tcPr>
          <w:p w14:paraId="0153AEF4" w14:textId="168449A4" w:rsidR="00016C79" w:rsidRDefault="00016C79" w:rsidP="008F51C6">
            <w:pPr>
              <w:pStyle w:val="NoSpacing"/>
              <w:keepLines/>
            </w:pPr>
            <w:r>
              <w:t>to beg, pray, pray for</w:t>
            </w:r>
          </w:p>
        </w:tc>
      </w:tr>
      <w:tr w:rsidR="008543D2" w14:paraId="02203764" w14:textId="77777777" w:rsidTr="008F51C6">
        <w:tc>
          <w:tcPr>
            <w:tcW w:w="4675" w:type="dxa"/>
          </w:tcPr>
          <w:p w14:paraId="65337AFD" w14:textId="77777777" w:rsidR="008543D2" w:rsidRPr="0029433E" w:rsidRDefault="008543D2" w:rsidP="008F51C6">
            <w:pPr>
              <w:pStyle w:val="NoSpacing"/>
              <w:keepLines/>
              <w:rPr>
                <w:rStyle w:val="Strong"/>
              </w:rPr>
            </w:pPr>
            <w:r w:rsidRPr="0029433E">
              <w:rPr>
                <w:rStyle w:val="Strong"/>
              </w:rPr>
              <w:t>Special Deponent verbs</w:t>
            </w:r>
          </w:p>
        </w:tc>
        <w:tc>
          <w:tcPr>
            <w:tcW w:w="4675" w:type="dxa"/>
          </w:tcPr>
          <w:p w14:paraId="0302165A" w14:textId="77777777" w:rsidR="008543D2" w:rsidRDefault="008543D2" w:rsidP="008F51C6">
            <w:pPr>
              <w:pStyle w:val="NoSpacing"/>
              <w:keepLines/>
            </w:pPr>
          </w:p>
        </w:tc>
      </w:tr>
      <w:tr w:rsidR="008543D2" w14:paraId="3C4155B1" w14:textId="77777777" w:rsidTr="008F51C6">
        <w:tc>
          <w:tcPr>
            <w:tcW w:w="4675" w:type="dxa"/>
          </w:tcPr>
          <w:p w14:paraId="28F9AFC1" w14:textId="77777777" w:rsidR="008543D2" w:rsidRDefault="008543D2" w:rsidP="008F51C6">
            <w:pPr>
              <w:pStyle w:val="NoSpacing"/>
              <w:keepLines/>
            </w:pPr>
            <w:r>
              <w:t>potior, potī, potitus sum</w:t>
            </w:r>
          </w:p>
        </w:tc>
        <w:tc>
          <w:tcPr>
            <w:tcW w:w="4675" w:type="dxa"/>
          </w:tcPr>
          <w:p w14:paraId="0DD840F9" w14:textId="77777777" w:rsidR="008543D2" w:rsidRDefault="008543D2" w:rsidP="008F51C6">
            <w:pPr>
              <w:pStyle w:val="NoSpacing"/>
              <w:keepLines/>
            </w:pPr>
            <w:r>
              <w:t>to obtain (+abl.)</w:t>
            </w:r>
          </w:p>
        </w:tc>
      </w:tr>
      <w:tr w:rsidR="008543D2" w14:paraId="40298753" w14:textId="77777777" w:rsidTr="008F51C6">
        <w:tc>
          <w:tcPr>
            <w:tcW w:w="4675" w:type="dxa"/>
          </w:tcPr>
          <w:p w14:paraId="31813AD9" w14:textId="77777777" w:rsidR="008543D2" w:rsidRDefault="008543D2" w:rsidP="008F51C6">
            <w:pPr>
              <w:pStyle w:val="NoSpacing"/>
              <w:keepLines/>
            </w:pPr>
            <w:r>
              <w:t>utor, utī, usus sum</w:t>
            </w:r>
          </w:p>
        </w:tc>
        <w:tc>
          <w:tcPr>
            <w:tcW w:w="4675" w:type="dxa"/>
          </w:tcPr>
          <w:p w14:paraId="45BB5E9D" w14:textId="77777777" w:rsidR="008543D2" w:rsidRDefault="008543D2" w:rsidP="008F51C6">
            <w:pPr>
              <w:pStyle w:val="NoSpacing"/>
              <w:keepLines/>
            </w:pPr>
            <w:r>
              <w:t>to use, enjoy(+abl.)</w:t>
            </w:r>
          </w:p>
        </w:tc>
      </w:tr>
      <w:tr w:rsidR="008543D2" w14:paraId="46C5BF31" w14:textId="77777777" w:rsidTr="008F51C6">
        <w:tc>
          <w:tcPr>
            <w:tcW w:w="4675" w:type="dxa"/>
          </w:tcPr>
          <w:p w14:paraId="14395046" w14:textId="77777777" w:rsidR="008543D2" w:rsidRDefault="008543D2" w:rsidP="008F51C6">
            <w:pPr>
              <w:pStyle w:val="NoSpacing"/>
              <w:keepLines/>
            </w:pPr>
            <w:r>
              <w:t>fruor, fruī, fructus sum</w:t>
            </w:r>
          </w:p>
        </w:tc>
        <w:tc>
          <w:tcPr>
            <w:tcW w:w="4675" w:type="dxa"/>
          </w:tcPr>
          <w:p w14:paraId="75C94E17" w14:textId="77777777" w:rsidR="008543D2" w:rsidRDefault="008543D2" w:rsidP="008F51C6">
            <w:pPr>
              <w:pStyle w:val="NoSpacing"/>
              <w:keepLines/>
            </w:pPr>
            <w:r>
              <w:t>to enjoy, profit by (+abl.)</w:t>
            </w:r>
          </w:p>
        </w:tc>
      </w:tr>
      <w:tr w:rsidR="008543D2" w14:paraId="7EE088D3" w14:textId="77777777" w:rsidTr="008F51C6">
        <w:tc>
          <w:tcPr>
            <w:tcW w:w="4675" w:type="dxa"/>
          </w:tcPr>
          <w:p w14:paraId="2B4497F0" w14:textId="77777777" w:rsidR="008543D2" w:rsidRDefault="008543D2" w:rsidP="008F51C6">
            <w:pPr>
              <w:pStyle w:val="NoSpacing"/>
              <w:keepLines/>
            </w:pPr>
            <w:r>
              <w:t>fungor, fungi, functus sum</w:t>
            </w:r>
          </w:p>
        </w:tc>
        <w:tc>
          <w:tcPr>
            <w:tcW w:w="4675" w:type="dxa"/>
          </w:tcPr>
          <w:p w14:paraId="0185A390" w14:textId="77777777" w:rsidR="008543D2" w:rsidRDefault="008543D2" w:rsidP="008F51C6">
            <w:pPr>
              <w:pStyle w:val="NoSpacing"/>
              <w:keepLines/>
            </w:pPr>
            <w:r>
              <w:t>to perform, discharge (a duty) (+abl.)</w:t>
            </w:r>
          </w:p>
        </w:tc>
      </w:tr>
      <w:tr w:rsidR="008543D2" w14:paraId="67C82CCC" w14:textId="77777777" w:rsidTr="008F51C6">
        <w:tc>
          <w:tcPr>
            <w:tcW w:w="4675" w:type="dxa"/>
          </w:tcPr>
          <w:p w14:paraId="06EE0BBB" w14:textId="77777777" w:rsidR="008543D2" w:rsidRDefault="008543D2" w:rsidP="008F51C6">
            <w:pPr>
              <w:pStyle w:val="NoSpacing"/>
              <w:keepLines/>
            </w:pPr>
            <w:r>
              <w:t>vescor, vesci, --</w:t>
            </w:r>
          </w:p>
        </w:tc>
        <w:tc>
          <w:tcPr>
            <w:tcW w:w="4675" w:type="dxa"/>
          </w:tcPr>
          <w:p w14:paraId="7544B45C" w14:textId="77777777" w:rsidR="008543D2" w:rsidRDefault="008543D2" w:rsidP="008F51C6">
            <w:pPr>
              <w:pStyle w:val="NoSpacing"/>
              <w:keepLines/>
            </w:pPr>
            <w:r>
              <w:t>to feed on, eat (+abl.)</w:t>
            </w:r>
          </w:p>
        </w:tc>
      </w:tr>
      <w:tr w:rsidR="008543D2" w14:paraId="3753AD7F" w14:textId="77777777" w:rsidTr="008F51C6">
        <w:tc>
          <w:tcPr>
            <w:tcW w:w="4675" w:type="dxa"/>
          </w:tcPr>
          <w:p w14:paraId="056B8639" w14:textId="77777777" w:rsidR="008543D2" w:rsidRPr="0029433E" w:rsidRDefault="008543D2" w:rsidP="008F51C6">
            <w:pPr>
              <w:pStyle w:val="NoSpacing"/>
              <w:keepLines/>
              <w:rPr>
                <w:rStyle w:val="Strong"/>
              </w:rPr>
            </w:pPr>
            <w:r w:rsidRPr="0029433E">
              <w:rPr>
                <w:rStyle w:val="Strong"/>
              </w:rPr>
              <w:t>Semi-Deponent verbs</w:t>
            </w:r>
          </w:p>
        </w:tc>
        <w:tc>
          <w:tcPr>
            <w:tcW w:w="4675" w:type="dxa"/>
          </w:tcPr>
          <w:p w14:paraId="0908F2B5" w14:textId="77777777" w:rsidR="008543D2" w:rsidRDefault="008543D2" w:rsidP="008F51C6">
            <w:pPr>
              <w:pStyle w:val="NoSpacing"/>
              <w:keepLines/>
            </w:pPr>
          </w:p>
        </w:tc>
      </w:tr>
      <w:tr w:rsidR="008543D2" w14:paraId="5DAD3B2C" w14:textId="77777777" w:rsidTr="008F51C6">
        <w:tc>
          <w:tcPr>
            <w:tcW w:w="4675" w:type="dxa"/>
          </w:tcPr>
          <w:p w14:paraId="2033AD44" w14:textId="77777777" w:rsidR="008543D2" w:rsidRDefault="008543D2" w:rsidP="008F51C6">
            <w:pPr>
              <w:pStyle w:val="NoSpacing"/>
              <w:keepLines/>
            </w:pPr>
            <w:r>
              <w:t>audeō, audēre, ausus sum</w:t>
            </w:r>
          </w:p>
        </w:tc>
        <w:tc>
          <w:tcPr>
            <w:tcW w:w="4675" w:type="dxa"/>
          </w:tcPr>
          <w:p w14:paraId="798AD228" w14:textId="77777777" w:rsidR="008543D2" w:rsidRDefault="008543D2" w:rsidP="008F51C6">
            <w:pPr>
              <w:pStyle w:val="NoSpacing"/>
              <w:keepLines/>
            </w:pPr>
            <w:r>
              <w:t>to dare</w:t>
            </w:r>
          </w:p>
        </w:tc>
      </w:tr>
      <w:tr w:rsidR="008543D2" w14:paraId="55EEA65A" w14:textId="77777777" w:rsidTr="008F51C6">
        <w:tc>
          <w:tcPr>
            <w:tcW w:w="4675" w:type="dxa"/>
          </w:tcPr>
          <w:p w14:paraId="59C3DD86" w14:textId="77777777" w:rsidR="008543D2" w:rsidRDefault="008543D2" w:rsidP="008F51C6">
            <w:pPr>
              <w:pStyle w:val="NoSpacing"/>
              <w:keepLines/>
            </w:pPr>
            <w:r>
              <w:t>soleō, solēre, solitus sum</w:t>
            </w:r>
          </w:p>
        </w:tc>
        <w:tc>
          <w:tcPr>
            <w:tcW w:w="4675" w:type="dxa"/>
          </w:tcPr>
          <w:p w14:paraId="4A165604" w14:textId="77777777" w:rsidR="008543D2" w:rsidRDefault="008543D2" w:rsidP="008F51C6">
            <w:pPr>
              <w:pStyle w:val="NoSpacing"/>
              <w:keepLines/>
            </w:pPr>
            <w:r>
              <w:t>to be accustomed</w:t>
            </w:r>
          </w:p>
        </w:tc>
      </w:tr>
    </w:tbl>
    <w:p w14:paraId="1DF4897F" w14:textId="494B948B" w:rsidR="000F601F" w:rsidRDefault="000F601F" w:rsidP="00A7580B">
      <w:pPr>
        <w:keepLines/>
        <w:spacing w:after="0"/>
      </w:pPr>
    </w:p>
    <w:p w14:paraId="0737E2C7" w14:textId="77777777" w:rsidR="00DE5447" w:rsidRDefault="00DE5447" w:rsidP="00DE5447">
      <w:pPr>
        <w:pStyle w:val="Heading1"/>
      </w:pPr>
      <w:r>
        <w:t>Intro to Subjunctive, Independent clauses</w:t>
      </w:r>
    </w:p>
    <w:p w14:paraId="0603AEAF" w14:textId="77777777" w:rsidR="00DE5447" w:rsidRDefault="00DE5447" w:rsidP="00DE5447">
      <w:pPr>
        <w:pStyle w:val="Heading3"/>
      </w:pPr>
      <w:r>
        <w:t>Principles of Grammar</w:t>
      </w:r>
    </w:p>
    <w:p w14:paraId="56512080" w14:textId="77777777" w:rsidR="00DE5447" w:rsidRDefault="00DE5447" w:rsidP="00DE5447">
      <w:r>
        <w:t xml:space="preserve">Many students of Latin are unnecessarily frightened by the thought of learning the subjunctive. There are some new endings to learn, but they are easier to remember (and far more regular) than the indicative endings you have already learned. One difficulty is that subjunctives typically come in dependent clauses, which are less common in English, but they are something you have already started to master. Another difficulty is just that subjunctive in English is less common. If you think more about the patterns than all the intricacies of the subjunctive, you will be able to understand it quickly. </w:t>
      </w:r>
    </w:p>
    <w:p w14:paraId="0158BFCC" w14:textId="77777777" w:rsidR="00DE5447" w:rsidRDefault="00DE5447" w:rsidP="00DE5447">
      <w:r>
        <w:t xml:space="preserve">Subjunctive is a </w:t>
      </w:r>
      <w:r w:rsidRPr="000854F7">
        <w:rPr>
          <w:rStyle w:val="Strong"/>
        </w:rPr>
        <w:t>mood</w:t>
      </w:r>
      <w:r>
        <w:t xml:space="preserve"> like indicative or imperative. The main difference is that while indicative </w:t>
      </w:r>
      <w:r>
        <w:rPr>
          <w:i/>
        </w:rPr>
        <w:t>indicates</w:t>
      </w:r>
      <w:r>
        <w:t xml:space="preserve"> what is true and imperative commands someone to do something, the subjunctive deals with possibilities.</w:t>
      </w:r>
    </w:p>
    <w:p w14:paraId="44C29ACC" w14:textId="77777777" w:rsidR="00DE5447" w:rsidRDefault="00DE5447" w:rsidP="00DE5447">
      <w:r>
        <w:t xml:space="preserve">Instead of describing what the subject </w:t>
      </w:r>
      <w:r w:rsidRPr="004B5080">
        <w:rPr>
          <w:i/>
        </w:rPr>
        <w:t>is, is doing, or was doing</w:t>
      </w:r>
      <w:r>
        <w:t xml:space="preserve">, the subjunctive describes what the subject </w:t>
      </w:r>
      <w:r>
        <w:rPr>
          <w:i/>
        </w:rPr>
        <w:t>may be, wants to do, or would have done in other circumstances</w:t>
      </w:r>
      <w:r>
        <w:t xml:space="preserve">. Another way to describe it is that the relationship between the subject and verb is </w:t>
      </w:r>
      <w:r>
        <w:rPr>
          <w:i/>
        </w:rPr>
        <w:t>objective</w:t>
      </w:r>
      <w:r>
        <w:t xml:space="preserve"> in the indicative (based on reality) and </w:t>
      </w:r>
      <w:r>
        <w:rPr>
          <w:i/>
        </w:rPr>
        <w:t>subjective</w:t>
      </w:r>
      <w:r>
        <w:t xml:space="preserve"> in the subjunctive (based on possibilities).</w:t>
      </w:r>
    </w:p>
    <w:p w14:paraId="78B96BF5" w14:textId="77777777" w:rsidR="00DE5447" w:rsidRPr="004B5080" w:rsidRDefault="00DE5447" w:rsidP="00DE5447">
      <w:r>
        <w:t>This does not describe every subjunctive, but patterns can determine when you’re likely to see a subjunctive and (more importantly) how to translate it.</w:t>
      </w:r>
    </w:p>
    <w:p w14:paraId="7C6F983A" w14:textId="77777777" w:rsidR="00DE5447" w:rsidRDefault="00DE5447" w:rsidP="00DE5447">
      <w:pPr>
        <w:pStyle w:val="SectionandVocabheader"/>
      </w:pPr>
      <w:r>
        <w:t>Independent Subjunctive</w:t>
      </w:r>
    </w:p>
    <w:p w14:paraId="602FDD6F" w14:textId="77777777" w:rsidR="00DE5447" w:rsidRDefault="00DE5447" w:rsidP="00DE5447">
      <w:r>
        <w:t>There are four major independent uses of the subjunctive. We’ll look at these first, even though dependent uses are more common (since that’s a primary job of the subjunctive).</w:t>
      </w:r>
    </w:p>
    <w:p w14:paraId="274EC89D" w14:textId="77777777" w:rsidR="00DE5447" w:rsidRDefault="00DE5447" w:rsidP="00DE5447">
      <w:r>
        <w:t xml:space="preserve">These are: </w:t>
      </w:r>
    </w:p>
    <w:p w14:paraId="1472E7FC" w14:textId="77777777" w:rsidR="00DE5447" w:rsidRDefault="00DE5447">
      <w:pPr>
        <w:pStyle w:val="ListParagraph"/>
        <w:numPr>
          <w:ilvl w:val="0"/>
          <w:numId w:val="97"/>
        </w:numPr>
        <w:spacing w:after="0"/>
      </w:pPr>
      <w:r>
        <w:t>Hortatory and/or jussive subjunctive: polite commands. Technically hortatory describes verbs in the first person and jussive describes 2</w:t>
      </w:r>
      <w:r w:rsidRPr="006C2164">
        <w:rPr>
          <w:vertAlign w:val="superscript"/>
        </w:rPr>
        <w:t>nd</w:t>
      </w:r>
      <w:r>
        <w:t xml:space="preserve"> and 3</w:t>
      </w:r>
      <w:r w:rsidRPr="006C2164">
        <w:rPr>
          <w:vertAlign w:val="superscript"/>
        </w:rPr>
        <w:t>rd</w:t>
      </w:r>
      <w:r>
        <w:t xml:space="preserve"> person verbs.</w:t>
      </w:r>
    </w:p>
    <w:p w14:paraId="173A63D3" w14:textId="77777777" w:rsidR="00DE5447" w:rsidRDefault="00DE5447">
      <w:pPr>
        <w:pStyle w:val="ListParagraph"/>
        <w:numPr>
          <w:ilvl w:val="1"/>
          <w:numId w:val="97"/>
        </w:numPr>
        <w:spacing w:after="0"/>
      </w:pPr>
      <w:r w:rsidRPr="006C2164">
        <w:rPr>
          <w:u w:val="single"/>
        </w:rPr>
        <w:t>We should</w:t>
      </w:r>
      <w:r w:rsidRPr="00E00A99">
        <w:rPr>
          <w:u w:val="single"/>
        </w:rPr>
        <w:t xml:space="preserve"> go</w:t>
      </w:r>
      <w:r>
        <w:t xml:space="preserve"> there tomorrow.</w:t>
      </w:r>
    </w:p>
    <w:p w14:paraId="36144EC0" w14:textId="77777777" w:rsidR="00DE5447" w:rsidRDefault="00DE5447">
      <w:pPr>
        <w:pStyle w:val="ListParagraph"/>
        <w:numPr>
          <w:ilvl w:val="1"/>
          <w:numId w:val="97"/>
        </w:numPr>
        <w:spacing w:after="0"/>
      </w:pPr>
      <w:r>
        <w:rPr>
          <w:u w:val="single"/>
        </w:rPr>
        <w:t>Let me</w:t>
      </w:r>
      <w:r w:rsidRPr="00E00A99">
        <w:rPr>
          <w:u w:val="single"/>
        </w:rPr>
        <w:t xml:space="preserve"> find</w:t>
      </w:r>
      <w:r>
        <w:t xml:space="preserve"> the treasure.</w:t>
      </w:r>
    </w:p>
    <w:p w14:paraId="441DDEF6" w14:textId="77777777" w:rsidR="00DE5447" w:rsidRDefault="00DE5447">
      <w:pPr>
        <w:pStyle w:val="ListParagraph"/>
        <w:numPr>
          <w:ilvl w:val="1"/>
          <w:numId w:val="97"/>
        </w:numPr>
        <w:spacing w:after="0"/>
      </w:pPr>
      <w:r>
        <w:rPr>
          <w:u w:val="single"/>
        </w:rPr>
        <w:t>Let them</w:t>
      </w:r>
      <w:r w:rsidRPr="00E00A99">
        <w:rPr>
          <w:u w:val="single"/>
        </w:rPr>
        <w:t xml:space="preserve"> read</w:t>
      </w:r>
      <w:r>
        <w:t xml:space="preserve"> the books.</w:t>
      </w:r>
    </w:p>
    <w:p w14:paraId="48FF5A95" w14:textId="77777777" w:rsidR="00DE5447" w:rsidRDefault="00DE5447">
      <w:pPr>
        <w:pStyle w:val="ListParagraph"/>
        <w:numPr>
          <w:ilvl w:val="0"/>
          <w:numId w:val="97"/>
        </w:numPr>
        <w:spacing w:after="0"/>
      </w:pPr>
      <w:r>
        <w:lastRenderedPageBreak/>
        <w:t xml:space="preserve">Optative subjunctive: a wish or prayer. These show what the subjects hopes will happen. Note that these are always from the point of view of the wisher, but will have the person and number of the actual subjects. </w:t>
      </w:r>
      <w:r>
        <w:rPr>
          <w:i/>
          <w:iCs/>
        </w:rPr>
        <w:t>I hope they will find us</w:t>
      </w:r>
      <w:r>
        <w:t xml:space="preserve"> is therefore third person plural (“they will find”) not first person.</w:t>
      </w:r>
    </w:p>
    <w:p w14:paraId="0742F075" w14:textId="77777777" w:rsidR="00DE5447" w:rsidRDefault="00DE5447">
      <w:pPr>
        <w:pStyle w:val="ListParagraph"/>
        <w:numPr>
          <w:ilvl w:val="1"/>
          <w:numId w:val="97"/>
        </w:numPr>
        <w:spacing w:after="0"/>
      </w:pPr>
      <w:r w:rsidRPr="00747C62">
        <w:rPr>
          <w:u w:val="single"/>
        </w:rPr>
        <w:t>I hope that we go</w:t>
      </w:r>
      <w:r>
        <w:t xml:space="preserve"> there tomorrow.</w:t>
      </w:r>
    </w:p>
    <w:p w14:paraId="2E0F6251" w14:textId="77777777" w:rsidR="00DE5447" w:rsidRDefault="00DE5447">
      <w:pPr>
        <w:pStyle w:val="ListParagraph"/>
        <w:numPr>
          <w:ilvl w:val="1"/>
          <w:numId w:val="97"/>
        </w:numPr>
        <w:spacing w:after="0"/>
      </w:pPr>
      <w:r>
        <w:rPr>
          <w:u w:val="single"/>
        </w:rPr>
        <w:t>I wish to find</w:t>
      </w:r>
      <w:r>
        <w:t xml:space="preserve"> the treasure.</w:t>
      </w:r>
    </w:p>
    <w:p w14:paraId="1F3B7E8A" w14:textId="77777777" w:rsidR="00DE5447" w:rsidRDefault="00DE5447">
      <w:pPr>
        <w:pStyle w:val="ListParagraph"/>
        <w:numPr>
          <w:ilvl w:val="1"/>
          <w:numId w:val="97"/>
        </w:numPr>
        <w:spacing w:after="0"/>
      </w:pPr>
      <w:r>
        <w:rPr>
          <w:u w:val="single"/>
        </w:rPr>
        <w:t>If only they’ll read</w:t>
      </w:r>
      <w:r>
        <w:t xml:space="preserve"> the books.</w:t>
      </w:r>
    </w:p>
    <w:p w14:paraId="4872480D" w14:textId="77777777" w:rsidR="00DE5447" w:rsidRDefault="00DE5447">
      <w:pPr>
        <w:pStyle w:val="ListParagraph"/>
        <w:numPr>
          <w:ilvl w:val="0"/>
          <w:numId w:val="97"/>
        </w:numPr>
        <w:spacing w:after="0"/>
      </w:pPr>
      <w:r>
        <w:t>Deliberative subjunctive: an internal question or a statement of internal doubt. This is closely related to the hortatory/jussive, but it is directed inward by the speaker.</w:t>
      </w:r>
    </w:p>
    <w:p w14:paraId="63430558" w14:textId="77777777" w:rsidR="00DE5447" w:rsidRDefault="00DE5447">
      <w:pPr>
        <w:pStyle w:val="ListParagraph"/>
        <w:numPr>
          <w:ilvl w:val="1"/>
          <w:numId w:val="97"/>
        </w:numPr>
        <w:spacing w:after="0"/>
      </w:pPr>
      <w:r w:rsidRPr="005A50F0">
        <w:rPr>
          <w:u w:val="single"/>
        </w:rPr>
        <w:t>Should we go</w:t>
      </w:r>
      <w:r>
        <w:t xml:space="preserve"> there tomorrow?</w:t>
      </w:r>
    </w:p>
    <w:p w14:paraId="1D30ED05" w14:textId="77777777" w:rsidR="00DE5447" w:rsidRDefault="00DE5447">
      <w:pPr>
        <w:pStyle w:val="ListParagraph"/>
        <w:numPr>
          <w:ilvl w:val="1"/>
          <w:numId w:val="97"/>
        </w:numPr>
        <w:spacing w:after="0"/>
      </w:pPr>
      <w:r w:rsidRPr="005A50F0">
        <w:rPr>
          <w:u w:val="single"/>
        </w:rPr>
        <w:t>Shall I find</w:t>
      </w:r>
      <w:r>
        <w:t xml:space="preserve"> the treasure?</w:t>
      </w:r>
    </w:p>
    <w:p w14:paraId="79018971" w14:textId="77777777" w:rsidR="00DE5447" w:rsidRDefault="00DE5447">
      <w:pPr>
        <w:pStyle w:val="ListParagraph"/>
        <w:numPr>
          <w:ilvl w:val="1"/>
          <w:numId w:val="97"/>
        </w:numPr>
        <w:spacing w:after="0"/>
      </w:pPr>
      <w:r>
        <w:rPr>
          <w:u w:val="single"/>
        </w:rPr>
        <w:t>Should they read</w:t>
      </w:r>
      <w:r>
        <w:t xml:space="preserve"> the books?</w:t>
      </w:r>
    </w:p>
    <w:p w14:paraId="4B02AFD5" w14:textId="77777777" w:rsidR="00DE5447" w:rsidRDefault="00DE5447">
      <w:pPr>
        <w:pStyle w:val="ListParagraph"/>
        <w:numPr>
          <w:ilvl w:val="0"/>
          <w:numId w:val="97"/>
        </w:numPr>
        <w:spacing w:after="0"/>
      </w:pPr>
      <w:r>
        <w:t>Potential: possible action. Also closely related to the other independent subjunctives, the potential describes what the subject may do or is likely to do.</w:t>
      </w:r>
    </w:p>
    <w:p w14:paraId="41205AEA" w14:textId="77777777" w:rsidR="00DE5447" w:rsidRDefault="00DE5447">
      <w:pPr>
        <w:pStyle w:val="ListParagraph"/>
        <w:numPr>
          <w:ilvl w:val="1"/>
          <w:numId w:val="97"/>
        </w:numPr>
        <w:spacing w:after="0"/>
      </w:pPr>
      <w:r>
        <w:rPr>
          <w:u w:val="single"/>
        </w:rPr>
        <w:t>We may go</w:t>
      </w:r>
      <w:r>
        <w:t xml:space="preserve"> there tomorrow.</w:t>
      </w:r>
    </w:p>
    <w:p w14:paraId="114CA95D" w14:textId="77777777" w:rsidR="00DE5447" w:rsidRDefault="00DE5447">
      <w:pPr>
        <w:pStyle w:val="ListParagraph"/>
        <w:numPr>
          <w:ilvl w:val="1"/>
          <w:numId w:val="97"/>
        </w:numPr>
        <w:spacing w:after="0"/>
      </w:pPr>
      <w:r>
        <w:rPr>
          <w:u w:val="single"/>
        </w:rPr>
        <w:t>Perhaps we’ll find</w:t>
      </w:r>
      <w:r>
        <w:t xml:space="preserve"> the treasure.</w:t>
      </w:r>
    </w:p>
    <w:p w14:paraId="450A0CE8" w14:textId="77777777" w:rsidR="00DE5447" w:rsidRDefault="00DE5447">
      <w:pPr>
        <w:pStyle w:val="ListParagraph"/>
        <w:numPr>
          <w:ilvl w:val="1"/>
          <w:numId w:val="97"/>
        </w:numPr>
        <w:spacing w:after="0"/>
      </w:pPr>
      <w:r>
        <w:rPr>
          <w:u w:val="single"/>
        </w:rPr>
        <w:t>They should read</w:t>
      </w:r>
      <w:r>
        <w:t xml:space="preserve"> the books.</w:t>
      </w:r>
    </w:p>
    <w:p w14:paraId="2D9DFBFF" w14:textId="77777777" w:rsidR="00DE5447" w:rsidRDefault="00DE5447" w:rsidP="00DE5447">
      <w:pPr>
        <w:spacing w:after="0"/>
      </w:pPr>
    </w:p>
    <w:p w14:paraId="20D925B4" w14:textId="77777777" w:rsidR="00DE5447" w:rsidRDefault="00DE5447" w:rsidP="00DE5447">
      <w:pPr>
        <w:spacing w:after="0"/>
      </w:pPr>
      <w:r>
        <w:t>*The examples above are all translations of hypothetical present subjunctives. Translations of other tenses will be addressed in the next two chapters. Note too that the translations of the subjunctive tend to refer to the future. All subjunctive tenses tend to “peek” into a tense (so the imperfect subjunctive addresses the present, etc.). There is therefore no such thing as a future subjunctive.</w:t>
      </w:r>
    </w:p>
    <w:p w14:paraId="4588297B" w14:textId="77777777" w:rsidR="00DE5447" w:rsidRDefault="00DE5447" w:rsidP="00DE5447">
      <w:pPr>
        <w:spacing w:after="0"/>
      </w:pPr>
    </w:p>
    <w:p w14:paraId="13AC2B47" w14:textId="77777777" w:rsidR="00DE5447" w:rsidRDefault="00DE5447" w:rsidP="00DE5447">
      <w:pPr>
        <w:pStyle w:val="Heading3"/>
      </w:pPr>
      <w:r>
        <w:t>Principles of Latin</w:t>
      </w:r>
    </w:p>
    <w:p w14:paraId="4F05033B" w14:textId="77777777" w:rsidR="00DE5447" w:rsidRDefault="00DE5447" w:rsidP="00DE5447">
      <w:pPr>
        <w:spacing w:after="0"/>
      </w:pPr>
      <w:r>
        <w:t>Whether the subjunctive is independent or dependent, the formation is the same. Because of the subjective relationship between the subject and verb, there is not always a straightforward translation. For this chapter, we’ll mainly use the potential subjunctive, but remember that there are other ways to translate the verb based on pattern and context.</w:t>
      </w:r>
    </w:p>
    <w:p w14:paraId="0E59D05E" w14:textId="77777777" w:rsidR="00DE5447" w:rsidRDefault="00DE5447" w:rsidP="00DE5447">
      <w:pPr>
        <w:spacing w:after="0"/>
      </w:pPr>
    </w:p>
    <w:p w14:paraId="269B6923" w14:textId="77777777" w:rsidR="00DE5447" w:rsidRDefault="00DE5447" w:rsidP="00DE5447">
      <w:pPr>
        <w:pStyle w:val="Heading5"/>
      </w:pPr>
      <w:r>
        <w:t>Independent Subjunctive patterns</w:t>
      </w:r>
    </w:p>
    <w:p w14:paraId="331D2607" w14:textId="77777777" w:rsidR="00DE5447" w:rsidRDefault="00DE5447" w:rsidP="00DE5447">
      <w:r>
        <w:t>Without context, it is difficult to know how to translate independent subjunctives. At times, the translation is ambiguous and up for interpretation. There are some additional vocabulary words that tell you what pattern to expect. These words do not have to be translated; they simply show the pattern. These words and their patterns should be memorized as part of your vocabulary.</w:t>
      </w:r>
    </w:p>
    <w:p w14:paraId="0048AADF" w14:textId="77777777" w:rsidR="00DE5447" w:rsidRPr="008D29DC" w:rsidRDefault="00DE5447">
      <w:pPr>
        <w:pStyle w:val="ListParagraph"/>
        <w:numPr>
          <w:ilvl w:val="0"/>
          <w:numId w:val="99"/>
        </w:numPr>
        <w:spacing w:after="0"/>
      </w:pPr>
      <w:r>
        <w:rPr>
          <w:i/>
        </w:rPr>
        <w:t>utinam</w:t>
      </w:r>
      <w:r>
        <w:t xml:space="preserve">: indicates the next subjunctive verb is </w:t>
      </w:r>
      <w:r w:rsidRPr="008D29DC">
        <w:rPr>
          <w:b/>
        </w:rPr>
        <w:t>optative</w:t>
      </w:r>
    </w:p>
    <w:p w14:paraId="7ECFD5B2" w14:textId="77777777" w:rsidR="00DE5447" w:rsidRPr="008D29DC" w:rsidRDefault="00DE5447">
      <w:pPr>
        <w:pStyle w:val="ListParagraph"/>
        <w:numPr>
          <w:ilvl w:val="0"/>
          <w:numId w:val="99"/>
        </w:numPr>
        <w:spacing w:after="0"/>
      </w:pPr>
      <w:r>
        <w:rPr>
          <w:i/>
        </w:rPr>
        <w:t>forsitan</w:t>
      </w:r>
      <w:r>
        <w:t xml:space="preserve">: indicates that the next subjunctive verb is </w:t>
      </w:r>
      <w:r>
        <w:rPr>
          <w:b/>
        </w:rPr>
        <w:t>potential</w:t>
      </w:r>
    </w:p>
    <w:p w14:paraId="0645FFB6" w14:textId="77777777" w:rsidR="00DE5447" w:rsidRDefault="00DE5447">
      <w:pPr>
        <w:pStyle w:val="ListParagraph"/>
        <w:numPr>
          <w:ilvl w:val="0"/>
          <w:numId w:val="99"/>
        </w:numPr>
        <w:spacing w:after="0"/>
      </w:pPr>
      <w:r>
        <w:t xml:space="preserve">A question mark at the end of a sentence (when the primary verb is subjunctive) shows that an editor has decided it is </w:t>
      </w:r>
      <w:r>
        <w:rPr>
          <w:b/>
        </w:rPr>
        <w:t>deliberative</w:t>
      </w:r>
    </w:p>
    <w:p w14:paraId="466F9626" w14:textId="77777777" w:rsidR="00DE5447" w:rsidRPr="008D29DC" w:rsidRDefault="00DE5447">
      <w:pPr>
        <w:pStyle w:val="ListParagraph"/>
        <w:numPr>
          <w:ilvl w:val="0"/>
          <w:numId w:val="99"/>
        </w:numPr>
        <w:spacing w:after="0"/>
      </w:pPr>
      <w:r>
        <w:t>None of these words are required for optative, potential, or deliberative subjunctives; they are like the signs that tell you to look out for deer, a railroad crossing, or falling rocks. Signs aren’t required for a deer to cross, but they alert you to their presence.</w:t>
      </w:r>
    </w:p>
    <w:p w14:paraId="41E01003" w14:textId="77777777" w:rsidR="00DE5447" w:rsidRDefault="00DE5447" w:rsidP="00DE5447">
      <w:pPr>
        <w:spacing w:after="0"/>
      </w:pPr>
    </w:p>
    <w:p w14:paraId="4BD3259F" w14:textId="77777777" w:rsidR="00DE5447" w:rsidRDefault="00DE5447" w:rsidP="00DE5447">
      <w:pPr>
        <w:pStyle w:val="Heading5"/>
      </w:pPr>
      <w:r>
        <w:t>Present subjunctive</w:t>
      </w:r>
    </w:p>
    <w:p w14:paraId="7E571921" w14:textId="77777777" w:rsidR="00DE5447" w:rsidRDefault="00DE5447" w:rsidP="00DE5447">
      <w:r>
        <w:t xml:space="preserve">Start with the mnemonic device </w:t>
      </w:r>
      <w:r>
        <w:rPr>
          <w:i/>
        </w:rPr>
        <w:t>w</w:t>
      </w:r>
      <w:r w:rsidRPr="00125319">
        <w:rPr>
          <w:i/>
          <w:u w:val="single"/>
        </w:rPr>
        <w:t>e</w:t>
      </w:r>
      <w:r>
        <w:rPr>
          <w:i/>
        </w:rPr>
        <w:t xml:space="preserve"> b</w:t>
      </w:r>
      <w:r w:rsidRPr="00125319">
        <w:rPr>
          <w:i/>
          <w:u w:val="single"/>
        </w:rPr>
        <w:t>ea</w:t>
      </w:r>
      <w:r>
        <w:rPr>
          <w:i/>
        </w:rPr>
        <w:t xml:space="preserve">t </w:t>
      </w:r>
      <w:r w:rsidRPr="00125319">
        <w:rPr>
          <w:i/>
          <w:u w:val="single"/>
        </w:rPr>
        <w:t>a</w:t>
      </w:r>
      <w:r>
        <w:rPr>
          <w:i/>
        </w:rPr>
        <w:t xml:space="preserve"> l</w:t>
      </w:r>
      <w:r w:rsidRPr="00125319">
        <w:rPr>
          <w:i/>
          <w:u w:val="single"/>
        </w:rPr>
        <w:t>ia</w:t>
      </w:r>
      <w:r>
        <w:rPr>
          <w:i/>
        </w:rPr>
        <w:t>r</w:t>
      </w:r>
      <w:r>
        <w:t xml:space="preserve"> (there are many variations available online, but any with the vowel pattern work just fine). To form the present subjunctive, simply replace the thematic vowel and add personal endings:</w:t>
      </w:r>
    </w:p>
    <w:p w14:paraId="6E6BF50E" w14:textId="77777777" w:rsidR="00DE5447" w:rsidRDefault="00DE5447" w:rsidP="00DE5447">
      <w:r>
        <w:t>1</w:t>
      </w:r>
      <w:r w:rsidRPr="00125319">
        <w:rPr>
          <w:vertAlign w:val="superscript"/>
        </w:rPr>
        <w:t>st</w:t>
      </w:r>
      <w:r>
        <w:t xml:space="preserve"> conjugation (</w:t>
      </w:r>
      <w:r>
        <w:rPr>
          <w:i/>
        </w:rPr>
        <w:t>ā</w:t>
      </w:r>
      <w:r>
        <w:t xml:space="preserve">) -&gt; </w:t>
      </w:r>
      <w:r>
        <w:rPr>
          <w:i/>
        </w:rPr>
        <w:t>e</w:t>
      </w:r>
      <w:r>
        <w:br/>
        <w:t>2</w:t>
      </w:r>
      <w:r w:rsidRPr="00125319">
        <w:rPr>
          <w:vertAlign w:val="superscript"/>
        </w:rPr>
        <w:t>nd</w:t>
      </w:r>
      <w:r>
        <w:t xml:space="preserve"> conjugation (</w:t>
      </w:r>
      <w:r>
        <w:rPr>
          <w:i/>
        </w:rPr>
        <w:t>ē</w:t>
      </w:r>
      <w:r>
        <w:t xml:space="preserve">) -&gt; </w:t>
      </w:r>
      <w:r>
        <w:rPr>
          <w:i/>
        </w:rPr>
        <w:t>ea</w:t>
      </w:r>
      <w:r>
        <w:br/>
        <w:t>3</w:t>
      </w:r>
      <w:r w:rsidRPr="00125319">
        <w:rPr>
          <w:vertAlign w:val="superscript"/>
        </w:rPr>
        <w:t>rd</w:t>
      </w:r>
      <w:r>
        <w:t xml:space="preserve"> conjugation (</w:t>
      </w:r>
      <w:r>
        <w:rPr>
          <w:i/>
        </w:rPr>
        <w:t>e</w:t>
      </w:r>
      <w:r w:rsidRPr="00125319">
        <w:t>)</w:t>
      </w:r>
      <w:r>
        <w:t xml:space="preserve"> -&gt; </w:t>
      </w:r>
      <w:r>
        <w:rPr>
          <w:i/>
        </w:rPr>
        <w:t>a</w:t>
      </w:r>
      <w:r>
        <w:rPr>
          <w:i/>
        </w:rPr>
        <w:br/>
      </w:r>
      <w:r>
        <w:t>4</w:t>
      </w:r>
      <w:r w:rsidRPr="00125319">
        <w:rPr>
          <w:vertAlign w:val="superscript"/>
        </w:rPr>
        <w:t>th</w:t>
      </w:r>
      <w:r>
        <w:t xml:space="preserve"> conjugation (</w:t>
      </w:r>
      <w:r>
        <w:rPr>
          <w:i/>
        </w:rPr>
        <w:t>ī</w:t>
      </w:r>
      <w:r>
        <w:t xml:space="preserve">) -&gt; </w:t>
      </w:r>
      <w:r>
        <w:rPr>
          <w:i/>
        </w:rPr>
        <w:t>ia</w:t>
      </w:r>
      <w:r>
        <w:t xml:space="preserve"> </w:t>
      </w:r>
      <w:r>
        <w:br/>
        <w:t>***(3</w:t>
      </w:r>
      <w:r w:rsidRPr="00125319">
        <w:rPr>
          <w:vertAlign w:val="superscript"/>
        </w:rPr>
        <w:t>rd</w:t>
      </w:r>
      <w:r>
        <w:t xml:space="preserve"> –io, like often, follows the pattern of 4</w:t>
      </w:r>
      <w:r w:rsidRPr="00125319">
        <w:rPr>
          <w:vertAlign w:val="superscript"/>
        </w:rPr>
        <w:t>th</w:t>
      </w:r>
      <w:r>
        <w:t xml:space="preserve"> conjugation)</w:t>
      </w:r>
    </w:p>
    <w:tbl>
      <w:tblPr>
        <w:tblStyle w:val="TableGrid"/>
        <w:tblW w:w="9526" w:type="dxa"/>
        <w:tblLook w:val="04A0" w:firstRow="1" w:lastRow="0" w:firstColumn="1" w:lastColumn="0" w:noHBand="0" w:noVBand="1"/>
      </w:tblPr>
      <w:tblGrid>
        <w:gridCol w:w="1369"/>
        <w:gridCol w:w="1631"/>
        <w:gridCol w:w="1631"/>
        <w:gridCol w:w="1632"/>
        <w:gridCol w:w="1631"/>
        <w:gridCol w:w="1632"/>
      </w:tblGrid>
      <w:tr w:rsidR="00DE5447" w14:paraId="6D74E473" w14:textId="77777777" w:rsidTr="0025579E">
        <w:trPr>
          <w:trHeight w:val="547"/>
        </w:trPr>
        <w:tc>
          <w:tcPr>
            <w:tcW w:w="1369" w:type="dxa"/>
          </w:tcPr>
          <w:p w14:paraId="3EA513D8" w14:textId="77777777" w:rsidR="00DE5447" w:rsidRDefault="00DE5447" w:rsidP="0025579E">
            <w:pPr>
              <w:pStyle w:val="Heading5"/>
            </w:pPr>
            <w:r>
              <w:t>Active</w:t>
            </w:r>
          </w:p>
        </w:tc>
        <w:tc>
          <w:tcPr>
            <w:tcW w:w="1631" w:type="dxa"/>
          </w:tcPr>
          <w:p w14:paraId="5DF725C0" w14:textId="77777777" w:rsidR="00DE5447" w:rsidRDefault="00DE5447" w:rsidP="0025579E">
            <w:r>
              <w:t>1</w:t>
            </w:r>
            <w:r w:rsidRPr="0058032C">
              <w:rPr>
                <w:vertAlign w:val="superscript"/>
              </w:rPr>
              <w:t>st</w:t>
            </w:r>
            <w:r>
              <w:t xml:space="preserve"> conjugation</w:t>
            </w:r>
          </w:p>
        </w:tc>
        <w:tc>
          <w:tcPr>
            <w:tcW w:w="1631" w:type="dxa"/>
          </w:tcPr>
          <w:p w14:paraId="6D70203F" w14:textId="77777777" w:rsidR="00DE5447" w:rsidRDefault="00DE5447" w:rsidP="0025579E">
            <w:r>
              <w:t>2</w:t>
            </w:r>
            <w:r w:rsidRPr="0058032C">
              <w:rPr>
                <w:vertAlign w:val="superscript"/>
              </w:rPr>
              <w:t>nd</w:t>
            </w:r>
            <w:r>
              <w:t xml:space="preserve"> conjugation</w:t>
            </w:r>
          </w:p>
        </w:tc>
        <w:tc>
          <w:tcPr>
            <w:tcW w:w="1632" w:type="dxa"/>
          </w:tcPr>
          <w:p w14:paraId="01920781" w14:textId="77777777" w:rsidR="00DE5447" w:rsidRDefault="00DE5447" w:rsidP="0025579E">
            <w:r>
              <w:t>3</w:t>
            </w:r>
            <w:r w:rsidRPr="0058032C">
              <w:rPr>
                <w:vertAlign w:val="superscript"/>
              </w:rPr>
              <w:t>rd</w:t>
            </w:r>
            <w:r>
              <w:t xml:space="preserve"> conjugation</w:t>
            </w:r>
          </w:p>
        </w:tc>
        <w:tc>
          <w:tcPr>
            <w:tcW w:w="1631" w:type="dxa"/>
          </w:tcPr>
          <w:p w14:paraId="5A3681A8" w14:textId="77777777" w:rsidR="00DE5447" w:rsidRDefault="00DE5447" w:rsidP="0025579E">
            <w:r>
              <w:t>4</w:t>
            </w:r>
            <w:r w:rsidRPr="0058032C">
              <w:rPr>
                <w:vertAlign w:val="superscript"/>
              </w:rPr>
              <w:t>th</w:t>
            </w:r>
            <w:r>
              <w:t xml:space="preserve"> conjugation</w:t>
            </w:r>
          </w:p>
        </w:tc>
        <w:tc>
          <w:tcPr>
            <w:tcW w:w="1632" w:type="dxa"/>
          </w:tcPr>
          <w:p w14:paraId="7818E0CC" w14:textId="77777777" w:rsidR="00DE5447" w:rsidRDefault="00DE5447" w:rsidP="0025579E">
            <w:r>
              <w:t>3</w:t>
            </w:r>
            <w:r w:rsidRPr="0058032C">
              <w:rPr>
                <w:vertAlign w:val="superscript"/>
              </w:rPr>
              <w:t>rd</w:t>
            </w:r>
            <w:r>
              <w:t xml:space="preserve"> –io conjugation</w:t>
            </w:r>
          </w:p>
        </w:tc>
      </w:tr>
      <w:tr w:rsidR="00DE5447" w14:paraId="465957FD" w14:textId="77777777" w:rsidTr="0025579E">
        <w:trPr>
          <w:trHeight w:val="273"/>
        </w:trPr>
        <w:tc>
          <w:tcPr>
            <w:tcW w:w="9526" w:type="dxa"/>
            <w:gridSpan w:val="6"/>
          </w:tcPr>
          <w:p w14:paraId="386CF0A9" w14:textId="77777777" w:rsidR="00DE5447" w:rsidRDefault="00DE5447" w:rsidP="0025579E">
            <w:pPr>
              <w:jc w:val="center"/>
            </w:pPr>
            <w:r>
              <w:t>Singular</w:t>
            </w:r>
          </w:p>
        </w:tc>
      </w:tr>
      <w:tr w:rsidR="00DE5447" w14:paraId="6D61E614" w14:textId="77777777" w:rsidTr="0025579E">
        <w:trPr>
          <w:trHeight w:val="273"/>
        </w:trPr>
        <w:tc>
          <w:tcPr>
            <w:tcW w:w="1369" w:type="dxa"/>
          </w:tcPr>
          <w:p w14:paraId="6C916185" w14:textId="77777777" w:rsidR="00DE5447" w:rsidRDefault="00DE5447" w:rsidP="0025579E">
            <w:r>
              <w:t>1</w:t>
            </w:r>
            <w:r w:rsidRPr="0058032C">
              <w:rPr>
                <w:vertAlign w:val="superscript"/>
              </w:rPr>
              <w:t>st</w:t>
            </w:r>
            <w:r>
              <w:t xml:space="preserve"> singular</w:t>
            </w:r>
          </w:p>
        </w:tc>
        <w:tc>
          <w:tcPr>
            <w:tcW w:w="1631" w:type="dxa"/>
          </w:tcPr>
          <w:p w14:paraId="205718A4" w14:textId="77777777" w:rsidR="00DE5447" w:rsidRDefault="00DE5447" w:rsidP="0025579E">
            <w:r>
              <w:t>voc</w:t>
            </w:r>
            <w:r w:rsidRPr="000B28ED">
              <w:rPr>
                <w:b/>
              </w:rPr>
              <w:t>e</w:t>
            </w:r>
            <w:r>
              <w:t>m</w:t>
            </w:r>
          </w:p>
        </w:tc>
        <w:tc>
          <w:tcPr>
            <w:tcW w:w="1631" w:type="dxa"/>
          </w:tcPr>
          <w:p w14:paraId="4858FFA7" w14:textId="77777777" w:rsidR="00DE5447" w:rsidRDefault="00DE5447" w:rsidP="0025579E">
            <w:r>
              <w:t>vid</w:t>
            </w:r>
            <w:r w:rsidRPr="000B28ED">
              <w:rPr>
                <w:b/>
              </w:rPr>
              <w:t>ea</w:t>
            </w:r>
            <w:r>
              <w:t>m</w:t>
            </w:r>
          </w:p>
        </w:tc>
        <w:tc>
          <w:tcPr>
            <w:tcW w:w="1632" w:type="dxa"/>
          </w:tcPr>
          <w:p w14:paraId="19548CBA" w14:textId="77777777" w:rsidR="00DE5447" w:rsidRDefault="00DE5447" w:rsidP="0025579E">
            <w:r>
              <w:t>reg</w:t>
            </w:r>
            <w:r w:rsidRPr="000B28ED">
              <w:rPr>
                <w:b/>
              </w:rPr>
              <w:t>a</w:t>
            </w:r>
            <w:r>
              <w:t>m</w:t>
            </w:r>
          </w:p>
        </w:tc>
        <w:tc>
          <w:tcPr>
            <w:tcW w:w="1631" w:type="dxa"/>
          </w:tcPr>
          <w:p w14:paraId="5BA773FD" w14:textId="77777777" w:rsidR="00DE5447" w:rsidRDefault="00DE5447" w:rsidP="0025579E">
            <w:r>
              <w:t>aud</w:t>
            </w:r>
            <w:r w:rsidRPr="000B28ED">
              <w:rPr>
                <w:b/>
              </w:rPr>
              <w:t>ia</w:t>
            </w:r>
            <w:r>
              <w:t>m</w:t>
            </w:r>
          </w:p>
        </w:tc>
        <w:tc>
          <w:tcPr>
            <w:tcW w:w="1632" w:type="dxa"/>
          </w:tcPr>
          <w:p w14:paraId="4219A87F" w14:textId="77777777" w:rsidR="00DE5447" w:rsidRDefault="00DE5447" w:rsidP="0025579E">
            <w:r>
              <w:t>cap</w:t>
            </w:r>
            <w:r w:rsidRPr="000B28ED">
              <w:rPr>
                <w:b/>
              </w:rPr>
              <w:t>ia</w:t>
            </w:r>
            <w:r>
              <w:t>m</w:t>
            </w:r>
          </w:p>
        </w:tc>
      </w:tr>
      <w:tr w:rsidR="00DE5447" w14:paraId="51FD64E9" w14:textId="77777777" w:rsidTr="0025579E">
        <w:trPr>
          <w:trHeight w:val="263"/>
        </w:trPr>
        <w:tc>
          <w:tcPr>
            <w:tcW w:w="1369" w:type="dxa"/>
          </w:tcPr>
          <w:p w14:paraId="5FC47437" w14:textId="77777777" w:rsidR="00DE5447" w:rsidRDefault="00DE5447" w:rsidP="0025579E">
            <w:r>
              <w:t>2</w:t>
            </w:r>
            <w:r w:rsidRPr="0058032C">
              <w:rPr>
                <w:vertAlign w:val="superscript"/>
              </w:rPr>
              <w:t>nd</w:t>
            </w:r>
            <w:r>
              <w:t xml:space="preserve"> singular</w:t>
            </w:r>
          </w:p>
        </w:tc>
        <w:tc>
          <w:tcPr>
            <w:tcW w:w="1631" w:type="dxa"/>
          </w:tcPr>
          <w:p w14:paraId="0EAB51DA" w14:textId="77777777" w:rsidR="00DE5447" w:rsidRDefault="00DE5447" w:rsidP="0025579E">
            <w:r>
              <w:t>voc</w:t>
            </w:r>
            <w:r w:rsidRPr="000B28ED">
              <w:rPr>
                <w:b/>
              </w:rPr>
              <w:t>ē</w:t>
            </w:r>
            <w:r>
              <w:t>s</w:t>
            </w:r>
          </w:p>
        </w:tc>
        <w:tc>
          <w:tcPr>
            <w:tcW w:w="1631" w:type="dxa"/>
          </w:tcPr>
          <w:p w14:paraId="5D6FD2F0" w14:textId="77777777" w:rsidR="00DE5447" w:rsidRDefault="00DE5447" w:rsidP="0025579E">
            <w:r>
              <w:t>vid</w:t>
            </w:r>
            <w:r w:rsidRPr="000B28ED">
              <w:rPr>
                <w:b/>
              </w:rPr>
              <w:t>eā</w:t>
            </w:r>
            <w:r>
              <w:t>s</w:t>
            </w:r>
          </w:p>
        </w:tc>
        <w:tc>
          <w:tcPr>
            <w:tcW w:w="1632" w:type="dxa"/>
          </w:tcPr>
          <w:p w14:paraId="25FC2A9D" w14:textId="77777777" w:rsidR="00DE5447" w:rsidRDefault="00DE5447" w:rsidP="0025579E">
            <w:r>
              <w:t>reg</w:t>
            </w:r>
            <w:r w:rsidRPr="000B28ED">
              <w:rPr>
                <w:b/>
              </w:rPr>
              <w:t>a</w:t>
            </w:r>
            <w:r>
              <w:t>s</w:t>
            </w:r>
          </w:p>
        </w:tc>
        <w:tc>
          <w:tcPr>
            <w:tcW w:w="1631" w:type="dxa"/>
          </w:tcPr>
          <w:p w14:paraId="55FB9250" w14:textId="77777777" w:rsidR="00DE5447" w:rsidRDefault="00DE5447" w:rsidP="0025579E">
            <w:r>
              <w:t>aud</w:t>
            </w:r>
            <w:r w:rsidRPr="000B28ED">
              <w:rPr>
                <w:b/>
              </w:rPr>
              <w:t>iā</w:t>
            </w:r>
            <w:r>
              <w:t>s</w:t>
            </w:r>
          </w:p>
        </w:tc>
        <w:tc>
          <w:tcPr>
            <w:tcW w:w="1632" w:type="dxa"/>
          </w:tcPr>
          <w:p w14:paraId="2F28F9A1" w14:textId="77777777" w:rsidR="00DE5447" w:rsidRDefault="00DE5447" w:rsidP="0025579E">
            <w:r>
              <w:t>cap</w:t>
            </w:r>
            <w:r w:rsidRPr="000B28ED">
              <w:rPr>
                <w:b/>
              </w:rPr>
              <w:t>iā</w:t>
            </w:r>
            <w:r>
              <w:t>s</w:t>
            </w:r>
          </w:p>
        </w:tc>
      </w:tr>
      <w:tr w:rsidR="00DE5447" w14:paraId="16F7A30F" w14:textId="77777777" w:rsidTr="0025579E">
        <w:trPr>
          <w:trHeight w:val="273"/>
        </w:trPr>
        <w:tc>
          <w:tcPr>
            <w:tcW w:w="1369" w:type="dxa"/>
          </w:tcPr>
          <w:p w14:paraId="01152D2B" w14:textId="77777777" w:rsidR="00DE5447" w:rsidRDefault="00DE5447" w:rsidP="0025579E">
            <w:r>
              <w:t>3</w:t>
            </w:r>
            <w:r w:rsidRPr="0058032C">
              <w:rPr>
                <w:vertAlign w:val="superscript"/>
              </w:rPr>
              <w:t>rd</w:t>
            </w:r>
            <w:r>
              <w:t xml:space="preserve"> singular</w:t>
            </w:r>
          </w:p>
        </w:tc>
        <w:tc>
          <w:tcPr>
            <w:tcW w:w="1631" w:type="dxa"/>
          </w:tcPr>
          <w:p w14:paraId="24727B07" w14:textId="77777777" w:rsidR="00DE5447" w:rsidRDefault="00DE5447" w:rsidP="0025579E">
            <w:r>
              <w:t>voc</w:t>
            </w:r>
            <w:r w:rsidRPr="000B28ED">
              <w:rPr>
                <w:b/>
              </w:rPr>
              <w:t>e</w:t>
            </w:r>
            <w:r>
              <w:t>t</w:t>
            </w:r>
          </w:p>
        </w:tc>
        <w:tc>
          <w:tcPr>
            <w:tcW w:w="1631" w:type="dxa"/>
          </w:tcPr>
          <w:p w14:paraId="56E67C0E" w14:textId="77777777" w:rsidR="00DE5447" w:rsidRDefault="00DE5447" w:rsidP="0025579E">
            <w:r>
              <w:t>vid</w:t>
            </w:r>
            <w:r w:rsidRPr="000B28ED">
              <w:rPr>
                <w:b/>
              </w:rPr>
              <w:t>ea</w:t>
            </w:r>
            <w:r>
              <w:t>t</w:t>
            </w:r>
          </w:p>
        </w:tc>
        <w:tc>
          <w:tcPr>
            <w:tcW w:w="1632" w:type="dxa"/>
          </w:tcPr>
          <w:p w14:paraId="6332197C" w14:textId="77777777" w:rsidR="00DE5447" w:rsidRDefault="00DE5447" w:rsidP="0025579E">
            <w:r>
              <w:t>reg</w:t>
            </w:r>
            <w:r w:rsidRPr="000B28ED">
              <w:rPr>
                <w:b/>
              </w:rPr>
              <w:t>a</w:t>
            </w:r>
            <w:r>
              <w:t>t</w:t>
            </w:r>
          </w:p>
        </w:tc>
        <w:tc>
          <w:tcPr>
            <w:tcW w:w="1631" w:type="dxa"/>
          </w:tcPr>
          <w:p w14:paraId="14089DF7" w14:textId="77777777" w:rsidR="00DE5447" w:rsidRDefault="00DE5447" w:rsidP="0025579E">
            <w:r>
              <w:t>aud</w:t>
            </w:r>
            <w:r w:rsidRPr="000B28ED">
              <w:rPr>
                <w:b/>
              </w:rPr>
              <w:t>ia</w:t>
            </w:r>
            <w:r>
              <w:t>t</w:t>
            </w:r>
          </w:p>
        </w:tc>
        <w:tc>
          <w:tcPr>
            <w:tcW w:w="1632" w:type="dxa"/>
          </w:tcPr>
          <w:p w14:paraId="29A0C022" w14:textId="77777777" w:rsidR="00DE5447" w:rsidRDefault="00DE5447" w:rsidP="0025579E">
            <w:r>
              <w:t>cap</w:t>
            </w:r>
            <w:r w:rsidRPr="000B28ED">
              <w:rPr>
                <w:b/>
              </w:rPr>
              <w:t>ia</w:t>
            </w:r>
            <w:r>
              <w:t>t</w:t>
            </w:r>
          </w:p>
        </w:tc>
      </w:tr>
      <w:tr w:rsidR="00DE5447" w14:paraId="20DD146F" w14:textId="77777777" w:rsidTr="0025579E">
        <w:trPr>
          <w:trHeight w:val="273"/>
        </w:trPr>
        <w:tc>
          <w:tcPr>
            <w:tcW w:w="9526" w:type="dxa"/>
            <w:gridSpan w:val="6"/>
          </w:tcPr>
          <w:p w14:paraId="35372D99" w14:textId="77777777" w:rsidR="00DE5447" w:rsidRDefault="00DE5447" w:rsidP="0025579E">
            <w:pPr>
              <w:jc w:val="center"/>
            </w:pPr>
            <w:r>
              <w:t>Plural</w:t>
            </w:r>
          </w:p>
        </w:tc>
      </w:tr>
      <w:tr w:rsidR="00DE5447" w14:paraId="4F8F8075" w14:textId="77777777" w:rsidTr="0025579E">
        <w:trPr>
          <w:trHeight w:val="273"/>
        </w:trPr>
        <w:tc>
          <w:tcPr>
            <w:tcW w:w="1369" w:type="dxa"/>
          </w:tcPr>
          <w:p w14:paraId="5C65B599" w14:textId="77777777" w:rsidR="00DE5447" w:rsidRDefault="00DE5447" w:rsidP="0025579E">
            <w:r>
              <w:t>1</w:t>
            </w:r>
            <w:r w:rsidRPr="0058032C">
              <w:rPr>
                <w:vertAlign w:val="superscript"/>
              </w:rPr>
              <w:t>st</w:t>
            </w:r>
            <w:r>
              <w:t xml:space="preserve"> plural</w:t>
            </w:r>
          </w:p>
        </w:tc>
        <w:tc>
          <w:tcPr>
            <w:tcW w:w="1631" w:type="dxa"/>
          </w:tcPr>
          <w:p w14:paraId="44F48F2A" w14:textId="77777777" w:rsidR="00DE5447" w:rsidRDefault="00DE5447" w:rsidP="0025579E">
            <w:r>
              <w:t>voc</w:t>
            </w:r>
            <w:r w:rsidRPr="000B28ED">
              <w:rPr>
                <w:b/>
              </w:rPr>
              <w:t>ē</w:t>
            </w:r>
            <w:r>
              <w:t>mus</w:t>
            </w:r>
          </w:p>
        </w:tc>
        <w:tc>
          <w:tcPr>
            <w:tcW w:w="1631" w:type="dxa"/>
          </w:tcPr>
          <w:p w14:paraId="75251D44" w14:textId="77777777" w:rsidR="00DE5447" w:rsidRDefault="00DE5447" w:rsidP="0025579E">
            <w:r>
              <w:t>vid</w:t>
            </w:r>
            <w:r w:rsidRPr="000B28ED">
              <w:rPr>
                <w:b/>
              </w:rPr>
              <w:t>eā</w:t>
            </w:r>
            <w:r>
              <w:t>mus</w:t>
            </w:r>
          </w:p>
        </w:tc>
        <w:tc>
          <w:tcPr>
            <w:tcW w:w="1632" w:type="dxa"/>
          </w:tcPr>
          <w:p w14:paraId="2BE09FD5" w14:textId="77777777" w:rsidR="00DE5447" w:rsidRDefault="00DE5447" w:rsidP="0025579E">
            <w:r>
              <w:t>reg</w:t>
            </w:r>
            <w:r w:rsidRPr="000B28ED">
              <w:rPr>
                <w:b/>
              </w:rPr>
              <w:t>a</w:t>
            </w:r>
            <w:r>
              <w:t>mus</w:t>
            </w:r>
          </w:p>
        </w:tc>
        <w:tc>
          <w:tcPr>
            <w:tcW w:w="1631" w:type="dxa"/>
          </w:tcPr>
          <w:p w14:paraId="63607808" w14:textId="77777777" w:rsidR="00DE5447" w:rsidRDefault="00DE5447" w:rsidP="0025579E">
            <w:r>
              <w:t>aud</w:t>
            </w:r>
            <w:r w:rsidRPr="000B28ED">
              <w:rPr>
                <w:b/>
              </w:rPr>
              <w:t>iā</w:t>
            </w:r>
            <w:r>
              <w:t>mus</w:t>
            </w:r>
          </w:p>
        </w:tc>
        <w:tc>
          <w:tcPr>
            <w:tcW w:w="1632" w:type="dxa"/>
          </w:tcPr>
          <w:p w14:paraId="06E9B9F4" w14:textId="77777777" w:rsidR="00DE5447" w:rsidRDefault="00DE5447" w:rsidP="0025579E">
            <w:r>
              <w:t>cap</w:t>
            </w:r>
            <w:r w:rsidRPr="000B28ED">
              <w:rPr>
                <w:b/>
              </w:rPr>
              <w:t>iā</w:t>
            </w:r>
            <w:r>
              <w:t>mus</w:t>
            </w:r>
          </w:p>
        </w:tc>
      </w:tr>
      <w:tr w:rsidR="00DE5447" w14:paraId="2E5BFB39" w14:textId="77777777" w:rsidTr="0025579E">
        <w:trPr>
          <w:trHeight w:val="273"/>
        </w:trPr>
        <w:tc>
          <w:tcPr>
            <w:tcW w:w="1369" w:type="dxa"/>
          </w:tcPr>
          <w:p w14:paraId="4F3FF8E5" w14:textId="77777777" w:rsidR="00DE5447" w:rsidRDefault="00DE5447" w:rsidP="0025579E">
            <w:r>
              <w:t>2</w:t>
            </w:r>
            <w:r w:rsidRPr="0058032C">
              <w:rPr>
                <w:vertAlign w:val="superscript"/>
              </w:rPr>
              <w:t>nd</w:t>
            </w:r>
            <w:r>
              <w:t xml:space="preserve"> plural</w:t>
            </w:r>
          </w:p>
        </w:tc>
        <w:tc>
          <w:tcPr>
            <w:tcW w:w="1631" w:type="dxa"/>
          </w:tcPr>
          <w:p w14:paraId="643C54B6" w14:textId="77777777" w:rsidR="00DE5447" w:rsidRDefault="00DE5447" w:rsidP="0025579E">
            <w:r>
              <w:t>voc</w:t>
            </w:r>
            <w:r w:rsidRPr="000B28ED">
              <w:rPr>
                <w:b/>
              </w:rPr>
              <w:t>ē</w:t>
            </w:r>
            <w:r>
              <w:t>tis</w:t>
            </w:r>
          </w:p>
        </w:tc>
        <w:tc>
          <w:tcPr>
            <w:tcW w:w="1631" w:type="dxa"/>
          </w:tcPr>
          <w:p w14:paraId="798ABD0E" w14:textId="77777777" w:rsidR="00DE5447" w:rsidRDefault="00DE5447" w:rsidP="0025579E">
            <w:r>
              <w:t>vid</w:t>
            </w:r>
            <w:r w:rsidRPr="000B28ED">
              <w:rPr>
                <w:b/>
              </w:rPr>
              <w:t>eā</w:t>
            </w:r>
            <w:r>
              <w:t>tis</w:t>
            </w:r>
          </w:p>
        </w:tc>
        <w:tc>
          <w:tcPr>
            <w:tcW w:w="1632" w:type="dxa"/>
          </w:tcPr>
          <w:p w14:paraId="5A83B45A" w14:textId="77777777" w:rsidR="00DE5447" w:rsidRDefault="00DE5447" w:rsidP="0025579E">
            <w:r>
              <w:t>reg</w:t>
            </w:r>
            <w:r w:rsidRPr="000B28ED">
              <w:rPr>
                <w:b/>
              </w:rPr>
              <w:t>a</w:t>
            </w:r>
            <w:r>
              <w:t>tis</w:t>
            </w:r>
          </w:p>
        </w:tc>
        <w:tc>
          <w:tcPr>
            <w:tcW w:w="1631" w:type="dxa"/>
          </w:tcPr>
          <w:p w14:paraId="09AABAB0" w14:textId="77777777" w:rsidR="00DE5447" w:rsidRDefault="00DE5447" w:rsidP="0025579E">
            <w:r>
              <w:t>aud</w:t>
            </w:r>
            <w:r w:rsidRPr="000B28ED">
              <w:rPr>
                <w:b/>
              </w:rPr>
              <w:t>iā</w:t>
            </w:r>
            <w:r>
              <w:t>tis</w:t>
            </w:r>
          </w:p>
        </w:tc>
        <w:tc>
          <w:tcPr>
            <w:tcW w:w="1632" w:type="dxa"/>
          </w:tcPr>
          <w:p w14:paraId="75C8AB2E" w14:textId="77777777" w:rsidR="00DE5447" w:rsidRDefault="00DE5447" w:rsidP="0025579E">
            <w:r>
              <w:t>cap</w:t>
            </w:r>
            <w:r w:rsidRPr="000B28ED">
              <w:rPr>
                <w:b/>
              </w:rPr>
              <w:t>iā</w:t>
            </w:r>
            <w:r>
              <w:t>tis</w:t>
            </w:r>
          </w:p>
        </w:tc>
      </w:tr>
      <w:tr w:rsidR="00DE5447" w14:paraId="73AC1AAC" w14:textId="77777777" w:rsidTr="0025579E">
        <w:trPr>
          <w:trHeight w:val="273"/>
        </w:trPr>
        <w:tc>
          <w:tcPr>
            <w:tcW w:w="1369" w:type="dxa"/>
          </w:tcPr>
          <w:p w14:paraId="19C188C2" w14:textId="77777777" w:rsidR="00DE5447" w:rsidRDefault="00DE5447" w:rsidP="0025579E">
            <w:r>
              <w:t>3</w:t>
            </w:r>
            <w:r w:rsidRPr="0058032C">
              <w:rPr>
                <w:vertAlign w:val="superscript"/>
              </w:rPr>
              <w:t>rd</w:t>
            </w:r>
            <w:r>
              <w:t xml:space="preserve"> plural</w:t>
            </w:r>
          </w:p>
        </w:tc>
        <w:tc>
          <w:tcPr>
            <w:tcW w:w="1631" w:type="dxa"/>
          </w:tcPr>
          <w:p w14:paraId="30A84628" w14:textId="77777777" w:rsidR="00DE5447" w:rsidRDefault="00DE5447" w:rsidP="0025579E">
            <w:r>
              <w:t>voc</w:t>
            </w:r>
            <w:r w:rsidRPr="000B28ED">
              <w:rPr>
                <w:b/>
              </w:rPr>
              <w:t>e</w:t>
            </w:r>
            <w:r>
              <w:t>nt</w:t>
            </w:r>
          </w:p>
        </w:tc>
        <w:tc>
          <w:tcPr>
            <w:tcW w:w="1631" w:type="dxa"/>
          </w:tcPr>
          <w:p w14:paraId="4298318A" w14:textId="77777777" w:rsidR="00DE5447" w:rsidRDefault="00DE5447" w:rsidP="0025579E">
            <w:r>
              <w:t>vid</w:t>
            </w:r>
            <w:r w:rsidRPr="000B28ED">
              <w:rPr>
                <w:b/>
              </w:rPr>
              <w:t>ea</w:t>
            </w:r>
            <w:r>
              <w:t>nt</w:t>
            </w:r>
          </w:p>
        </w:tc>
        <w:tc>
          <w:tcPr>
            <w:tcW w:w="1632" w:type="dxa"/>
          </w:tcPr>
          <w:p w14:paraId="63B16022" w14:textId="77777777" w:rsidR="00DE5447" w:rsidRDefault="00DE5447" w:rsidP="0025579E">
            <w:r>
              <w:t>reg</w:t>
            </w:r>
            <w:r w:rsidRPr="000B28ED">
              <w:rPr>
                <w:b/>
              </w:rPr>
              <w:t>a</w:t>
            </w:r>
            <w:r>
              <w:t>nt</w:t>
            </w:r>
          </w:p>
        </w:tc>
        <w:tc>
          <w:tcPr>
            <w:tcW w:w="1631" w:type="dxa"/>
          </w:tcPr>
          <w:p w14:paraId="26C1F2DC" w14:textId="77777777" w:rsidR="00DE5447" w:rsidRDefault="00DE5447" w:rsidP="0025579E">
            <w:r>
              <w:t>aud</w:t>
            </w:r>
            <w:r w:rsidRPr="000B28ED">
              <w:rPr>
                <w:b/>
              </w:rPr>
              <w:t>ia</w:t>
            </w:r>
            <w:r>
              <w:t>nt</w:t>
            </w:r>
          </w:p>
        </w:tc>
        <w:tc>
          <w:tcPr>
            <w:tcW w:w="1632" w:type="dxa"/>
          </w:tcPr>
          <w:p w14:paraId="798EBB15" w14:textId="77777777" w:rsidR="00DE5447" w:rsidRDefault="00DE5447" w:rsidP="0025579E">
            <w:r>
              <w:t>cap</w:t>
            </w:r>
            <w:r w:rsidRPr="000B28ED">
              <w:rPr>
                <w:b/>
              </w:rPr>
              <w:t>ia</w:t>
            </w:r>
            <w:r>
              <w:t>nt</w:t>
            </w:r>
          </w:p>
        </w:tc>
      </w:tr>
    </w:tbl>
    <w:p w14:paraId="2C88370A" w14:textId="77777777" w:rsidR="00DE5447" w:rsidRDefault="00DE5447" w:rsidP="00DE5447"/>
    <w:p w14:paraId="00B44C89" w14:textId="77777777" w:rsidR="00DE5447" w:rsidRDefault="00DE5447" w:rsidP="00DE5447">
      <w:r>
        <w:t>To form the present passive subjunctive, we simply “take the active endings off, and put the active endings on.” There are no exceptions or odd vowel changes like sometimes occur in the indicative.</w:t>
      </w:r>
    </w:p>
    <w:tbl>
      <w:tblPr>
        <w:tblStyle w:val="TableGrid"/>
        <w:tblW w:w="9526" w:type="dxa"/>
        <w:tblLook w:val="04A0" w:firstRow="1" w:lastRow="0" w:firstColumn="1" w:lastColumn="0" w:noHBand="0" w:noVBand="1"/>
      </w:tblPr>
      <w:tblGrid>
        <w:gridCol w:w="1369"/>
        <w:gridCol w:w="1631"/>
        <w:gridCol w:w="1631"/>
        <w:gridCol w:w="1632"/>
        <w:gridCol w:w="1631"/>
        <w:gridCol w:w="1632"/>
      </w:tblGrid>
      <w:tr w:rsidR="00DE5447" w14:paraId="52E623B9" w14:textId="77777777" w:rsidTr="0025579E">
        <w:trPr>
          <w:trHeight w:val="547"/>
        </w:trPr>
        <w:tc>
          <w:tcPr>
            <w:tcW w:w="1369" w:type="dxa"/>
          </w:tcPr>
          <w:p w14:paraId="1FE8C557" w14:textId="77777777" w:rsidR="00DE5447" w:rsidRDefault="00DE5447" w:rsidP="0025579E">
            <w:pPr>
              <w:pStyle w:val="Heading5"/>
            </w:pPr>
            <w:r>
              <w:t>Passive</w:t>
            </w:r>
          </w:p>
        </w:tc>
        <w:tc>
          <w:tcPr>
            <w:tcW w:w="1631" w:type="dxa"/>
          </w:tcPr>
          <w:p w14:paraId="3FE75C78" w14:textId="77777777" w:rsidR="00DE5447" w:rsidRDefault="00DE5447" w:rsidP="0025579E">
            <w:r>
              <w:t>1</w:t>
            </w:r>
            <w:r w:rsidRPr="0058032C">
              <w:rPr>
                <w:vertAlign w:val="superscript"/>
              </w:rPr>
              <w:t>st</w:t>
            </w:r>
            <w:r>
              <w:t xml:space="preserve"> conjugation</w:t>
            </w:r>
          </w:p>
        </w:tc>
        <w:tc>
          <w:tcPr>
            <w:tcW w:w="1631" w:type="dxa"/>
          </w:tcPr>
          <w:p w14:paraId="29D33FF9" w14:textId="77777777" w:rsidR="00DE5447" w:rsidRDefault="00DE5447" w:rsidP="0025579E">
            <w:r>
              <w:t>2</w:t>
            </w:r>
            <w:r w:rsidRPr="0058032C">
              <w:rPr>
                <w:vertAlign w:val="superscript"/>
              </w:rPr>
              <w:t>nd</w:t>
            </w:r>
            <w:r>
              <w:t xml:space="preserve"> conjugation</w:t>
            </w:r>
          </w:p>
        </w:tc>
        <w:tc>
          <w:tcPr>
            <w:tcW w:w="1632" w:type="dxa"/>
          </w:tcPr>
          <w:p w14:paraId="284A038F" w14:textId="77777777" w:rsidR="00DE5447" w:rsidRDefault="00DE5447" w:rsidP="0025579E">
            <w:r>
              <w:t>3</w:t>
            </w:r>
            <w:r w:rsidRPr="0058032C">
              <w:rPr>
                <w:vertAlign w:val="superscript"/>
              </w:rPr>
              <w:t>rd</w:t>
            </w:r>
            <w:r>
              <w:t xml:space="preserve"> conjugation</w:t>
            </w:r>
          </w:p>
        </w:tc>
        <w:tc>
          <w:tcPr>
            <w:tcW w:w="1631" w:type="dxa"/>
          </w:tcPr>
          <w:p w14:paraId="3A773F18" w14:textId="77777777" w:rsidR="00DE5447" w:rsidRDefault="00DE5447" w:rsidP="0025579E">
            <w:r>
              <w:t>4</w:t>
            </w:r>
            <w:r w:rsidRPr="0058032C">
              <w:rPr>
                <w:vertAlign w:val="superscript"/>
              </w:rPr>
              <w:t>th</w:t>
            </w:r>
            <w:r>
              <w:t xml:space="preserve"> conjugation</w:t>
            </w:r>
          </w:p>
        </w:tc>
        <w:tc>
          <w:tcPr>
            <w:tcW w:w="1632" w:type="dxa"/>
          </w:tcPr>
          <w:p w14:paraId="0BBC53C3" w14:textId="77777777" w:rsidR="00DE5447" w:rsidRDefault="00DE5447" w:rsidP="0025579E">
            <w:r>
              <w:t>3</w:t>
            </w:r>
            <w:r w:rsidRPr="0058032C">
              <w:rPr>
                <w:vertAlign w:val="superscript"/>
              </w:rPr>
              <w:t>rd</w:t>
            </w:r>
            <w:r>
              <w:t xml:space="preserve"> –io conjugation</w:t>
            </w:r>
          </w:p>
        </w:tc>
      </w:tr>
      <w:tr w:rsidR="00DE5447" w14:paraId="1D681A87" w14:textId="77777777" w:rsidTr="0025579E">
        <w:trPr>
          <w:trHeight w:val="273"/>
        </w:trPr>
        <w:tc>
          <w:tcPr>
            <w:tcW w:w="9526" w:type="dxa"/>
            <w:gridSpan w:val="6"/>
          </w:tcPr>
          <w:p w14:paraId="61F55FC6" w14:textId="77777777" w:rsidR="00DE5447" w:rsidRDefault="00DE5447" w:rsidP="0025579E">
            <w:pPr>
              <w:jc w:val="center"/>
            </w:pPr>
            <w:r>
              <w:t>Singular</w:t>
            </w:r>
          </w:p>
        </w:tc>
      </w:tr>
      <w:tr w:rsidR="00DE5447" w14:paraId="4B30C757" w14:textId="77777777" w:rsidTr="0025579E">
        <w:trPr>
          <w:trHeight w:val="273"/>
        </w:trPr>
        <w:tc>
          <w:tcPr>
            <w:tcW w:w="1369" w:type="dxa"/>
          </w:tcPr>
          <w:p w14:paraId="3DCE8097" w14:textId="77777777" w:rsidR="00DE5447" w:rsidRDefault="00DE5447" w:rsidP="0025579E">
            <w:r>
              <w:t>1</w:t>
            </w:r>
            <w:r w:rsidRPr="0058032C">
              <w:rPr>
                <w:vertAlign w:val="superscript"/>
              </w:rPr>
              <w:t>st</w:t>
            </w:r>
            <w:r>
              <w:t xml:space="preserve"> singular</w:t>
            </w:r>
          </w:p>
        </w:tc>
        <w:tc>
          <w:tcPr>
            <w:tcW w:w="1631" w:type="dxa"/>
          </w:tcPr>
          <w:p w14:paraId="3627E8A3" w14:textId="77777777" w:rsidR="00DE5447" w:rsidRDefault="00DE5447" w:rsidP="0025579E">
            <w:r>
              <w:t>voc</w:t>
            </w:r>
            <w:r w:rsidRPr="000B28ED">
              <w:rPr>
                <w:b/>
              </w:rPr>
              <w:t>e</w:t>
            </w:r>
            <w:r>
              <w:t>r</w:t>
            </w:r>
          </w:p>
        </w:tc>
        <w:tc>
          <w:tcPr>
            <w:tcW w:w="1631" w:type="dxa"/>
          </w:tcPr>
          <w:p w14:paraId="34148F81" w14:textId="77777777" w:rsidR="00DE5447" w:rsidRDefault="00DE5447" w:rsidP="0025579E">
            <w:r>
              <w:t>vid</w:t>
            </w:r>
            <w:r w:rsidRPr="000B28ED">
              <w:rPr>
                <w:b/>
              </w:rPr>
              <w:t>ea</w:t>
            </w:r>
            <w:r>
              <w:t>r</w:t>
            </w:r>
          </w:p>
        </w:tc>
        <w:tc>
          <w:tcPr>
            <w:tcW w:w="1632" w:type="dxa"/>
          </w:tcPr>
          <w:p w14:paraId="13D21CFC" w14:textId="77777777" w:rsidR="00DE5447" w:rsidRDefault="00DE5447" w:rsidP="0025579E">
            <w:r>
              <w:t>reg</w:t>
            </w:r>
            <w:r w:rsidRPr="000B28ED">
              <w:rPr>
                <w:b/>
              </w:rPr>
              <w:t>a</w:t>
            </w:r>
            <w:r>
              <w:t>r</w:t>
            </w:r>
          </w:p>
        </w:tc>
        <w:tc>
          <w:tcPr>
            <w:tcW w:w="1631" w:type="dxa"/>
          </w:tcPr>
          <w:p w14:paraId="7EAEB035" w14:textId="77777777" w:rsidR="00DE5447" w:rsidRDefault="00DE5447" w:rsidP="0025579E">
            <w:r>
              <w:t>aud</w:t>
            </w:r>
            <w:r w:rsidRPr="000B28ED">
              <w:rPr>
                <w:b/>
              </w:rPr>
              <w:t>ia</w:t>
            </w:r>
            <w:r>
              <w:t>r</w:t>
            </w:r>
          </w:p>
        </w:tc>
        <w:tc>
          <w:tcPr>
            <w:tcW w:w="1632" w:type="dxa"/>
          </w:tcPr>
          <w:p w14:paraId="0EAAD818" w14:textId="77777777" w:rsidR="00DE5447" w:rsidRDefault="00DE5447" w:rsidP="0025579E">
            <w:r>
              <w:t>cap</w:t>
            </w:r>
            <w:r w:rsidRPr="000B28ED">
              <w:rPr>
                <w:b/>
              </w:rPr>
              <w:t>ia</w:t>
            </w:r>
            <w:r>
              <w:t>r</w:t>
            </w:r>
          </w:p>
        </w:tc>
      </w:tr>
      <w:tr w:rsidR="00DE5447" w14:paraId="6B547C2B" w14:textId="77777777" w:rsidTr="0025579E">
        <w:trPr>
          <w:trHeight w:val="263"/>
        </w:trPr>
        <w:tc>
          <w:tcPr>
            <w:tcW w:w="1369" w:type="dxa"/>
          </w:tcPr>
          <w:p w14:paraId="295C3E68" w14:textId="77777777" w:rsidR="00DE5447" w:rsidRDefault="00DE5447" w:rsidP="0025579E">
            <w:r>
              <w:t>2</w:t>
            </w:r>
            <w:r w:rsidRPr="0058032C">
              <w:rPr>
                <w:vertAlign w:val="superscript"/>
              </w:rPr>
              <w:t>nd</w:t>
            </w:r>
            <w:r>
              <w:t xml:space="preserve"> singular</w:t>
            </w:r>
          </w:p>
        </w:tc>
        <w:tc>
          <w:tcPr>
            <w:tcW w:w="1631" w:type="dxa"/>
          </w:tcPr>
          <w:p w14:paraId="52D2E18A" w14:textId="77777777" w:rsidR="00DE5447" w:rsidRDefault="00DE5447" w:rsidP="0025579E">
            <w:r>
              <w:t>voc</w:t>
            </w:r>
            <w:r w:rsidRPr="000B28ED">
              <w:rPr>
                <w:b/>
              </w:rPr>
              <w:t>ē</w:t>
            </w:r>
            <w:r>
              <w:t>ris</w:t>
            </w:r>
          </w:p>
        </w:tc>
        <w:tc>
          <w:tcPr>
            <w:tcW w:w="1631" w:type="dxa"/>
          </w:tcPr>
          <w:p w14:paraId="7F234917" w14:textId="77777777" w:rsidR="00DE5447" w:rsidRDefault="00DE5447" w:rsidP="0025579E">
            <w:r>
              <w:t>vid</w:t>
            </w:r>
            <w:r w:rsidRPr="000B28ED">
              <w:rPr>
                <w:b/>
              </w:rPr>
              <w:t>eā</w:t>
            </w:r>
            <w:r>
              <w:t>ris</w:t>
            </w:r>
          </w:p>
        </w:tc>
        <w:tc>
          <w:tcPr>
            <w:tcW w:w="1632" w:type="dxa"/>
          </w:tcPr>
          <w:p w14:paraId="07B7EF05" w14:textId="77777777" w:rsidR="00DE5447" w:rsidRDefault="00DE5447" w:rsidP="0025579E">
            <w:r>
              <w:t>reg</w:t>
            </w:r>
            <w:r w:rsidRPr="000B28ED">
              <w:rPr>
                <w:b/>
              </w:rPr>
              <w:t>a</w:t>
            </w:r>
            <w:r>
              <w:t>ris</w:t>
            </w:r>
          </w:p>
        </w:tc>
        <w:tc>
          <w:tcPr>
            <w:tcW w:w="1631" w:type="dxa"/>
          </w:tcPr>
          <w:p w14:paraId="36594971" w14:textId="77777777" w:rsidR="00DE5447" w:rsidRDefault="00DE5447" w:rsidP="0025579E">
            <w:r>
              <w:t>aud</w:t>
            </w:r>
            <w:r w:rsidRPr="000B28ED">
              <w:rPr>
                <w:b/>
              </w:rPr>
              <w:t>iā</w:t>
            </w:r>
            <w:r>
              <w:t>ris</w:t>
            </w:r>
          </w:p>
        </w:tc>
        <w:tc>
          <w:tcPr>
            <w:tcW w:w="1632" w:type="dxa"/>
          </w:tcPr>
          <w:p w14:paraId="1A63377D" w14:textId="77777777" w:rsidR="00DE5447" w:rsidRDefault="00DE5447" w:rsidP="0025579E">
            <w:r>
              <w:t>cap</w:t>
            </w:r>
            <w:r w:rsidRPr="000B28ED">
              <w:rPr>
                <w:b/>
              </w:rPr>
              <w:t>iā</w:t>
            </w:r>
            <w:r>
              <w:t>ris</w:t>
            </w:r>
          </w:p>
        </w:tc>
      </w:tr>
      <w:tr w:rsidR="00DE5447" w14:paraId="7A440506" w14:textId="77777777" w:rsidTr="0025579E">
        <w:trPr>
          <w:trHeight w:val="273"/>
        </w:trPr>
        <w:tc>
          <w:tcPr>
            <w:tcW w:w="1369" w:type="dxa"/>
          </w:tcPr>
          <w:p w14:paraId="232C5B95" w14:textId="77777777" w:rsidR="00DE5447" w:rsidRDefault="00DE5447" w:rsidP="0025579E">
            <w:r>
              <w:t>3</w:t>
            </w:r>
            <w:r w:rsidRPr="0058032C">
              <w:rPr>
                <w:vertAlign w:val="superscript"/>
              </w:rPr>
              <w:t>rd</w:t>
            </w:r>
            <w:r>
              <w:t xml:space="preserve"> singular</w:t>
            </w:r>
          </w:p>
        </w:tc>
        <w:tc>
          <w:tcPr>
            <w:tcW w:w="1631" w:type="dxa"/>
          </w:tcPr>
          <w:p w14:paraId="77C2346C" w14:textId="77777777" w:rsidR="00DE5447" w:rsidRDefault="00DE5447" w:rsidP="0025579E">
            <w:r>
              <w:t>voc</w:t>
            </w:r>
            <w:r w:rsidRPr="000B28ED">
              <w:rPr>
                <w:b/>
              </w:rPr>
              <w:t>e</w:t>
            </w:r>
            <w:r>
              <w:t>tur</w:t>
            </w:r>
          </w:p>
        </w:tc>
        <w:tc>
          <w:tcPr>
            <w:tcW w:w="1631" w:type="dxa"/>
          </w:tcPr>
          <w:p w14:paraId="70621682" w14:textId="77777777" w:rsidR="00DE5447" w:rsidRDefault="00DE5447" w:rsidP="0025579E">
            <w:r>
              <w:t>vid</w:t>
            </w:r>
            <w:r w:rsidRPr="000B28ED">
              <w:rPr>
                <w:b/>
              </w:rPr>
              <w:t>ea</w:t>
            </w:r>
            <w:r>
              <w:t>tur</w:t>
            </w:r>
          </w:p>
        </w:tc>
        <w:tc>
          <w:tcPr>
            <w:tcW w:w="1632" w:type="dxa"/>
          </w:tcPr>
          <w:p w14:paraId="7E065C0E" w14:textId="77777777" w:rsidR="00DE5447" w:rsidRDefault="00DE5447" w:rsidP="0025579E">
            <w:r>
              <w:t>reg</w:t>
            </w:r>
            <w:r w:rsidRPr="000B28ED">
              <w:rPr>
                <w:b/>
              </w:rPr>
              <w:t>a</w:t>
            </w:r>
            <w:r>
              <w:t>tur</w:t>
            </w:r>
          </w:p>
        </w:tc>
        <w:tc>
          <w:tcPr>
            <w:tcW w:w="1631" w:type="dxa"/>
          </w:tcPr>
          <w:p w14:paraId="55067567" w14:textId="77777777" w:rsidR="00DE5447" w:rsidRDefault="00DE5447" w:rsidP="0025579E">
            <w:r>
              <w:t>aud</w:t>
            </w:r>
            <w:r w:rsidRPr="000B28ED">
              <w:rPr>
                <w:b/>
              </w:rPr>
              <w:t>ia</w:t>
            </w:r>
            <w:r>
              <w:t>tur</w:t>
            </w:r>
          </w:p>
        </w:tc>
        <w:tc>
          <w:tcPr>
            <w:tcW w:w="1632" w:type="dxa"/>
          </w:tcPr>
          <w:p w14:paraId="73D2D50B" w14:textId="77777777" w:rsidR="00DE5447" w:rsidRDefault="00DE5447" w:rsidP="0025579E">
            <w:r>
              <w:t>cap</w:t>
            </w:r>
            <w:r w:rsidRPr="000B28ED">
              <w:rPr>
                <w:b/>
              </w:rPr>
              <w:t>ia</w:t>
            </w:r>
            <w:r>
              <w:t>tur</w:t>
            </w:r>
          </w:p>
        </w:tc>
      </w:tr>
      <w:tr w:rsidR="00DE5447" w14:paraId="6EA1DC29" w14:textId="77777777" w:rsidTr="0025579E">
        <w:trPr>
          <w:trHeight w:val="273"/>
        </w:trPr>
        <w:tc>
          <w:tcPr>
            <w:tcW w:w="9526" w:type="dxa"/>
            <w:gridSpan w:val="6"/>
          </w:tcPr>
          <w:p w14:paraId="1E81A4F4" w14:textId="77777777" w:rsidR="00DE5447" w:rsidRDefault="00DE5447" w:rsidP="0025579E">
            <w:pPr>
              <w:jc w:val="center"/>
            </w:pPr>
            <w:r>
              <w:t>Plural</w:t>
            </w:r>
          </w:p>
        </w:tc>
      </w:tr>
      <w:tr w:rsidR="00DE5447" w14:paraId="1136A3CB" w14:textId="77777777" w:rsidTr="0025579E">
        <w:trPr>
          <w:trHeight w:val="273"/>
        </w:trPr>
        <w:tc>
          <w:tcPr>
            <w:tcW w:w="1369" w:type="dxa"/>
          </w:tcPr>
          <w:p w14:paraId="52880196" w14:textId="77777777" w:rsidR="00DE5447" w:rsidRDefault="00DE5447" w:rsidP="0025579E">
            <w:r>
              <w:t>1</w:t>
            </w:r>
            <w:r w:rsidRPr="0058032C">
              <w:rPr>
                <w:vertAlign w:val="superscript"/>
              </w:rPr>
              <w:t>st</w:t>
            </w:r>
            <w:r>
              <w:t xml:space="preserve"> plural</w:t>
            </w:r>
          </w:p>
        </w:tc>
        <w:tc>
          <w:tcPr>
            <w:tcW w:w="1631" w:type="dxa"/>
          </w:tcPr>
          <w:p w14:paraId="46B1B886" w14:textId="77777777" w:rsidR="00DE5447" w:rsidRDefault="00DE5447" w:rsidP="0025579E">
            <w:r>
              <w:t>voc</w:t>
            </w:r>
            <w:r w:rsidRPr="000B28ED">
              <w:rPr>
                <w:b/>
              </w:rPr>
              <w:t>ē</w:t>
            </w:r>
            <w:r>
              <w:t>mu</w:t>
            </w:r>
          </w:p>
        </w:tc>
        <w:tc>
          <w:tcPr>
            <w:tcW w:w="1631" w:type="dxa"/>
          </w:tcPr>
          <w:p w14:paraId="2B00CF23" w14:textId="77777777" w:rsidR="00DE5447" w:rsidRDefault="00DE5447" w:rsidP="0025579E">
            <w:r>
              <w:t>vid</w:t>
            </w:r>
            <w:r w:rsidRPr="000B28ED">
              <w:rPr>
                <w:b/>
              </w:rPr>
              <w:t>eā</w:t>
            </w:r>
            <w:r>
              <w:t>mur</w:t>
            </w:r>
          </w:p>
        </w:tc>
        <w:tc>
          <w:tcPr>
            <w:tcW w:w="1632" w:type="dxa"/>
          </w:tcPr>
          <w:p w14:paraId="59173F1D" w14:textId="77777777" w:rsidR="00DE5447" w:rsidRDefault="00DE5447" w:rsidP="0025579E">
            <w:r>
              <w:t>reg</w:t>
            </w:r>
            <w:r w:rsidRPr="000B28ED">
              <w:rPr>
                <w:b/>
              </w:rPr>
              <w:t>a</w:t>
            </w:r>
            <w:r>
              <w:t>mur</w:t>
            </w:r>
          </w:p>
        </w:tc>
        <w:tc>
          <w:tcPr>
            <w:tcW w:w="1631" w:type="dxa"/>
          </w:tcPr>
          <w:p w14:paraId="6BDD2DB9" w14:textId="77777777" w:rsidR="00DE5447" w:rsidRDefault="00DE5447" w:rsidP="0025579E">
            <w:r>
              <w:t>aud</w:t>
            </w:r>
            <w:r w:rsidRPr="000B28ED">
              <w:rPr>
                <w:b/>
              </w:rPr>
              <w:t>iā</w:t>
            </w:r>
            <w:r>
              <w:t>mur</w:t>
            </w:r>
          </w:p>
        </w:tc>
        <w:tc>
          <w:tcPr>
            <w:tcW w:w="1632" w:type="dxa"/>
          </w:tcPr>
          <w:p w14:paraId="1F300B85" w14:textId="77777777" w:rsidR="00DE5447" w:rsidRDefault="00DE5447" w:rsidP="0025579E">
            <w:r>
              <w:t>cap</w:t>
            </w:r>
            <w:r w:rsidRPr="000B28ED">
              <w:rPr>
                <w:b/>
              </w:rPr>
              <w:t>iā</w:t>
            </w:r>
            <w:r>
              <w:t>mur</w:t>
            </w:r>
          </w:p>
        </w:tc>
      </w:tr>
      <w:tr w:rsidR="00DE5447" w14:paraId="489DDF5A" w14:textId="77777777" w:rsidTr="0025579E">
        <w:trPr>
          <w:trHeight w:val="273"/>
        </w:trPr>
        <w:tc>
          <w:tcPr>
            <w:tcW w:w="1369" w:type="dxa"/>
          </w:tcPr>
          <w:p w14:paraId="7836583E" w14:textId="77777777" w:rsidR="00DE5447" w:rsidRDefault="00DE5447" w:rsidP="0025579E">
            <w:r>
              <w:t>2</w:t>
            </w:r>
            <w:r w:rsidRPr="0058032C">
              <w:rPr>
                <w:vertAlign w:val="superscript"/>
              </w:rPr>
              <w:t>nd</w:t>
            </w:r>
            <w:r>
              <w:t xml:space="preserve"> plural</w:t>
            </w:r>
          </w:p>
        </w:tc>
        <w:tc>
          <w:tcPr>
            <w:tcW w:w="1631" w:type="dxa"/>
          </w:tcPr>
          <w:p w14:paraId="57E436E3" w14:textId="77777777" w:rsidR="00DE5447" w:rsidRDefault="00DE5447" w:rsidP="0025579E">
            <w:r>
              <w:t>voc</w:t>
            </w:r>
            <w:r w:rsidRPr="000B28ED">
              <w:rPr>
                <w:b/>
              </w:rPr>
              <w:t>ē</w:t>
            </w:r>
            <w:r>
              <w:t>mini</w:t>
            </w:r>
          </w:p>
        </w:tc>
        <w:tc>
          <w:tcPr>
            <w:tcW w:w="1631" w:type="dxa"/>
          </w:tcPr>
          <w:p w14:paraId="691A7FC0" w14:textId="77777777" w:rsidR="00DE5447" w:rsidRDefault="00DE5447" w:rsidP="0025579E">
            <w:r>
              <w:t>vid</w:t>
            </w:r>
            <w:r w:rsidRPr="000B28ED">
              <w:rPr>
                <w:b/>
              </w:rPr>
              <w:t>eā</w:t>
            </w:r>
            <w:r>
              <w:t>mini</w:t>
            </w:r>
          </w:p>
        </w:tc>
        <w:tc>
          <w:tcPr>
            <w:tcW w:w="1632" w:type="dxa"/>
          </w:tcPr>
          <w:p w14:paraId="38A3C80F" w14:textId="77777777" w:rsidR="00DE5447" w:rsidRDefault="00DE5447" w:rsidP="0025579E">
            <w:r>
              <w:t>reg</w:t>
            </w:r>
            <w:r w:rsidRPr="000B28ED">
              <w:rPr>
                <w:b/>
              </w:rPr>
              <w:t>a</w:t>
            </w:r>
            <w:r>
              <w:t>mini</w:t>
            </w:r>
          </w:p>
        </w:tc>
        <w:tc>
          <w:tcPr>
            <w:tcW w:w="1631" w:type="dxa"/>
          </w:tcPr>
          <w:p w14:paraId="7E3EC315" w14:textId="77777777" w:rsidR="00DE5447" w:rsidRDefault="00DE5447" w:rsidP="0025579E">
            <w:r>
              <w:t>aud</w:t>
            </w:r>
            <w:r w:rsidRPr="000B28ED">
              <w:rPr>
                <w:b/>
              </w:rPr>
              <w:t>iā</w:t>
            </w:r>
            <w:r>
              <w:t>mini</w:t>
            </w:r>
          </w:p>
        </w:tc>
        <w:tc>
          <w:tcPr>
            <w:tcW w:w="1632" w:type="dxa"/>
          </w:tcPr>
          <w:p w14:paraId="48CF0273" w14:textId="77777777" w:rsidR="00DE5447" w:rsidRDefault="00DE5447" w:rsidP="0025579E">
            <w:r>
              <w:t>cap</w:t>
            </w:r>
            <w:r w:rsidRPr="000B28ED">
              <w:rPr>
                <w:b/>
              </w:rPr>
              <w:t>iā</w:t>
            </w:r>
            <w:r>
              <w:t>mini</w:t>
            </w:r>
          </w:p>
        </w:tc>
      </w:tr>
      <w:tr w:rsidR="00DE5447" w14:paraId="3870A897" w14:textId="77777777" w:rsidTr="0025579E">
        <w:trPr>
          <w:trHeight w:val="273"/>
        </w:trPr>
        <w:tc>
          <w:tcPr>
            <w:tcW w:w="1369" w:type="dxa"/>
          </w:tcPr>
          <w:p w14:paraId="6B8E56E9" w14:textId="77777777" w:rsidR="00DE5447" w:rsidRDefault="00DE5447" w:rsidP="0025579E">
            <w:r>
              <w:t>3</w:t>
            </w:r>
            <w:r w:rsidRPr="0058032C">
              <w:rPr>
                <w:vertAlign w:val="superscript"/>
              </w:rPr>
              <w:t>rd</w:t>
            </w:r>
            <w:r>
              <w:t xml:space="preserve"> plural</w:t>
            </w:r>
          </w:p>
        </w:tc>
        <w:tc>
          <w:tcPr>
            <w:tcW w:w="1631" w:type="dxa"/>
          </w:tcPr>
          <w:p w14:paraId="4EA912F8" w14:textId="77777777" w:rsidR="00DE5447" w:rsidRDefault="00DE5447" w:rsidP="0025579E">
            <w:r>
              <w:t>voc</w:t>
            </w:r>
            <w:r w:rsidRPr="000B28ED">
              <w:rPr>
                <w:b/>
              </w:rPr>
              <w:t>e</w:t>
            </w:r>
            <w:r>
              <w:t>ntur</w:t>
            </w:r>
          </w:p>
        </w:tc>
        <w:tc>
          <w:tcPr>
            <w:tcW w:w="1631" w:type="dxa"/>
          </w:tcPr>
          <w:p w14:paraId="47498458" w14:textId="77777777" w:rsidR="00DE5447" w:rsidRDefault="00DE5447" w:rsidP="0025579E">
            <w:r>
              <w:t>vid</w:t>
            </w:r>
            <w:r w:rsidRPr="000B28ED">
              <w:rPr>
                <w:b/>
              </w:rPr>
              <w:t>ea</w:t>
            </w:r>
            <w:r>
              <w:t>ntur</w:t>
            </w:r>
          </w:p>
        </w:tc>
        <w:tc>
          <w:tcPr>
            <w:tcW w:w="1632" w:type="dxa"/>
          </w:tcPr>
          <w:p w14:paraId="6A66EC0C" w14:textId="77777777" w:rsidR="00DE5447" w:rsidRDefault="00DE5447" w:rsidP="0025579E">
            <w:r>
              <w:t>reg</w:t>
            </w:r>
            <w:r w:rsidRPr="000B28ED">
              <w:rPr>
                <w:b/>
              </w:rPr>
              <w:t>a</w:t>
            </w:r>
            <w:r>
              <w:t>ntur</w:t>
            </w:r>
          </w:p>
        </w:tc>
        <w:tc>
          <w:tcPr>
            <w:tcW w:w="1631" w:type="dxa"/>
          </w:tcPr>
          <w:p w14:paraId="097A7E86" w14:textId="77777777" w:rsidR="00DE5447" w:rsidRDefault="00DE5447" w:rsidP="0025579E">
            <w:r>
              <w:t>aud</w:t>
            </w:r>
            <w:r w:rsidRPr="000B28ED">
              <w:rPr>
                <w:b/>
              </w:rPr>
              <w:t>ia</w:t>
            </w:r>
            <w:r>
              <w:t>ntur</w:t>
            </w:r>
          </w:p>
        </w:tc>
        <w:tc>
          <w:tcPr>
            <w:tcW w:w="1632" w:type="dxa"/>
          </w:tcPr>
          <w:p w14:paraId="3B549F51" w14:textId="77777777" w:rsidR="00DE5447" w:rsidRDefault="00DE5447" w:rsidP="0025579E">
            <w:r>
              <w:t>cap</w:t>
            </w:r>
            <w:r w:rsidRPr="000B28ED">
              <w:rPr>
                <w:b/>
              </w:rPr>
              <w:t>ia</w:t>
            </w:r>
            <w:r>
              <w:t>ntur</w:t>
            </w:r>
          </w:p>
        </w:tc>
      </w:tr>
    </w:tbl>
    <w:p w14:paraId="55006B3E" w14:textId="77777777" w:rsidR="00DE5447" w:rsidRDefault="00DE5447" w:rsidP="00DE5447"/>
    <w:p w14:paraId="0C1F00D2" w14:textId="77777777" w:rsidR="00DE5447" w:rsidRDefault="00DE5447" w:rsidP="00DE5447">
      <w:r>
        <w:t>Below are possible ways to translate the present subjunctive:</w:t>
      </w:r>
    </w:p>
    <w:p w14:paraId="1C6F1CDB" w14:textId="77777777" w:rsidR="00DE5447" w:rsidRDefault="00DE5447">
      <w:pPr>
        <w:pStyle w:val="ListParagraph"/>
        <w:numPr>
          <w:ilvl w:val="0"/>
          <w:numId w:val="98"/>
        </w:numPr>
        <w:spacing w:after="0"/>
      </w:pPr>
      <w:r>
        <w:t>This list is not exhaustive, and you’ll have to learn patterns to best decide which to use. This is just a general guideline</w:t>
      </w:r>
    </w:p>
    <w:p w14:paraId="6DB2C99C" w14:textId="77777777" w:rsidR="00DE5447" w:rsidRDefault="00DE5447">
      <w:pPr>
        <w:pStyle w:val="ListParagraph"/>
        <w:numPr>
          <w:ilvl w:val="0"/>
          <w:numId w:val="98"/>
        </w:numPr>
        <w:spacing w:after="0"/>
      </w:pPr>
      <w:r>
        <w:t xml:space="preserve">Note that the optative subjunctive is always from the speaker’s point of view, so </w:t>
      </w:r>
      <w:r w:rsidRPr="000B28ED">
        <w:rPr>
          <w:i/>
        </w:rPr>
        <w:t>vocet</w:t>
      </w:r>
      <w:r>
        <w:t xml:space="preserve"> (3</w:t>
      </w:r>
      <w:r w:rsidRPr="000B28ED">
        <w:rPr>
          <w:vertAlign w:val="superscript"/>
        </w:rPr>
        <w:t>rd</w:t>
      </w:r>
      <w:r>
        <w:t xml:space="preserve"> singular) is “</w:t>
      </w:r>
      <w:r w:rsidRPr="000B28ED">
        <w:rPr>
          <w:i/>
        </w:rPr>
        <w:t>I hope</w:t>
      </w:r>
      <w:r>
        <w:t xml:space="preserve"> she calls,” not “</w:t>
      </w:r>
      <w:r w:rsidRPr="000B28ED">
        <w:rPr>
          <w:i/>
        </w:rPr>
        <w:t>she hopes</w:t>
      </w:r>
      <w:r>
        <w:t xml:space="preserve"> to call.”</w:t>
      </w:r>
    </w:p>
    <w:p w14:paraId="7EED4D85" w14:textId="77777777" w:rsidR="00DE5447" w:rsidRDefault="00DE5447" w:rsidP="00DE5447">
      <w:pPr>
        <w:rPr>
          <w:i/>
        </w:rPr>
      </w:pPr>
    </w:p>
    <w:p w14:paraId="70C3DE13" w14:textId="77777777" w:rsidR="00DE5447" w:rsidRDefault="00DE5447" w:rsidP="00DE5447">
      <w:r>
        <w:rPr>
          <w:i/>
        </w:rPr>
        <w:lastRenderedPageBreak/>
        <w:t>vocem</w:t>
      </w:r>
      <w:r>
        <w:t>: I may call; I should call; I hope to call (</w:t>
      </w:r>
      <w:r w:rsidRPr="00771C5C">
        <w:rPr>
          <w:b/>
        </w:rPr>
        <w:t>passive</w:t>
      </w:r>
      <w:r>
        <w:t>: I may be called, etc.)</w:t>
      </w:r>
      <w:r>
        <w:br/>
      </w:r>
      <w:r>
        <w:rPr>
          <w:i/>
        </w:rPr>
        <w:t>vocēs</w:t>
      </w:r>
      <w:r>
        <w:t>: You may call; you should call; I hope you call</w:t>
      </w:r>
      <w:r>
        <w:br/>
      </w:r>
      <w:r>
        <w:rPr>
          <w:i/>
        </w:rPr>
        <w:t>vocet</w:t>
      </w:r>
      <w:r>
        <w:t>: He/she/it may call; he/she/it should call; I hope he/she/it calls</w:t>
      </w:r>
    </w:p>
    <w:p w14:paraId="252B7B5C" w14:textId="77777777" w:rsidR="00DE5447" w:rsidRDefault="00DE5447" w:rsidP="00DE5447">
      <w:r>
        <w:rPr>
          <w:i/>
        </w:rPr>
        <w:t>vocēmus</w:t>
      </w:r>
      <w:r>
        <w:t>: We may call; we should call; I hope we call</w:t>
      </w:r>
      <w:r>
        <w:br/>
      </w:r>
      <w:r>
        <w:rPr>
          <w:i/>
        </w:rPr>
        <w:t>vocētis</w:t>
      </w:r>
      <w:r>
        <w:t>: Y’all may call; y’all should call; I hope y’all call</w:t>
      </w:r>
      <w:r>
        <w:br/>
      </w:r>
      <w:r>
        <w:rPr>
          <w:i/>
        </w:rPr>
        <w:t>vocent</w:t>
      </w:r>
      <w:r>
        <w:t>: They may call; they should call; I hope they call</w:t>
      </w:r>
    </w:p>
    <w:p w14:paraId="10284706" w14:textId="77777777" w:rsidR="00DE5447" w:rsidRDefault="00DE5447" w:rsidP="00DE5447">
      <w:pPr>
        <w:pStyle w:val="Heading5"/>
      </w:pPr>
      <w:r>
        <w:t>Imperfect subjunctive</w:t>
      </w:r>
    </w:p>
    <w:p w14:paraId="74397968" w14:textId="77777777" w:rsidR="00DE5447" w:rsidRDefault="00DE5447" w:rsidP="00DE5447">
      <w:r>
        <w:t xml:space="preserve">To form the imperfect subjunctive, simply add the personal endings to the present active infinitive. </w:t>
      </w:r>
    </w:p>
    <w:tbl>
      <w:tblPr>
        <w:tblStyle w:val="TableGrid"/>
        <w:tblW w:w="9526" w:type="dxa"/>
        <w:tblLook w:val="04A0" w:firstRow="1" w:lastRow="0" w:firstColumn="1" w:lastColumn="0" w:noHBand="0" w:noVBand="1"/>
      </w:tblPr>
      <w:tblGrid>
        <w:gridCol w:w="1369"/>
        <w:gridCol w:w="1631"/>
        <w:gridCol w:w="1631"/>
        <w:gridCol w:w="1632"/>
        <w:gridCol w:w="1631"/>
        <w:gridCol w:w="1632"/>
      </w:tblGrid>
      <w:tr w:rsidR="00DE5447" w14:paraId="5511A5CB" w14:textId="77777777" w:rsidTr="0025579E">
        <w:trPr>
          <w:trHeight w:val="547"/>
        </w:trPr>
        <w:tc>
          <w:tcPr>
            <w:tcW w:w="1369" w:type="dxa"/>
          </w:tcPr>
          <w:p w14:paraId="5BF38EE1" w14:textId="77777777" w:rsidR="00DE5447" w:rsidRDefault="00DE5447" w:rsidP="0025579E">
            <w:pPr>
              <w:pStyle w:val="Heading5"/>
            </w:pPr>
            <w:r>
              <w:t>Active</w:t>
            </w:r>
          </w:p>
        </w:tc>
        <w:tc>
          <w:tcPr>
            <w:tcW w:w="1631" w:type="dxa"/>
          </w:tcPr>
          <w:p w14:paraId="29BD3092" w14:textId="77777777" w:rsidR="00DE5447" w:rsidRDefault="00DE5447" w:rsidP="0025579E">
            <w:r>
              <w:t>1</w:t>
            </w:r>
            <w:r w:rsidRPr="0058032C">
              <w:rPr>
                <w:vertAlign w:val="superscript"/>
              </w:rPr>
              <w:t>st</w:t>
            </w:r>
            <w:r>
              <w:t xml:space="preserve"> conjugation</w:t>
            </w:r>
          </w:p>
        </w:tc>
        <w:tc>
          <w:tcPr>
            <w:tcW w:w="1631" w:type="dxa"/>
          </w:tcPr>
          <w:p w14:paraId="59FD1AEB" w14:textId="77777777" w:rsidR="00DE5447" w:rsidRDefault="00DE5447" w:rsidP="0025579E">
            <w:r>
              <w:t>2</w:t>
            </w:r>
            <w:r w:rsidRPr="0058032C">
              <w:rPr>
                <w:vertAlign w:val="superscript"/>
              </w:rPr>
              <w:t>nd</w:t>
            </w:r>
            <w:r>
              <w:t xml:space="preserve"> conjugation</w:t>
            </w:r>
          </w:p>
        </w:tc>
        <w:tc>
          <w:tcPr>
            <w:tcW w:w="1632" w:type="dxa"/>
          </w:tcPr>
          <w:p w14:paraId="5DFE86F4" w14:textId="77777777" w:rsidR="00DE5447" w:rsidRDefault="00DE5447" w:rsidP="0025579E">
            <w:r>
              <w:t>3</w:t>
            </w:r>
            <w:r w:rsidRPr="0058032C">
              <w:rPr>
                <w:vertAlign w:val="superscript"/>
              </w:rPr>
              <w:t>rd</w:t>
            </w:r>
            <w:r>
              <w:t xml:space="preserve"> conjugation</w:t>
            </w:r>
          </w:p>
        </w:tc>
        <w:tc>
          <w:tcPr>
            <w:tcW w:w="1631" w:type="dxa"/>
          </w:tcPr>
          <w:p w14:paraId="088C39D4" w14:textId="77777777" w:rsidR="00DE5447" w:rsidRDefault="00DE5447" w:rsidP="0025579E">
            <w:r>
              <w:t>4</w:t>
            </w:r>
            <w:r w:rsidRPr="0058032C">
              <w:rPr>
                <w:vertAlign w:val="superscript"/>
              </w:rPr>
              <w:t>th</w:t>
            </w:r>
            <w:r>
              <w:t xml:space="preserve"> conjugation</w:t>
            </w:r>
          </w:p>
        </w:tc>
        <w:tc>
          <w:tcPr>
            <w:tcW w:w="1632" w:type="dxa"/>
          </w:tcPr>
          <w:p w14:paraId="06931ECF" w14:textId="77777777" w:rsidR="00DE5447" w:rsidRDefault="00DE5447" w:rsidP="0025579E">
            <w:r>
              <w:t>3</w:t>
            </w:r>
            <w:r w:rsidRPr="0058032C">
              <w:rPr>
                <w:vertAlign w:val="superscript"/>
              </w:rPr>
              <w:t>rd</w:t>
            </w:r>
            <w:r>
              <w:t xml:space="preserve"> –io conjugation</w:t>
            </w:r>
          </w:p>
        </w:tc>
      </w:tr>
      <w:tr w:rsidR="00DE5447" w14:paraId="53042751" w14:textId="77777777" w:rsidTr="0025579E">
        <w:trPr>
          <w:trHeight w:val="273"/>
        </w:trPr>
        <w:tc>
          <w:tcPr>
            <w:tcW w:w="9526" w:type="dxa"/>
            <w:gridSpan w:val="6"/>
          </w:tcPr>
          <w:p w14:paraId="2112383C" w14:textId="77777777" w:rsidR="00DE5447" w:rsidRDefault="00DE5447" w:rsidP="0025579E">
            <w:pPr>
              <w:jc w:val="center"/>
            </w:pPr>
            <w:r>
              <w:t>Singular</w:t>
            </w:r>
          </w:p>
        </w:tc>
      </w:tr>
      <w:tr w:rsidR="00DE5447" w14:paraId="54AF6850" w14:textId="77777777" w:rsidTr="0025579E">
        <w:trPr>
          <w:trHeight w:val="273"/>
        </w:trPr>
        <w:tc>
          <w:tcPr>
            <w:tcW w:w="1369" w:type="dxa"/>
          </w:tcPr>
          <w:p w14:paraId="6165403D" w14:textId="77777777" w:rsidR="00DE5447" w:rsidRDefault="00DE5447" w:rsidP="0025579E">
            <w:r>
              <w:t>1</w:t>
            </w:r>
            <w:r w:rsidRPr="0058032C">
              <w:rPr>
                <w:vertAlign w:val="superscript"/>
              </w:rPr>
              <w:t>st</w:t>
            </w:r>
            <w:r>
              <w:t xml:space="preserve"> singular</w:t>
            </w:r>
          </w:p>
        </w:tc>
        <w:tc>
          <w:tcPr>
            <w:tcW w:w="1631" w:type="dxa"/>
          </w:tcPr>
          <w:p w14:paraId="045E60FF" w14:textId="77777777" w:rsidR="00DE5447" w:rsidRDefault="00DE5447" w:rsidP="0025579E">
            <w:r>
              <w:t>voc</w:t>
            </w:r>
            <w:r>
              <w:rPr>
                <w:b/>
              </w:rPr>
              <w:t>are</w:t>
            </w:r>
            <w:r w:rsidRPr="008F51C6">
              <w:t>m</w:t>
            </w:r>
          </w:p>
        </w:tc>
        <w:tc>
          <w:tcPr>
            <w:tcW w:w="1631" w:type="dxa"/>
          </w:tcPr>
          <w:p w14:paraId="33BBBB47" w14:textId="77777777" w:rsidR="00DE5447" w:rsidRDefault="00DE5447" w:rsidP="0025579E">
            <w:r>
              <w:t>vid</w:t>
            </w:r>
            <w:r>
              <w:rPr>
                <w:b/>
              </w:rPr>
              <w:t>ere</w:t>
            </w:r>
            <w:r w:rsidRPr="008F51C6">
              <w:t>m</w:t>
            </w:r>
          </w:p>
        </w:tc>
        <w:tc>
          <w:tcPr>
            <w:tcW w:w="1632" w:type="dxa"/>
          </w:tcPr>
          <w:p w14:paraId="440C65D0" w14:textId="77777777" w:rsidR="00DE5447" w:rsidRDefault="00DE5447" w:rsidP="0025579E">
            <w:r>
              <w:t>reg</w:t>
            </w:r>
            <w:r>
              <w:rPr>
                <w:b/>
              </w:rPr>
              <w:t>ere</w:t>
            </w:r>
            <w:r>
              <w:t>m</w:t>
            </w:r>
          </w:p>
        </w:tc>
        <w:tc>
          <w:tcPr>
            <w:tcW w:w="1631" w:type="dxa"/>
          </w:tcPr>
          <w:p w14:paraId="2AAAC04B" w14:textId="77777777" w:rsidR="00DE5447" w:rsidRDefault="00DE5447" w:rsidP="0025579E">
            <w:r>
              <w:t>aud</w:t>
            </w:r>
            <w:r>
              <w:rPr>
                <w:b/>
              </w:rPr>
              <w:t>ire</w:t>
            </w:r>
            <w:r>
              <w:t>m</w:t>
            </w:r>
          </w:p>
        </w:tc>
        <w:tc>
          <w:tcPr>
            <w:tcW w:w="1632" w:type="dxa"/>
          </w:tcPr>
          <w:p w14:paraId="739FCE04" w14:textId="77777777" w:rsidR="00DE5447" w:rsidRDefault="00DE5447" w:rsidP="0025579E">
            <w:r>
              <w:t>cap</w:t>
            </w:r>
            <w:r>
              <w:rPr>
                <w:b/>
              </w:rPr>
              <w:t>ere</w:t>
            </w:r>
            <w:r>
              <w:t>m</w:t>
            </w:r>
          </w:p>
        </w:tc>
      </w:tr>
      <w:tr w:rsidR="00DE5447" w14:paraId="6ADDBBE0" w14:textId="77777777" w:rsidTr="0025579E">
        <w:trPr>
          <w:trHeight w:val="263"/>
        </w:trPr>
        <w:tc>
          <w:tcPr>
            <w:tcW w:w="1369" w:type="dxa"/>
          </w:tcPr>
          <w:p w14:paraId="68419E73" w14:textId="77777777" w:rsidR="00DE5447" w:rsidRDefault="00DE5447" w:rsidP="0025579E">
            <w:r>
              <w:t>2</w:t>
            </w:r>
            <w:r w:rsidRPr="0058032C">
              <w:rPr>
                <w:vertAlign w:val="superscript"/>
              </w:rPr>
              <w:t>nd</w:t>
            </w:r>
            <w:r>
              <w:t xml:space="preserve"> singular</w:t>
            </w:r>
          </w:p>
        </w:tc>
        <w:tc>
          <w:tcPr>
            <w:tcW w:w="1631" w:type="dxa"/>
          </w:tcPr>
          <w:p w14:paraId="3868965E" w14:textId="77777777" w:rsidR="00DE5447" w:rsidRDefault="00DE5447" w:rsidP="0025579E">
            <w:r>
              <w:t>voc</w:t>
            </w:r>
            <w:r>
              <w:rPr>
                <w:b/>
              </w:rPr>
              <w:t>arē</w:t>
            </w:r>
            <w:r w:rsidRPr="008F51C6">
              <w:t>s</w:t>
            </w:r>
          </w:p>
        </w:tc>
        <w:tc>
          <w:tcPr>
            <w:tcW w:w="1631" w:type="dxa"/>
          </w:tcPr>
          <w:p w14:paraId="1F5D5FE7" w14:textId="77777777" w:rsidR="00DE5447" w:rsidRDefault="00DE5447" w:rsidP="0025579E">
            <w:r>
              <w:t>vid</w:t>
            </w:r>
            <w:r>
              <w:rPr>
                <w:b/>
              </w:rPr>
              <w:t>erē</w:t>
            </w:r>
            <w:r w:rsidRPr="008F51C6">
              <w:t>s</w:t>
            </w:r>
          </w:p>
        </w:tc>
        <w:tc>
          <w:tcPr>
            <w:tcW w:w="1632" w:type="dxa"/>
          </w:tcPr>
          <w:p w14:paraId="5C34ECE5" w14:textId="77777777" w:rsidR="00DE5447" w:rsidRDefault="00DE5447" w:rsidP="0025579E">
            <w:r>
              <w:t>reg</w:t>
            </w:r>
            <w:r>
              <w:rPr>
                <w:b/>
              </w:rPr>
              <w:t>erē</w:t>
            </w:r>
            <w:r>
              <w:t>s</w:t>
            </w:r>
          </w:p>
        </w:tc>
        <w:tc>
          <w:tcPr>
            <w:tcW w:w="1631" w:type="dxa"/>
          </w:tcPr>
          <w:p w14:paraId="7570EE12" w14:textId="77777777" w:rsidR="00DE5447" w:rsidRDefault="00DE5447" w:rsidP="0025579E">
            <w:r>
              <w:t>aud</w:t>
            </w:r>
            <w:r>
              <w:rPr>
                <w:b/>
              </w:rPr>
              <w:t>irē</w:t>
            </w:r>
            <w:r>
              <w:t>s</w:t>
            </w:r>
          </w:p>
        </w:tc>
        <w:tc>
          <w:tcPr>
            <w:tcW w:w="1632" w:type="dxa"/>
          </w:tcPr>
          <w:p w14:paraId="086A236D" w14:textId="77777777" w:rsidR="00DE5447" w:rsidRDefault="00DE5447" w:rsidP="0025579E">
            <w:r>
              <w:t>cap</w:t>
            </w:r>
            <w:r>
              <w:rPr>
                <w:b/>
              </w:rPr>
              <w:t>erē</w:t>
            </w:r>
            <w:r>
              <w:t>s</w:t>
            </w:r>
          </w:p>
        </w:tc>
      </w:tr>
      <w:tr w:rsidR="00DE5447" w14:paraId="73ECD492" w14:textId="77777777" w:rsidTr="0025579E">
        <w:trPr>
          <w:trHeight w:val="273"/>
        </w:trPr>
        <w:tc>
          <w:tcPr>
            <w:tcW w:w="1369" w:type="dxa"/>
          </w:tcPr>
          <w:p w14:paraId="577D71D1" w14:textId="77777777" w:rsidR="00DE5447" w:rsidRDefault="00DE5447" w:rsidP="0025579E">
            <w:r>
              <w:t>3</w:t>
            </w:r>
            <w:r w:rsidRPr="0058032C">
              <w:rPr>
                <w:vertAlign w:val="superscript"/>
              </w:rPr>
              <w:t>rd</w:t>
            </w:r>
            <w:r>
              <w:t xml:space="preserve"> singular</w:t>
            </w:r>
          </w:p>
        </w:tc>
        <w:tc>
          <w:tcPr>
            <w:tcW w:w="1631" w:type="dxa"/>
          </w:tcPr>
          <w:p w14:paraId="028438EB" w14:textId="77777777" w:rsidR="00DE5447" w:rsidRDefault="00DE5447" w:rsidP="0025579E">
            <w:r>
              <w:t>voc</w:t>
            </w:r>
            <w:r>
              <w:rPr>
                <w:b/>
              </w:rPr>
              <w:t>are</w:t>
            </w:r>
            <w:r w:rsidRPr="008F51C6">
              <w:t>t</w:t>
            </w:r>
          </w:p>
        </w:tc>
        <w:tc>
          <w:tcPr>
            <w:tcW w:w="1631" w:type="dxa"/>
          </w:tcPr>
          <w:p w14:paraId="2588489E" w14:textId="77777777" w:rsidR="00DE5447" w:rsidRDefault="00DE5447" w:rsidP="0025579E">
            <w:r>
              <w:t>vid</w:t>
            </w:r>
            <w:r>
              <w:rPr>
                <w:b/>
              </w:rPr>
              <w:t>ere</w:t>
            </w:r>
            <w:r w:rsidRPr="008F51C6">
              <w:t>t</w:t>
            </w:r>
          </w:p>
        </w:tc>
        <w:tc>
          <w:tcPr>
            <w:tcW w:w="1632" w:type="dxa"/>
          </w:tcPr>
          <w:p w14:paraId="7856A68C" w14:textId="77777777" w:rsidR="00DE5447" w:rsidRDefault="00DE5447" w:rsidP="0025579E">
            <w:r>
              <w:t>reg</w:t>
            </w:r>
            <w:r>
              <w:rPr>
                <w:b/>
              </w:rPr>
              <w:t>ere</w:t>
            </w:r>
            <w:r>
              <w:t>t</w:t>
            </w:r>
          </w:p>
        </w:tc>
        <w:tc>
          <w:tcPr>
            <w:tcW w:w="1631" w:type="dxa"/>
          </w:tcPr>
          <w:p w14:paraId="2F402ED7" w14:textId="77777777" w:rsidR="00DE5447" w:rsidRDefault="00DE5447" w:rsidP="0025579E">
            <w:r>
              <w:t>aud</w:t>
            </w:r>
            <w:r>
              <w:rPr>
                <w:b/>
              </w:rPr>
              <w:t>ire</w:t>
            </w:r>
            <w:r>
              <w:t>t</w:t>
            </w:r>
          </w:p>
        </w:tc>
        <w:tc>
          <w:tcPr>
            <w:tcW w:w="1632" w:type="dxa"/>
          </w:tcPr>
          <w:p w14:paraId="4C51A9D3" w14:textId="77777777" w:rsidR="00DE5447" w:rsidRDefault="00DE5447" w:rsidP="0025579E">
            <w:r>
              <w:t>cap</w:t>
            </w:r>
            <w:r>
              <w:rPr>
                <w:b/>
              </w:rPr>
              <w:t>ere</w:t>
            </w:r>
            <w:r>
              <w:t>t</w:t>
            </w:r>
          </w:p>
        </w:tc>
      </w:tr>
      <w:tr w:rsidR="00DE5447" w14:paraId="2E9B41E4" w14:textId="77777777" w:rsidTr="0025579E">
        <w:trPr>
          <w:trHeight w:val="273"/>
        </w:trPr>
        <w:tc>
          <w:tcPr>
            <w:tcW w:w="9526" w:type="dxa"/>
            <w:gridSpan w:val="6"/>
          </w:tcPr>
          <w:p w14:paraId="5FA3EBD5" w14:textId="77777777" w:rsidR="00DE5447" w:rsidRDefault="00DE5447" w:rsidP="0025579E">
            <w:pPr>
              <w:jc w:val="center"/>
            </w:pPr>
            <w:r>
              <w:t>Plural</w:t>
            </w:r>
          </w:p>
        </w:tc>
      </w:tr>
      <w:tr w:rsidR="00DE5447" w14:paraId="3D16EB8D" w14:textId="77777777" w:rsidTr="0025579E">
        <w:trPr>
          <w:trHeight w:val="273"/>
        </w:trPr>
        <w:tc>
          <w:tcPr>
            <w:tcW w:w="1369" w:type="dxa"/>
          </w:tcPr>
          <w:p w14:paraId="153B96CE" w14:textId="77777777" w:rsidR="00DE5447" w:rsidRDefault="00DE5447" w:rsidP="0025579E">
            <w:r>
              <w:t>1</w:t>
            </w:r>
            <w:r w:rsidRPr="0058032C">
              <w:rPr>
                <w:vertAlign w:val="superscript"/>
              </w:rPr>
              <w:t>st</w:t>
            </w:r>
            <w:r>
              <w:t xml:space="preserve"> plural</w:t>
            </w:r>
          </w:p>
        </w:tc>
        <w:tc>
          <w:tcPr>
            <w:tcW w:w="1631" w:type="dxa"/>
          </w:tcPr>
          <w:p w14:paraId="2A15218C" w14:textId="77777777" w:rsidR="00DE5447" w:rsidRDefault="00DE5447" w:rsidP="0025579E">
            <w:r>
              <w:t>voc</w:t>
            </w:r>
            <w:r>
              <w:rPr>
                <w:b/>
              </w:rPr>
              <w:t>arē</w:t>
            </w:r>
            <w:r w:rsidRPr="008F51C6">
              <w:t>mus</w:t>
            </w:r>
          </w:p>
        </w:tc>
        <w:tc>
          <w:tcPr>
            <w:tcW w:w="1631" w:type="dxa"/>
          </w:tcPr>
          <w:p w14:paraId="07B4C0FE" w14:textId="77777777" w:rsidR="00DE5447" w:rsidRDefault="00DE5447" w:rsidP="0025579E">
            <w:r>
              <w:t>vid</w:t>
            </w:r>
            <w:r>
              <w:rPr>
                <w:b/>
              </w:rPr>
              <w:t>erē</w:t>
            </w:r>
            <w:r>
              <w:t>mus</w:t>
            </w:r>
          </w:p>
        </w:tc>
        <w:tc>
          <w:tcPr>
            <w:tcW w:w="1632" w:type="dxa"/>
          </w:tcPr>
          <w:p w14:paraId="3C5C8E8A" w14:textId="77777777" w:rsidR="00DE5447" w:rsidRDefault="00DE5447" w:rsidP="0025579E">
            <w:r>
              <w:t>reg</w:t>
            </w:r>
            <w:r>
              <w:rPr>
                <w:b/>
              </w:rPr>
              <w:t>erē</w:t>
            </w:r>
            <w:r>
              <w:t>mus</w:t>
            </w:r>
          </w:p>
        </w:tc>
        <w:tc>
          <w:tcPr>
            <w:tcW w:w="1631" w:type="dxa"/>
          </w:tcPr>
          <w:p w14:paraId="45D51BCD" w14:textId="77777777" w:rsidR="00DE5447" w:rsidRDefault="00DE5447" w:rsidP="0025579E">
            <w:r>
              <w:t>aud</w:t>
            </w:r>
            <w:r>
              <w:rPr>
                <w:b/>
              </w:rPr>
              <w:t>irē</w:t>
            </w:r>
            <w:r>
              <w:t>mus</w:t>
            </w:r>
          </w:p>
        </w:tc>
        <w:tc>
          <w:tcPr>
            <w:tcW w:w="1632" w:type="dxa"/>
          </w:tcPr>
          <w:p w14:paraId="1B984EE2" w14:textId="77777777" w:rsidR="00DE5447" w:rsidRDefault="00DE5447" w:rsidP="0025579E">
            <w:r>
              <w:t>cap</w:t>
            </w:r>
            <w:r>
              <w:rPr>
                <w:b/>
              </w:rPr>
              <w:t>erē</w:t>
            </w:r>
            <w:r>
              <w:t>mus</w:t>
            </w:r>
          </w:p>
        </w:tc>
      </w:tr>
      <w:tr w:rsidR="00DE5447" w14:paraId="7686A578" w14:textId="77777777" w:rsidTr="0025579E">
        <w:trPr>
          <w:trHeight w:val="273"/>
        </w:trPr>
        <w:tc>
          <w:tcPr>
            <w:tcW w:w="1369" w:type="dxa"/>
          </w:tcPr>
          <w:p w14:paraId="33574396" w14:textId="77777777" w:rsidR="00DE5447" w:rsidRDefault="00DE5447" w:rsidP="0025579E">
            <w:r>
              <w:t>2</w:t>
            </w:r>
            <w:r w:rsidRPr="0058032C">
              <w:rPr>
                <w:vertAlign w:val="superscript"/>
              </w:rPr>
              <w:t>nd</w:t>
            </w:r>
            <w:r>
              <w:t xml:space="preserve"> plural</w:t>
            </w:r>
          </w:p>
        </w:tc>
        <w:tc>
          <w:tcPr>
            <w:tcW w:w="1631" w:type="dxa"/>
          </w:tcPr>
          <w:p w14:paraId="35C89048" w14:textId="77777777" w:rsidR="00DE5447" w:rsidRDefault="00DE5447" w:rsidP="0025579E">
            <w:r>
              <w:t>voc</w:t>
            </w:r>
            <w:r>
              <w:rPr>
                <w:b/>
              </w:rPr>
              <w:t>arē</w:t>
            </w:r>
            <w:r w:rsidRPr="008F51C6">
              <w:t>tis</w:t>
            </w:r>
          </w:p>
        </w:tc>
        <w:tc>
          <w:tcPr>
            <w:tcW w:w="1631" w:type="dxa"/>
          </w:tcPr>
          <w:p w14:paraId="6A53FC3C" w14:textId="77777777" w:rsidR="00DE5447" w:rsidRDefault="00DE5447" w:rsidP="0025579E">
            <w:r>
              <w:t>vid</w:t>
            </w:r>
            <w:r>
              <w:rPr>
                <w:b/>
              </w:rPr>
              <w:t>erē</w:t>
            </w:r>
            <w:r>
              <w:t>tis</w:t>
            </w:r>
          </w:p>
        </w:tc>
        <w:tc>
          <w:tcPr>
            <w:tcW w:w="1632" w:type="dxa"/>
          </w:tcPr>
          <w:p w14:paraId="33008115" w14:textId="77777777" w:rsidR="00DE5447" w:rsidRDefault="00DE5447" w:rsidP="0025579E">
            <w:r>
              <w:t>reg</w:t>
            </w:r>
            <w:r>
              <w:rPr>
                <w:b/>
              </w:rPr>
              <w:t>erē</w:t>
            </w:r>
            <w:r>
              <w:t>tis</w:t>
            </w:r>
          </w:p>
        </w:tc>
        <w:tc>
          <w:tcPr>
            <w:tcW w:w="1631" w:type="dxa"/>
          </w:tcPr>
          <w:p w14:paraId="3564E310" w14:textId="77777777" w:rsidR="00DE5447" w:rsidRDefault="00DE5447" w:rsidP="0025579E">
            <w:r>
              <w:t>aud</w:t>
            </w:r>
            <w:r>
              <w:rPr>
                <w:b/>
              </w:rPr>
              <w:t>irē</w:t>
            </w:r>
            <w:r>
              <w:t>tis</w:t>
            </w:r>
          </w:p>
        </w:tc>
        <w:tc>
          <w:tcPr>
            <w:tcW w:w="1632" w:type="dxa"/>
          </w:tcPr>
          <w:p w14:paraId="7A67ADE2" w14:textId="77777777" w:rsidR="00DE5447" w:rsidRDefault="00DE5447" w:rsidP="0025579E">
            <w:r>
              <w:t>cap</w:t>
            </w:r>
            <w:r>
              <w:rPr>
                <w:b/>
              </w:rPr>
              <w:t>erē</w:t>
            </w:r>
            <w:r>
              <w:t>tis</w:t>
            </w:r>
          </w:p>
        </w:tc>
      </w:tr>
      <w:tr w:rsidR="00DE5447" w14:paraId="472E5461" w14:textId="77777777" w:rsidTr="0025579E">
        <w:trPr>
          <w:trHeight w:val="273"/>
        </w:trPr>
        <w:tc>
          <w:tcPr>
            <w:tcW w:w="1369" w:type="dxa"/>
          </w:tcPr>
          <w:p w14:paraId="2686DBDD" w14:textId="77777777" w:rsidR="00DE5447" w:rsidRDefault="00DE5447" w:rsidP="0025579E">
            <w:r>
              <w:t>3</w:t>
            </w:r>
            <w:r w:rsidRPr="0058032C">
              <w:rPr>
                <w:vertAlign w:val="superscript"/>
              </w:rPr>
              <w:t>rd</w:t>
            </w:r>
            <w:r>
              <w:t xml:space="preserve"> plural</w:t>
            </w:r>
          </w:p>
        </w:tc>
        <w:tc>
          <w:tcPr>
            <w:tcW w:w="1631" w:type="dxa"/>
          </w:tcPr>
          <w:p w14:paraId="1EAD7D16" w14:textId="77777777" w:rsidR="00DE5447" w:rsidRDefault="00DE5447" w:rsidP="0025579E">
            <w:r>
              <w:t>vocar</w:t>
            </w:r>
            <w:r w:rsidRPr="000B28ED">
              <w:rPr>
                <w:b/>
              </w:rPr>
              <w:t>e</w:t>
            </w:r>
            <w:r w:rsidRPr="008F51C6">
              <w:t>nt</w:t>
            </w:r>
          </w:p>
        </w:tc>
        <w:tc>
          <w:tcPr>
            <w:tcW w:w="1631" w:type="dxa"/>
          </w:tcPr>
          <w:p w14:paraId="00A479A1" w14:textId="77777777" w:rsidR="00DE5447" w:rsidRDefault="00DE5447" w:rsidP="0025579E">
            <w:r>
              <w:t>vid</w:t>
            </w:r>
            <w:r>
              <w:rPr>
                <w:b/>
              </w:rPr>
              <w:t>ere</w:t>
            </w:r>
            <w:r>
              <w:t>nt</w:t>
            </w:r>
          </w:p>
        </w:tc>
        <w:tc>
          <w:tcPr>
            <w:tcW w:w="1632" w:type="dxa"/>
          </w:tcPr>
          <w:p w14:paraId="40DAD7A6" w14:textId="77777777" w:rsidR="00DE5447" w:rsidRDefault="00DE5447" w:rsidP="0025579E">
            <w:r>
              <w:t>reg</w:t>
            </w:r>
            <w:r>
              <w:rPr>
                <w:b/>
              </w:rPr>
              <w:t>ere</w:t>
            </w:r>
            <w:r>
              <w:t>nt</w:t>
            </w:r>
          </w:p>
        </w:tc>
        <w:tc>
          <w:tcPr>
            <w:tcW w:w="1631" w:type="dxa"/>
          </w:tcPr>
          <w:p w14:paraId="268FE40F" w14:textId="77777777" w:rsidR="00DE5447" w:rsidRDefault="00DE5447" w:rsidP="0025579E">
            <w:r>
              <w:t>aud</w:t>
            </w:r>
            <w:r>
              <w:rPr>
                <w:b/>
              </w:rPr>
              <w:t>ire</w:t>
            </w:r>
            <w:r>
              <w:t>nt</w:t>
            </w:r>
          </w:p>
        </w:tc>
        <w:tc>
          <w:tcPr>
            <w:tcW w:w="1632" w:type="dxa"/>
          </w:tcPr>
          <w:p w14:paraId="792CCFD7" w14:textId="77777777" w:rsidR="00DE5447" w:rsidRDefault="00DE5447" w:rsidP="0025579E">
            <w:r>
              <w:t>cap</w:t>
            </w:r>
            <w:r>
              <w:rPr>
                <w:b/>
              </w:rPr>
              <w:t>ere</w:t>
            </w:r>
            <w:r>
              <w:t>nt</w:t>
            </w:r>
          </w:p>
        </w:tc>
      </w:tr>
    </w:tbl>
    <w:p w14:paraId="5767EF05" w14:textId="77777777" w:rsidR="00DE5447" w:rsidRDefault="00DE5447" w:rsidP="00DE5447"/>
    <w:tbl>
      <w:tblPr>
        <w:tblStyle w:val="TableGrid"/>
        <w:tblW w:w="9526" w:type="dxa"/>
        <w:tblLook w:val="04A0" w:firstRow="1" w:lastRow="0" w:firstColumn="1" w:lastColumn="0" w:noHBand="0" w:noVBand="1"/>
      </w:tblPr>
      <w:tblGrid>
        <w:gridCol w:w="1369"/>
        <w:gridCol w:w="1631"/>
        <w:gridCol w:w="1631"/>
        <w:gridCol w:w="1632"/>
        <w:gridCol w:w="1631"/>
        <w:gridCol w:w="1632"/>
      </w:tblGrid>
      <w:tr w:rsidR="00DE5447" w14:paraId="568951C9" w14:textId="77777777" w:rsidTr="0025579E">
        <w:trPr>
          <w:trHeight w:val="547"/>
        </w:trPr>
        <w:tc>
          <w:tcPr>
            <w:tcW w:w="1369" w:type="dxa"/>
          </w:tcPr>
          <w:p w14:paraId="49496E3B" w14:textId="77777777" w:rsidR="00DE5447" w:rsidRDefault="00DE5447" w:rsidP="0025579E">
            <w:pPr>
              <w:pStyle w:val="Heading5"/>
            </w:pPr>
            <w:r>
              <w:t>Passive</w:t>
            </w:r>
          </w:p>
        </w:tc>
        <w:tc>
          <w:tcPr>
            <w:tcW w:w="1631" w:type="dxa"/>
          </w:tcPr>
          <w:p w14:paraId="211697FD" w14:textId="77777777" w:rsidR="00DE5447" w:rsidRDefault="00DE5447" w:rsidP="0025579E">
            <w:r>
              <w:t>1</w:t>
            </w:r>
            <w:r w:rsidRPr="0058032C">
              <w:rPr>
                <w:vertAlign w:val="superscript"/>
              </w:rPr>
              <w:t>st</w:t>
            </w:r>
            <w:r>
              <w:t xml:space="preserve"> conjugation</w:t>
            </w:r>
          </w:p>
        </w:tc>
        <w:tc>
          <w:tcPr>
            <w:tcW w:w="1631" w:type="dxa"/>
          </w:tcPr>
          <w:p w14:paraId="7AD1947B" w14:textId="77777777" w:rsidR="00DE5447" w:rsidRDefault="00DE5447" w:rsidP="0025579E">
            <w:r>
              <w:t>2</w:t>
            </w:r>
            <w:r w:rsidRPr="0058032C">
              <w:rPr>
                <w:vertAlign w:val="superscript"/>
              </w:rPr>
              <w:t>nd</w:t>
            </w:r>
            <w:r>
              <w:t xml:space="preserve"> conjugation</w:t>
            </w:r>
          </w:p>
        </w:tc>
        <w:tc>
          <w:tcPr>
            <w:tcW w:w="1632" w:type="dxa"/>
          </w:tcPr>
          <w:p w14:paraId="553A2F23" w14:textId="77777777" w:rsidR="00DE5447" w:rsidRDefault="00DE5447" w:rsidP="0025579E">
            <w:r>
              <w:t>3</w:t>
            </w:r>
            <w:r w:rsidRPr="0058032C">
              <w:rPr>
                <w:vertAlign w:val="superscript"/>
              </w:rPr>
              <w:t>rd</w:t>
            </w:r>
            <w:r>
              <w:t xml:space="preserve"> conjugation</w:t>
            </w:r>
          </w:p>
        </w:tc>
        <w:tc>
          <w:tcPr>
            <w:tcW w:w="1631" w:type="dxa"/>
          </w:tcPr>
          <w:p w14:paraId="342F46AE" w14:textId="77777777" w:rsidR="00DE5447" w:rsidRDefault="00DE5447" w:rsidP="0025579E">
            <w:r>
              <w:t>4</w:t>
            </w:r>
            <w:r w:rsidRPr="0058032C">
              <w:rPr>
                <w:vertAlign w:val="superscript"/>
              </w:rPr>
              <w:t>th</w:t>
            </w:r>
            <w:r>
              <w:t xml:space="preserve"> conjugation</w:t>
            </w:r>
          </w:p>
        </w:tc>
        <w:tc>
          <w:tcPr>
            <w:tcW w:w="1632" w:type="dxa"/>
          </w:tcPr>
          <w:p w14:paraId="14B74972" w14:textId="77777777" w:rsidR="00DE5447" w:rsidRDefault="00DE5447" w:rsidP="0025579E">
            <w:r>
              <w:t>3</w:t>
            </w:r>
            <w:r w:rsidRPr="0058032C">
              <w:rPr>
                <w:vertAlign w:val="superscript"/>
              </w:rPr>
              <w:t>rd</w:t>
            </w:r>
            <w:r>
              <w:t xml:space="preserve"> –io conjugation</w:t>
            </w:r>
          </w:p>
        </w:tc>
      </w:tr>
      <w:tr w:rsidR="00DE5447" w14:paraId="1D8D8B35" w14:textId="77777777" w:rsidTr="0025579E">
        <w:trPr>
          <w:trHeight w:val="273"/>
        </w:trPr>
        <w:tc>
          <w:tcPr>
            <w:tcW w:w="9526" w:type="dxa"/>
            <w:gridSpan w:val="6"/>
          </w:tcPr>
          <w:p w14:paraId="6D136EC6" w14:textId="77777777" w:rsidR="00DE5447" w:rsidRDefault="00DE5447" w:rsidP="0025579E">
            <w:pPr>
              <w:jc w:val="center"/>
            </w:pPr>
            <w:r>
              <w:t>Singular</w:t>
            </w:r>
          </w:p>
        </w:tc>
      </w:tr>
      <w:tr w:rsidR="00DE5447" w14:paraId="443B5615" w14:textId="77777777" w:rsidTr="0025579E">
        <w:trPr>
          <w:trHeight w:val="273"/>
        </w:trPr>
        <w:tc>
          <w:tcPr>
            <w:tcW w:w="1369" w:type="dxa"/>
          </w:tcPr>
          <w:p w14:paraId="5A222BAC" w14:textId="77777777" w:rsidR="00DE5447" w:rsidRDefault="00DE5447" w:rsidP="0025579E">
            <w:r>
              <w:t>1</w:t>
            </w:r>
            <w:r w:rsidRPr="0058032C">
              <w:rPr>
                <w:vertAlign w:val="superscript"/>
              </w:rPr>
              <w:t>st</w:t>
            </w:r>
            <w:r>
              <w:t xml:space="preserve"> singular</w:t>
            </w:r>
          </w:p>
        </w:tc>
        <w:tc>
          <w:tcPr>
            <w:tcW w:w="1631" w:type="dxa"/>
          </w:tcPr>
          <w:p w14:paraId="6BF240E5" w14:textId="77777777" w:rsidR="00DE5447" w:rsidRDefault="00DE5447" w:rsidP="0025579E">
            <w:r>
              <w:t>voc</w:t>
            </w:r>
            <w:r>
              <w:rPr>
                <w:b/>
              </w:rPr>
              <w:t>are</w:t>
            </w:r>
            <w:r>
              <w:t>r</w:t>
            </w:r>
          </w:p>
        </w:tc>
        <w:tc>
          <w:tcPr>
            <w:tcW w:w="1631" w:type="dxa"/>
          </w:tcPr>
          <w:p w14:paraId="47B0821C" w14:textId="77777777" w:rsidR="00DE5447" w:rsidRDefault="00DE5447" w:rsidP="0025579E">
            <w:r>
              <w:t>vid</w:t>
            </w:r>
            <w:r>
              <w:rPr>
                <w:b/>
              </w:rPr>
              <w:t>ere</w:t>
            </w:r>
            <w:r>
              <w:t>r</w:t>
            </w:r>
          </w:p>
        </w:tc>
        <w:tc>
          <w:tcPr>
            <w:tcW w:w="1632" w:type="dxa"/>
          </w:tcPr>
          <w:p w14:paraId="597C3BD2" w14:textId="77777777" w:rsidR="00DE5447" w:rsidRDefault="00DE5447" w:rsidP="0025579E">
            <w:r>
              <w:t>reg</w:t>
            </w:r>
            <w:r>
              <w:rPr>
                <w:b/>
              </w:rPr>
              <w:t>ere</w:t>
            </w:r>
            <w:r>
              <w:t>r</w:t>
            </w:r>
          </w:p>
        </w:tc>
        <w:tc>
          <w:tcPr>
            <w:tcW w:w="1631" w:type="dxa"/>
          </w:tcPr>
          <w:p w14:paraId="0E0FC45A" w14:textId="77777777" w:rsidR="00DE5447" w:rsidRDefault="00DE5447" w:rsidP="0025579E">
            <w:r>
              <w:t>aud</w:t>
            </w:r>
            <w:r>
              <w:rPr>
                <w:b/>
              </w:rPr>
              <w:t>ire</w:t>
            </w:r>
            <w:r>
              <w:t>r</w:t>
            </w:r>
          </w:p>
        </w:tc>
        <w:tc>
          <w:tcPr>
            <w:tcW w:w="1632" w:type="dxa"/>
          </w:tcPr>
          <w:p w14:paraId="0DEC7B1A" w14:textId="77777777" w:rsidR="00DE5447" w:rsidRDefault="00DE5447" w:rsidP="0025579E">
            <w:r>
              <w:t>cap</w:t>
            </w:r>
            <w:r>
              <w:rPr>
                <w:b/>
              </w:rPr>
              <w:t>ere</w:t>
            </w:r>
            <w:r>
              <w:t>r</w:t>
            </w:r>
          </w:p>
        </w:tc>
      </w:tr>
      <w:tr w:rsidR="00DE5447" w14:paraId="6A91923B" w14:textId="77777777" w:rsidTr="0025579E">
        <w:trPr>
          <w:trHeight w:val="263"/>
        </w:trPr>
        <w:tc>
          <w:tcPr>
            <w:tcW w:w="1369" w:type="dxa"/>
          </w:tcPr>
          <w:p w14:paraId="336241F7" w14:textId="77777777" w:rsidR="00DE5447" w:rsidRDefault="00DE5447" w:rsidP="0025579E">
            <w:r>
              <w:t>2</w:t>
            </w:r>
            <w:r w:rsidRPr="0058032C">
              <w:rPr>
                <w:vertAlign w:val="superscript"/>
              </w:rPr>
              <w:t>nd</w:t>
            </w:r>
            <w:r>
              <w:t xml:space="preserve"> singular</w:t>
            </w:r>
          </w:p>
        </w:tc>
        <w:tc>
          <w:tcPr>
            <w:tcW w:w="1631" w:type="dxa"/>
          </w:tcPr>
          <w:p w14:paraId="5B896E81" w14:textId="77777777" w:rsidR="00DE5447" w:rsidRDefault="00DE5447" w:rsidP="0025579E">
            <w:r>
              <w:t>voc</w:t>
            </w:r>
            <w:r>
              <w:rPr>
                <w:b/>
              </w:rPr>
              <w:t>arē</w:t>
            </w:r>
            <w:r>
              <w:t>ris</w:t>
            </w:r>
          </w:p>
        </w:tc>
        <w:tc>
          <w:tcPr>
            <w:tcW w:w="1631" w:type="dxa"/>
          </w:tcPr>
          <w:p w14:paraId="42613988" w14:textId="77777777" w:rsidR="00DE5447" w:rsidRDefault="00DE5447" w:rsidP="0025579E">
            <w:r>
              <w:t>vid</w:t>
            </w:r>
            <w:r>
              <w:rPr>
                <w:b/>
              </w:rPr>
              <w:t>erē</w:t>
            </w:r>
            <w:r>
              <w:t>ris</w:t>
            </w:r>
          </w:p>
        </w:tc>
        <w:tc>
          <w:tcPr>
            <w:tcW w:w="1632" w:type="dxa"/>
          </w:tcPr>
          <w:p w14:paraId="26E8FB1D" w14:textId="77777777" w:rsidR="00DE5447" w:rsidRDefault="00DE5447" w:rsidP="0025579E">
            <w:r>
              <w:t>reg</w:t>
            </w:r>
            <w:r>
              <w:rPr>
                <w:b/>
              </w:rPr>
              <w:t>erē</w:t>
            </w:r>
            <w:r>
              <w:t>ris</w:t>
            </w:r>
          </w:p>
        </w:tc>
        <w:tc>
          <w:tcPr>
            <w:tcW w:w="1631" w:type="dxa"/>
          </w:tcPr>
          <w:p w14:paraId="52F63FCE" w14:textId="77777777" w:rsidR="00DE5447" w:rsidRDefault="00DE5447" w:rsidP="0025579E">
            <w:r>
              <w:t>aud</w:t>
            </w:r>
            <w:r>
              <w:rPr>
                <w:b/>
              </w:rPr>
              <w:t>irē</w:t>
            </w:r>
            <w:r>
              <w:t>ris</w:t>
            </w:r>
          </w:p>
        </w:tc>
        <w:tc>
          <w:tcPr>
            <w:tcW w:w="1632" w:type="dxa"/>
          </w:tcPr>
          <w:p w14:paraId="4BFAAB7C" w14:textId="77777777" w:rsidR="00DE5447" w:rsidRDefault="00DE5447" w:rsidP="0025579E">
            <w:r>
              <w:t>cap</w:t>
            </w:r>
            <w:r>
              <w:rPr>
                <w:b/>
              </w:rPr>
              <w:t>erē</w:t>
            </w:r>
            <w:r>
              <w:t>ris</w:t>
            </w:r>
          </w:p>
        </w:tc>
      </w:tr>
      <w:tr w:rsidR="00DE5447" w14:paraId="5757E2EF" w14:textId="77777777" w:rsidTr="0025579E">
        <w:trPr>
          <w:trHeight w:val="273"/>
        </w:trPr>
        <w:tc>
          <w:tcPr>
            <w:tcW w:w="1369" w:type="dxa"/>
          </w:tcPr>
          <w:p w14:paraId="6DA3C7A2" w14:textId="77777777" w:rsidR="00DE5447" w:rsidRDefault="00DE5447" w:rsidP="0025579E">
            <w:r>
              <w:t>3</w:t>
            </w:r>
            <w:r w:rsidRPr="0058032C">
              <w:rPr>
                <w:vertAlign w:val="superscript"/>
              </w:rPr>
              <w:t>rd</w:t>
            </w:r>
            <w:r>
              <w:t xml:space="preserve"> singular</w:t>
            </w:r>
          </w:p>
        </w:tc>
        <w:tc>
          <w:tcPr>
            <w:tcW w:w="1631" w:type="dxa"/>
          </w:tcPr>
          <w:p w14:paraId="3F2E88C3" w14:textId="77777777" w:rsidR="00DE5447" w:rsidRDefault="00DE5447" w:rsidP="0025579E">
            <w:r>
              <w:t>voc</w:t>
            </w:r>
            <w:r>
              <w:rPr>
                <w:b/>
              </w:rPr>
              <w:t>are</w:t>
            </w:r>
            <w:r w:rsidRPr="008F51C6">
              <w:t>t</w:t>
            </w:r>
            <w:r>
              <w:t>ur</w:t>
            </w:r>
          </w:p>
        </w:tc>
        <w:tc>
          <w:tcPr>
            <w:tcW w:w="1631" w:type="dxa"/>
          </w:tcPr>
          <w:p w14:paraId="774184DE" w14:textId="77777777" w:rsidR="00DE5447" w:rsidRDefault="00DE5447" w:rsidP="0025579E">
            <w:r>
              <w:t>vid</w:t>
            </w:r>
            <w:r>
              <w:rPr>
                <w:b/>
              </w:rPr>
              <w:t>ere</w:t>
            </w:r>
            <w:r w:rsidRPr="008F51C6">
              <w:t>t</w:t>
            </w:r>
            <w:r>
              <w:t>ur</w:t>
            </w:r>
          </w:p>
        </w:tc>
        <w:tc>
          <w:tcPr>
            <w:tcW w:w="1632" w:type="dxa"/>
          </w:tcPr>
          <w:p w14:paraId="2793254C" w14:textId="77777777" w:rsidR="00DE5447" w:rsidRDefault="00DE5447" w:rsidP="0025579E">
            <w:r>
              <w:t>reg</w:t>
            </w:r>
            <w:r>
              <w:rPr>
                <w:b/>
              </w:rPr>
              <w:t>ere</w:t>
            </w:r>
            <w:r>
              <w:t>tur</w:t>
            </w:r>
          </w:p>
        </w:tc>
        <w:tc>
          <w:tcPr>
            <w:tcW w:w="1631" w:type="dxa"/>
          </w:tcPr>
          <w:p w14:paraId="530A969F" w14:textId="77777777" w:rsidR="00DE5447" w:rsidRDefault="00DE5447" w:rsidP="0025579E">
            <w:r>
              <w:t>aud</w:t>
            </w:r>
            <w:r>
              <w:rPr>
                <w:b/>
              </w:rPr>
              <w:t>ire</w:t>
            </w:r>
            <w:r>
              <w:t>tur</w:t>
            </w:r>
          </w:p>
        </w:tc>
        <w:tc>
          <w:tcPr>
            <w:tcW w:w="1632" w:type="dxa"/>
          </w:tcPr>
          <w:p w14:paraId="58412C93" w14:textId="77777777" w:rsidR="00DE5447" w:rsidRDefault="00DE5447" w:rsidP="0025579E">
            <w:r>
              <w:t>cap</w:t>
            </w:r>
            <w:r>
              <w:rPr>
                <w:b/>
              </w:rPr>
              <w:t>ere</w:t>
            </w:r>
            <w:r>
              <w:t>tur</w:t>
            </w:r>
          </w:p>
        </w:tc>
      </w:tr>
      <w:tr w:rsidR="00DE5447" w14:paraId="4C51783E" w14:textId="77777777" w:rsidTr="0025579E">
        <w:trPr>
          <w:trHeight w:val="273"/>
        </w:trPr>
        <w:tc>
          <w:tcPr>
            <w:tcW w:w="9526" w:type="dxa"/>
            <w:gridSpan w:val="6"/>
          </w:tcPr>
          <w:p w14:paraId="61A9DB5D" w14:textId="77777777" w:rsidR="00DE5447" w:rsidRDefault="00DE5447" w:rsidP="0025579E">
            <w:pPr>
              <w:jc w:val="center"/>
            </w:pPr>
            <w:r>
              <w:t>Plural</w:t>
            </w:r>
          </w:p>
        </w:tc>
      </w:tr>
      <w:tr w:rsidR="00DE5447" w14:paraId="69709751" w14:textId="77777777" w:rsidTr="0025579E">
        <w:trPr>
          <w:trHeight w:val="273"/>
        </w:trPr>
        <w:tc>
          <w:tcPr>
            <w:tcW w:w="1369" w:type="dxa"/>
          </w:tcPr>
          <w:p w14:paraId="6C7ECD38" w14:textId="77777777" w:rsidR="00DE5447" w:rsidRDefault="00DE5447" w:rsidP="0025579E">
            <w:r>
              <w:t>1</w:t>
            </w:r>
            <w:r w:rsidRPr="0058032C">
              <w:rPr>
                <w:vertAlign w:val="superscript"/>
              </w:rPr>
              <w:t>st</w:t>
            </w:r>
            <w:r>
              <w:t xml:space="preserve"> plural</w:t>
            </w:r>
          </w:p>
        </w:tc>
        <w:tc>
          <w:tcPr>
            <w:tcW w:w="1631" w:type="dxa"/>
          </w:tcPr>
          <w:p w14:paraId="5793D05C" w14:textId="77777777" w:rsidR="00DE5447" w:rsidRDefault="00DE5447" w:rsidP="0025579E">
            <w:r>
              <w:t>voc</w:t>
            </w:r>
            <w:r>
              <w:rPr>
                <w:b/>
              </w:rPr>
              <w:t>arē</w:t>
            </w:r>
            <w:r>
              <w:t>mur</w:t>
            </w:r>
          </w:p>
        </w:tc>
        <w:tc>
          <w:tcPr>
            <w:tcW w:w="1631" w:type="dxa"/>
          </w:tcPr>
          <w:p w14:paraId="5CAD2C5E" w14:textId="77777777" w:rsidR="00DE5447" w:rsidRDefault="00DE5447" w:rsidP="0025579E">
            <w:r>
              <w:t>vid</w:t>
            </w:r>
            <w:r>
              <w:rPr>
                <w:b/>
              </w:rPr>
              <w:t>erē</w:t>
            </w:r>
            <w:r>
              <w:t>mur</w:t>
            </w:r>
          </w:p>
        </w:tc>
        <w:tc>
          <w:tcPr>
            <w:tcW w:w="1632" w:type="dxa"/>
          </w:tcPr>
          <w:p w14:paraId="7A8BEEE8" w14:textId="77777777" w:rsidR="00DE5447" w:rsidRDefault="00DE5447" w:rsidP="0025579E">
            <w:r>
              <w:t>reg</w:t>
            </w:r>
            <w:r>
              <w:rPr>
                <w:b/>
              </w:rPr>
              <w:t>erē</w:t>
            </w:r>
            <w:r>
              <w:t>mur</w:t>
            </w:r>
          </w:p>
        </w:tc>
        <w:tc>
          <w:tcPr>
            <w:tcW w:w="1631" w:type="dxa"/>
          </w:tcPr>
          <w:p w14:paraId="65593589" w14:textId="77777777" w:rsidR="00DE5447" w:rsidRDefault="00DE5447" w:rsidP="0025579E">
            <w:r>
              <w:t>aud</w:t>
            </w:r>
            <w:r>
              <w:rPr>
                <w:b/>
              </w:rPr>
              <w:t>irē</w:t>
            </w:r>
            <w:r>
              <w:t>mur</w:t>
            </w:r>
          </w:p>
        </w:tc>
        <w:tc>
          <w:tcPr>
            <w:tcW w:w="1632" w:type="dxa"/>
          </w:tcPr>
          <w:p w14:paraId="2A67C155" w14:textId="77777777" w:rsidR="00DE5447" w:rsidRDefault="00DE5447" w:rsidP="0025579E">
            <w:r>
              <w:t>cap</w:t>
            </w:r>
            <w:r>
              <w:rPr>
                <w:b/>
              </w:rPr>
              <w:t>erē</w:t>
            </w:r>
            <w:r>
              <w:t>mur</w:t>
            </w:r>
          </w:p>
        </w:tc>
      </w:tr>
      <w:tr w:rsidR="00DE5447" w14:paraId="7B6FB1A4" w14:textId="77777777" w:rsidTr="0025579E">
        <w:trPr>
          <w:trHeight w:val="273"/>
        </w:trPr>
        <w:tc>
          <w:tcPr>
            <w:tcW w:w="1369" w:type="dxa"/>
          </w:tcPr>
          <w:p w14:paraId="1F69FC88" w14:textId="77777777" w:rsidR="00DE5447" w:rsidRDefault="00DE5447" w:rsidP="0025579E">
            <w:r>
              <w:t>2</w:t>
            </w:r>
            <w:r w:rsidRPr="0058032C">
              <w:rPr>
                <w:vertAlign w:val="superscript"/>
              </w:rPr>
              <w:t>nd</w:t>
            </w:r>
            <w:r>
              <w:t xml:space="preserve"> plural</w:t>
            </w:r>
          </w:p>
        </w:tc>
        <w:tc>
          <w:tcPr>
            <w:tcW w:w="1631" w:type="dxa"/>
          </w:tcPr>
          <w:p w14:paraId="4009BBC8" w14:textId="77777777" w:rsidR="00DE5447" w:rsidRDefault="00DE5447" w:rsidP="0025579E">
            <w:r>
              <w:t>voc</w:t>
            </w:r>
            <w:r>
              <w:rPr>
                <w:b/>
              </w:rPr>
              <w:t>arē</w:t>
            </w:r>
            <w:r>
              <w:t>mini</w:t>
            </w:r>
          </w:p>
        </w:tc>
        <w:tc>
          <w:tcPr>
            <w:tcW w:w="1631" w:type="dxa"/>
          </w:tcPr>
          <w:p w14:paraId="5075C158" w14:textId="77777777" w:rsidR="00DE5447" w:rsidRDefault="00DE5447" w:rsidP="0025579E">
            <w:r>
              <w:t>vid</w:t>
            </w:r>
            <w:r>
              <w:rPr>
                <w:b/>
              </w:rPr>
              <w:t>erē</w:t>
            </w:r>
            <w:r>
              <w:t>mini</w:t>
            </w:r>
          </w:p>
        </w:tc>
        <w:tc>
          <w:tcPr>
            <w:tcW w:w="1632" w:type="dxa"/>
          </w:tcPr>
          <w:p w14:paraId="50873711" w14:textId="77777777" w:rsidR="00DE5447" w:rsidRDefault="00DE5447" w:rsidP="0025579E">
            <w:r>
              <w:t>reg</w:t>
            </w:r>
            <w:r>
              <w:rPr>
                <w:b/>
              </w:rPr>
              <w:t>erē</w:t>
            </w:r>
            <w:r>
              <w:t>mini</w:t>
            </w:r>
          </w:p>
        </w:tc>
        <w:tc>
          <w:tcPr>
            <w:tcW w:w="1631" w:type="dxa"/>
          </w:tcPr>
          <w:p w14:paraId="6E5868CE" w14:textId="77777777" w:rsidR="00DE5447" w:rsidRDefault="00DE5447" w:rsidP="0025579E">
            <w:r>
              <w:t>aud</w:t>
            </w:r>
            <w:r>
              <w:rPr>
                <w:b/>
              </w:rPr>
              <w:t>irē</w:t>
            </w:r>
            <w:r>
              <w:t>mini</w:t>
            </w:r>
          </w:p>
        </w:tc>
        <w:tc>
          <w:tcPr>
            <w:tcW w:w="1632" w:type="dxa"/>
          </w:tcPr>
          <w:p w14:paraId="50B99AAD" w14:textId="77777777" w:rsidR="00DE5447" w:rsidRDefault="00DE5447" w:rsidP="0025579E">
            <w:r>
              <w:t>cap</w:t>
            </w:r>
            <w:r>
              <w:rPr>
                <w:b/>
              </w:rPr>
              <w:t>erē</w:t>
            </w:r>
            <w:r>
              <w:t>mini</w:t>
            </w:r>
          </w:p>
        </w:tc>
      </w:tr>
      <w:tr w:rsidR="00DE5447" w14:paraId="6C572512" w14:textId="77777777" w:rsidTr="0025579E">
        <w:trPr>
          <w:trHeight w:val="273"/>
        </w:trPr>
        <w:tc>
          <w:tcPr>
            <w:tcW w:w="1369" w:type="dxa"/>
          </w:tcPr>
          <w:p w14:paraId="06FED5C5" w14:textId="77777777" w:rsidR="00DE5447" w:rsidRDefault="00DE5447" w:rsidP="0025579E">
            <w:r>
              <w:t>3</w:t>
            </w:r>
            <w:r w:rsidRPr="0058032C">
              <w:rPr>
                <w:vertAlign w:val="superscript"/>
              </w:rPr>
              <w:t>rd</w:t>
            </w:r>
            <w:r>
              <w:t xml:space="preserve"> plural</w:t>
            </w:r>
          </w:p>
        </w:tc>
        <w:tc>
          <w:tcPr>
            <w:tcW w:w="1631" w:type="dxa"/>
          </w:tcPr>
          <w:p w14:paraId="795B9D56" w14:textId="77777777" w:rsidR="00DE5447" w:rsidRDefault="00DE5447" w:rsidP="0025579E">
            <w:r>
              <w:t>vocar</w:t>
            </w:r>
            <w:r w:rsidRPr="000B28ED">
              <w:rPr>
                <w:b/>
              </w:rPr>
              <w:t>e</w:t>
            </w:r>
            <w:r w:rsidRPr="008F51C6">
              <w:t>nt</w:t>
            </w:r>
            <w:r>
              <w:t>ur</w:t>
            </w:r>
          </w:p>
        </w:tc>
        <w:tc>
          <w:tcPr>
            <w:tcW w:w="1631" w:type="dxa"/>
          </w:tcPr>
          <w:p w14:paraId="4AAFE3FA" w14:textId="77777777" w:rsidR="00DE5447" w:rsidRDefault="00DE5447" w:rsidP="0025579E">
            <w:r>
              <w:t>vid</w:t>
            </w:r>
            <w:r>
              <w:rPr>
                <w:b/>
              </w:rPr>
              <w:t>ere</w:t>
            </w:r>
            <w:r>
              <w:t>ntur</w:t>
            </w:r>
          </w:p>
        </w:tc>
        <w:tc>
          <w:tcPr>
            <w:tcW w:w="1632" w:type="dxa"/>
          </w:tcPr>
          <w:p w14:paraId="58C9D1B3" w14:textId="77777777" w:rsidR="00DE5447" w:rsidRDefault="00DE5447" w:rsidP="0025579E">
            <w:r>
              <w:t>reg</w:t>
            </w:r>
            <w:r>
              <w:rPr>
                <w:b/>
              </w:rPr>
              <w:t>ere</w:t>
            </w:r>
            <w:r>
              <w:t>ntur</w:t>
            </w:r>
          </w:p>
        </w:tc>
        <w:tc>
          <w:tcPr>
            <w:tcW w:w="1631" w:type="dxa"/>
          </w:tcPr>
          <w:p w14:paraId="517E9EBC" w14:textId="77777777" w:rsidR="00DE5447" w:rsidRDefault="00DE5447" w:rsidP="0025579E">
            <w:r>
              <w:t>aud</w:t>
            </w:r>
            <w:r>
              <w:rPr>
                <w:b/>
              </w:rPr>
              <w:t>ire</w:t>
            </w:r>
            <w:r>
              <w:t>ntur</w:t>
            </w:r>
          </w:p>
        </w:tc>
        <w:tc>
          <w:tcPr>
            <w:tcW w:w="1632" w:type="dxa"/>
          </w:tcPr>
          <w:p w14:paraId="019C82EB" w14:textId="77777777" w:rsidR="00DE5447" w:rsidRDefault="00DE5447" w:rsidP="0025579E">
            <w:r>
              <w:t>cap</w:t>
            </w:r>
            <w:r>
              <w:rPr>
                <w:b/>
              </w:rPr>
              <w:t>ere</w:t>
            </w:r>
            <w:r>
              <w:t>ntur</w:t>
            </w:r>
          </w:p>
        </w:tc>
      </w:tr>
    </w:tbl>
    <w:p w14:paraId="66360A1D" w14:textId="77777777" w:rsidR="00DE5447" w:rsidRDefault="00DE5447" w:rsidP="00DE5447"/>
    <w:p w14:paraId="422EF964" w14:textId="77777777" w:rsidR="00DE5447" w:rsidRDefault="00DE5447" w:rsidP="00DE5447">
      <w:r>
        <w:t>Although the translation of subjunctives is dependent on the sentence pattern, you can translate for now with the helping verb “might.” More patterns and translations will be introduced in the following chapters.</w:t>
      </w:r>
    </w:p>
    <w:p w14:paraId="1F2238AA" w14:textId="77777777" w:rsidR="00DE5447" w:rsidRDefault="00DE5447" w:rsidP="00DE5447">
      <w:r>
        <w:rPr>
          <w:i/>
        </w:rPr>
        <w:t>vocarem</w:t>
      </w:r>
      <w:r>
        <w:t>: I might call</w:t>
      </w:r>
      <w:r>
        <w:tab/>
      </w:r>
      <w:r>
        <w:rPr>
          <w:i/>
        </w:rPr>
        <w:t>vocarer</w:t>
      </w:r>
      <w:r>
        <w:t>: I might be called</w:t>
      </w:r>
    </w:p>
    <w:p w14:paraId="7EE4823C" w14:textId="77777777" w:rsidR="00DE5447" w:rsidRDefault="00DE5447" w:rsidP="00DE5447">
      <w:pPr>
        <w:pStyle w:val="Heading5"/>
      </w:pPr>
      <w:r>
        <w:t>Perfect Subjunctive</w:t>
      </w:r>
    </w:p>
    <w:p w14:paraId="1F6525A5" w14:textId="77777777" w:rsidR="00DE5447" w:rsidRDefault="00DE5447" w:rsidP="00DE5447">
      <w:r>
        <w:t>Just like all verbs in the perfect system, perfect active subjunctive comes from the 3</w:t>
      </w:r>
      <w:r w:rsidRPr="00972E02">
        <w:rPr>
          <w:vertAlign w:val="superscript"/>
        </w:rPr>
        <w:t>rd</w:t>
      </w:r>
      <w:r>
        <w:t xml:space="preserve"> principal part, while perfect passive comes from the 4</w:t>
      </w:r>
      <w:r w:rsidRPr="00972E02">
        <w:rPr>
          <w:vertAlign w:val="superscript"/>
        </w:rPr>
        <w:t>th</w:t>
      </w:r>
      <w:r>
        <w:t xml:space="preserve">. </w:t>
      </w:r>
    </w:p>
    <w:p w14:paraId="0661E95C" w14:textId="77777777" w:rsidR="00DE5447" w:rsidRDefault="00DE5447" w:rsidP="00DE5447">
      <w:r>
        <w:t xml:space="preserve">To form the perfect active, apply the tense marker </w:t>
      </w:r>
      <w:r>
        <w:rPr>
          <w:i/>
        </w:rPr>
        <w:t xml:space="preserve">–eri— </w:t>
      </w:r>
      <w:r>
        <w:t>and  personal endings (you’ll note similarities to the future perfect indicative).</w:t>
      </w:r>
    </w:p>
    <w:tbl>
      <w:tblPr>
        <w:tblStyle w:val="TableGrid"/>
        <w:tblW w:w="9526" w:type="dxa"/>
        <w:tblLook w:val="04A0" w:firstRow="1" w:lastRow="0" w:firstColumn="1" w:lastColumn="0" w:noHBand="0" w:noVBand="1"/>
      </w:tblPr>
      <w:tblGrid>
        <w:gridCol w:w="1369"/>
        <w:gridCol w:w="1631"/>
        <w:gridCol w:w="1631"/>
        <w:gridCol w:w="1632"/>
        <w:gridCol w:w="1631"/>
        <w:gridCol w:w="1632"/>
      </w:tblGrid>
      <w:tr w:rsidR="00DE5447" w14:paraId="41ABE753" w14:textId="77777777" w:rsidTr="0025579E">
        <w:trPr>
          <w:trHeight w:val="547"/>
        </w:trPr>
        <w:tc>
          <w:tcPr>
            <w:tcW w:w="1369" w:type="dxa"/>
          </w:tcPr>
          <w:p w14:paraId="75422DA9" w14:textId="77777777" w:rsidR="00DE5447" w:rsidRDefault="00DE5447" w:rsidP="0025579E">
            <w:pPr>
              <w:pStyle w:val="Heading5"/>
            </w:pPr>
            <w:r>
              <w:lastRenderedPageBreak/>
              <w:t>Active</w:t>
            </w:r>
          </w:p>
        </w:tc>
        <w:tc>
          <w:tcPr>
            <w:tcW w:w="1631" w:type="dxa"/>
          </w:tcPr>
          <w:p w14:paraId="06DE91ED" w14:textId="77777777" w:rsidR="00DE5447" w:rsidRDefault="00DE5447" w:rsidP="0025579E">
            <w:r>
              <w:t>1</w:t>
            </w:r>
            <w:r w:rsidRPr="0058032C">
              <w:rPr>
                <w:vertAlign w:val="superscript"/>
              </w:rPr>
              <w:t>st</w:t>
            </w:r>
            <w:r>
              <w:t xml:space="preserve"> conjugation</w:t>
            </w:r>
          </w:p>
        </w:tc>
        <w:tc>
          <w:tcPr>
            <w:tcW w:w="1631" w:type="dxa"/>
          </w:tcPr>
          <w:p w14:paraId="2390E95F" w14:textId="77777777" w:rsidR="00DE5447" w:rsidRDefault="00DE5447" w:rsidP="0025579E">
            <w:r>
              <w:t>2</w:t>
            </w:r>
            <w:r w:rsidRPr="0058032C">
              <w:rPr>
                <w:vertAlign w:val="superscript"/>
              </w:rPr>
              <w:t>nd</w:t>
            </w:r>
            <w:r>
              <w:t xml:space="preserve"> conjugation</w:t>
            </w:r>
          </w:p>
        </w:tc>
        <w:tc>
          <w:tcPr>
            <w:tcW w:w="1632" w:type="dxa"/>
          </w:tcPr>
          <w:p w14:paraId="0955A4CD" w14:textId="77777777" w:rsidR="00DE5447" w:rsidRDefault="00DE5447" w:rsidP="0025579E">
            <w:r>
              <w:t>3</w:t>
            </w:r>
            <w:r w:rsidRPr="0058032C">
              <w:rPr>
                <w:vertAlign w:val="superscript"/>
              </w:rPr>
              <w:t>rd</w:t>
            </w:r>
            <w:r>
              <w:t xml:space="preserve"> conjugation</w:t>
            </w:r>
          </w:p>
        </w:tc>
        <w:tc>
          <w:tcPr>
            <w:tcW w:w="1631" w:type="dxa"/>
          </w:tcPr>
          <w:p w14:paraId="35A0044C" w14:textId="77777777" w:rsidR="00DE5447" w:rsidRDefault="00DE5447" w:rsidP="0025579E">
            <w:r>
              <w:t>4</w:t>
            </w:r>
            <w:r w:rsidRPr="0058032C">
              <w:rPr>
                <w:vertAlign w:val="superscript"/>
              </w:rPr>
              <w:t>th</w:t>
            </w:r>
            <w:r>
              <w:t xml:space="preserve"> conjugation</w:t>
            </w:r>
          </w:p>
        </w:tc>
        <w:tc>
          <w:tcPr>
            <w:tcW w:w="1632" w:type="dxa"/>
          </w:tcPr>
          <w:p w14:paraId="56D19772" w14:textId="77777777" w:rsidR="00DE5447" w:rsidRDefault="00DE5447" w:rsidP="0025579E">
            <w:r>
              <w:t>3</w:t>
            </w:r>
            <w:r w:rsidRPr="0058032C">
              <w:rPr>
                <w:vertAlign w:val="superscript"/>
              </w:rPr>
              <w:t>rd</w:t>
            </w:r>
            <w:r>
              <w:t xml:space="preserve"> –io conjugation</w:t>
            </w:r>
          </w:p>
        </w:tc>
      </w:tr>
      <w:tr w:rsidR="00DE5447" w14:paraId="083FD47D" w14:textId="77777777" w:rsidTr="0025579E">
        <w:trPr>
          <w:trHeight w:val="273"/>
        </w:trPr>
        <w:tc>
          <w:tcPr>
            <w:tcW w:w="9526" w:type="dxa"/>
            <w:gridSpan w:val="6"/>
          </w:tcPr>
          <w:p w14:paraId="7AD63F1A" w14:textId="77777777" w:rsidR="00DE5447" w:rsidRDefault="00DE5447" w:rsidP="0025579E">
            <w:pPr>
              <w:jc w:val="center"/>
            </w:pPr>
            <w:r>
              <w:t>Singular</w:t>
            </w:r>
          </w:p>
        </w:tc>
      </w:tr>
      <w:tr w:rsidR="00DE5447" w14:paraId="6DD85706" w14:textId="77777777" w:rsidTr="0025579E">
        <w:trPr>
          <w:trHeight w:val="273"/>
        </w:trPr>
        <w:tc>
          <w:tcPr>
            <w:tcW w:w="1369" w:type="dxa"/>
          </w:tcPr>
          <w:p w14:paraId="13C7859F" w14:textId="77777777" w:rsidR="00DE5447" w:rsidRDefault="00DE5447" w:rsidP="0025579E">
            <w:r>
              <w:t>1</w:t>
            </w:r>
            <w:r w:rsidRPr="0058032C">
              <w:rPr>
                <w:vertAlign w:val="superscript"/>
              </w:rPr>
              <w:t>st</w:t>
            </w:r>
            <w:r>
              <w:t xml:space="preserve"> singular</w:t>
            </w:r>
          </w:p>
        </w:tc>
        <w:tc>
          <w:tcPr>
            <w:tcW w:w="1631" w:type="dxa"/>
          </w:tcPr>
          <w:p w14:paraId="685DDFCE" w14:textId="77777777" w:rsidR="00DE5447" w:rsidRDefault="00DE5447" w:rsidP="0025579E">
            <w:r>
              <w:t>vocāv</w:t>
            </w:r>
            <w:r w:rsidRPr="00EF2659">
              <w:rPr>
                <w:b/>
              </w:rPr>
              <w:t>eri</w:t>
            </w:r>
            <w:r>
              <w:t>m</w:t>
            </w:r>
          </w:p>
        </w:tc>
        <w:tc>
          <w:tcPr>
            <w:tcW w:w="1631" w:type="dxa"/>
          </w:tcPr>
          <w:p w14:paraId="745FC0C4" w14:textId="77777777" w:rsidR="00DE5447" w:rsidRDefault="00DE5447" w:rsidP="0025579E">
            <w:r>
              <w:t>vīd</w:t>
            </w:r>
            <w:r w:rsidRPr="00EF2659">
              <w:rPr>
                <w:b/>
              </w:rPr>
              <w:t>eri</w:t>
            </w:r>
            <w:r>
              <w:t>m</w:t>
            </w:r>
          </w:p>
        </w:tc>
        <w:tc>
          <w:tcPr>
            <w:tcW w:w="1632" w:type="dxa"/>
          </w:tcPr>
          <w:p w14:paraId="187324BA" w14:textId="77777777" w:rsidR="00DE5447" w:rsidRDefault="00DE5447" w:rsidP="0025579E">
            <w:r>
              <w:t>rēx</w:t>
            </w:r>
            <w:r w:rsidRPr="00EF2659">
              <w:rPr>
                <w:b/>
              </w:rPr>
              <w:t>eri</w:t>
            </w:r>
            <w:r>
              <w:t>m</w:t>
            </w:r>
          </w:p>
        </w:tc>
        <w:tc>
          <w:tcPr>
            <w:tcW w:w="1631" w:type="dxa"/>
          </w:tcPr>
          <w:p w14:paraId="1454C146" w14:textId="77777777" w:rsidR="00DE5447" w:rsidRDefault="00DE5447" w:rsidP="0025579E">
            <w:r>
              <w:t>audīv</w:t>
            </w:r>
            <w:r w:rsidRPr="00EF2659">
              <w:rPr>
                <w:b/>
              </w:rPr>
              <w:t>eri</w:t>
            </w:r>
            <w:r>
              <w:t>m</w:t>
            </w:r>
          </w:p>
        </w:tc>
        <w:tc>
          <w:tcPr>
            <w:tcW w:w="1632" w:type="dxa"/>
          </w:tcPr>
          <w:p w14:paraId="12875BC5" w14:textId="77777777" w:rsidR="00DE5447" w:rsidRDefault="00DE5447" w:rsidP="0025579E">
            <w:r>
              <w:t>cēp</w:t>
            </w:r>
            <w:r w:rsidRPr="00EF2659">
              <w:rPr>
                <w:b/>
              </w:rPr>
              <w:t>eri</w:t>
            </w:r>
            <w:r>
              <w:t>m</w:t>
            </w:r>
          </w:p>
        </w:tc>
      </w:tr>
      <w:tr w:rsidR="00DE5447" w14:paraId="75EEFDD1" w14:textId="77777777" w:rsidTr="0025579E">
        <w:trPr>
          <w:trHeight w:val="263"/>
        </w:trPr>
        <w:tc>
          <w:tcPr>
            <w:tcW w:w="1369" w:type="dxa"/>
          </w:tcPr>
          <w:p w14:paraId="1F8F85CE" w14:textId="77777777" w:rsidR="00DE5447" w:rsidRDefault="00DE5447" w:rsidP="0025579E">
            <w:r>
              <w:t>2</w:t>
            </w:r>
            <w:r w:rsidRPr="0058032C">
              <w:rPr>
                <w:vertAlign w:val="superscript"/>
              </w:rPr>
              <w:t>nd</w:t>
            </w:r>
            <w:r>
              <w:t xml:space="preserve"> singular</w:t>
            </w:r>
          </w:p>
        </w:tc>
        <w:tc>
          <w:tcPr>
            <w:tcW w:w="1631" w:type="dxa"/>
          </w:tcPr>
          <w:p w14:paraId="600CF6A4" w14:textId="77777777" w:rsidR="00DE5447" w:rsidRDefault="00DE5447" w:rsidP="0025579E">
            <w:r>
              <w:t>vocāv</w:t>
            </w:r>
            <w:r w:rsidRPr="00EF2659">
              <w:rPr>
                <w:b/>
              </w:rPr>
              <w:t>eri</w:t>
            </w:r>
            <w:r>
              <w:t>s</w:t>
            </w:r>
          </w:p>
        </w:tc>
        <w:tc>
          <w:tcPr>
            <w:tcW w:w="1631" w:type="dxa"/>
          </w:tcPr>
          <w:p w14:paraId="6C5EE45E" w14:textId="77777777" w:rsidR="00DE5447" w:rsidRDefault="00DE5447" w:rsidP="0025579E">
            <w:r>
              <w:t>vīd</w:t>
            </w:r>
            <w:r w:rsidRPr="00EF2659">
              <w:rPr>
                <w:b/>
              </w:rPr>
              <w:t>eri</w:t>
            </w:r>
            <w:r>
              <w:t>s</w:t>
            </w:r>
          </w:p>
        </w:tc>
        <w:tc>
          <w:tcPr>
            <w:tcW w:w="1632" w:type="dxa"/>
          </w:tcPr>
          <w:p w14:paraId="0F6BCE7B" w14:textId="77777777" w:rsidR="00DE5447" w:rsidRDefault="00DE5447" w:rsidP="0025579E">
            <w:r>
              <w:t>rēx</w:t>
            </w:r>
            <w:r w:rsidRPr="00EF2659">
              <w:rPr>
                <w:b/>
              </w:rPr>
              <w:t>eri</w:t>
            </w:r>
            <w:r>
              <w:t>s</w:t>
            </w:r>
          </w:p>
        </w:tc>
        <w:tc>
          <w:tcPr>
            <w:tcW w:w="1631" w:type="dxa"/>
          </w:tcPr>
          <w:p w14:paraId="35DD008D" w14:textId="77777777" w:rsidR="00DE5447" w:rsidRDefault="00DE5447" w:rsidP="0025579E">
            <w:r>
              <w:t>audīv</w:t>
            </w:r>
            <w:r w:rsidRPr="00EF2659">
              <w:rPr>
                <w:b/>
              </w:rPr>
              <w:t>eri</w:t>
            </w:r>
            <w:r>
              <w:t>s</w:t>
            </w:r>
          </w:p>
        </w:tc>
        <w:tc>
          <w:tcPr>
            <w:tcW w:w="1632" w:type="dxa"/>
          </w:tcPr>
          <w:p w14:paraId="7A6B0014" w14:textId="77777777" w:rsidR="00DE5447" w:rsidRDefault="00DE5447" w:rsidP="0025579E">
            <w:r>
              <w:t>cēp</w:t>
            </w:r>
            <w:r w:rsidRPr="00EF2659">
              <w:rPr>
                <w:b/>
              </w:rPr>
              <w:t>eri</w:t>
            </w:r>
            <w:r>
              <w:t>s</w:t>
            </w:r>
          </w:p>
        </w:tc>
      </w:tr>
      <w:tr w:rsidR="00DE5447" w14:paraId="12242860" w14:textId="77777777" w:rsidTr="0025579E">
        <w:trPr>
          <w:trHeight w:val="273"/>
        </w:trPr>
        <w:tc>
          <w:tcPr>
            <w:tcW w:w="1369" w:type="dxa"/>
          </w:tcPr>
          <w:p w14:paraId="6C8C332F" w14:textId="77777777" w:rsidR="00DE5447" w:rsidRDefault="00DE5447" w:rsidP="0025579E">
            <w:r>
              <w:t>3</w:t>
            </w:r>
            <w:r w:rsidRPr="0058032C">
              <w:rPr>
                <w:vertAlign w:val="superscript"/>
              </w:rPr>
              <w:t>rd</w:t>
            </w:r>
            <w:r>
              <w:t xml:space="preserve"> singular</w:t>
            </w:r>
          </w:p>
        </w:tc>
        <w:tc>
          <w:tcPr>
            <w:tcW w:w="1631" w:type="dxa"/>
          </w:tcPr>
          <w:p w14:paraId="59948071" w14:textId="77777777" w:rsidR="00DE5447" w:rsidRDefault="00DE5447" w:rsidP="0025579E">
            <w:r>
              <w:t>vocāv</w:t>
            </w:r>
            <w:r w:rsidRPr="00EF2659">
              <w:rPr>
                <w:b/>
              </w:rPr>
              <w:t>eri</w:t>
            </w:r>
            <w:r>
              <w:t>t</w:t>
            </w:r>
          </w:p>
        </w:tc>
        <w:tc>
          <w:tcPr>
            <w:tcW w:w="1631" w:type="dxa"/>
          </w:tcPr>
          <w:p w14:paraId="31105E52" w14:textId="77777777" w:rsidR="00DE5447" w:rsidRDefault="00DE5447" w:rsidP="0025579E">
            <w:r>
              <w:t>vīd</w:t>
            </w:r>
            <w:r w:rsidRPr="00EF2659">
              <w:rPr>
                <w:b/>
              </w:rPr>
              <w:t>eri</w:t>
            </w:r>
            <w:r>
              <w:t>t</w:t>
            </w:r>
          </w:p>
        </w:tc>
        <w:tc>
          <w:tcPr>
            <w:tcW w:w="1632" w:type="dxa"/>
          </w:tcPr>
          <w:p w14:paraId="5BFF3F83" w14:textId="77777777" w:rsidR="00DE5447" w:rsidRDefault="00DE5447" w:rsidP="0025579E">
            <w:r>
              <w:t>rēx</w:t>
            </w:r>
            <w:r w:rsidRPr="00EF2659">
              <w:rPr>
                <w:b/>
              </w:rPr>
              <w:t>eri</w:t>
            </w:r>
            <w:r>
              <w:t>t</w:t>
            </w:r>
          </w:p>
        </w:tc>
        <w:tc>
          <w:tcPr>
            <w:tcW w:w="1631" w:type="dxa"/>
          </w:tcPr>
          <w:p w14:paraId="6A34689E" w14:textId="77777777" w:rsidR="00DE5447" w:rsidRDefault="00DE5447" w:rsidP="0025579E">
            <w:r>
              <w:t>audīv</w:t>
            </w:r>
            <w:r w:rsidRPr="00EF2659">
              <w:rPr>
                <w:b/>
              </w:rPr>
              <w:t>eri</w:t>
            </w:r>
            <w:r>
              <w:t>t</w:t>
            </w:r>
          </w:p>
        </w:tc>
        <w:tc>
          <w:tcPr>
            <w:tcW w:w="1632" w:type="dxa"/>
          </w:tcPr>
          <w:p w14:paraId="779E620B" w14:textId="77777777" w:rsidR="00DE5447" w:rsidRDefault="00DE5447" w:rsidP="0025579E">
            <w:r>
              <w:t>cēp</w:t>
            </w:r>
            <w:r w:rsidRPr="00EF2659">
              <w:rPr>
                <w:b/>
              </w:rPr>
              <w:t>eri</w:t>
            </w:r>
            <w:r>
              <w:t>t</w:t>
            </w:r>
          </w:p>
        </w:tc>
      </w:tr>
      <w:tr w:rsidR="00DE5447" w14:paraId="4148F28F" w14:textId="77777777" w:rsidTr="0025579E">
        <w:trPr>
          <w:trHeight w:val="273"/>
        </w:trPr>
        <w:tc>
          <w:tcPr>
            <w:tcW w:w="9526" w:type="dxa"/>
            <w:gridSpan w:val="6"/>
          </w:tcPr>
          <w:p w14:paraId="102D9F67" w14:textId="77777777" w:rsidR="00DE5447" w:rsidRDefault="00DE5447" w:rsidP="0025579E">
            <w:pPr>
              <w:jc w:val="center"/>
            </w:pPr>
            <w:r>
              <w:t>Plural</w:t>
            </w:r>
          </w:p>
        </w:tc>
      </w:tr>
      <w:tr w:rsidR="00DE5447" w14:paraId="60B5DC32" w14:textId="77777777" w:rsidTr="0025579E">
        <w:trPr>
          <w:trHeight w:val="273"/>
        </w:trPr>
        <w:tc>
          <w:tcPr>
            <w:tcW w:w="1369" w:type="dxa"/>
          </w:tcPr>
          <w:p w14:paraId="268E1E02" w14:textId="77777777" w:rsidR="00DE5447" w:rsidRDefault="00DE5447" w:rsidP="0025579E">
            <w:r>
              <w:t>1</w:t>
            </w:r>
            <w:r w:rsidRPr="0058032C">
              <w:rPr>
                <w:vertAlign w:val="superscript"/>
              </w:rPr>
              <w:t>st</w:t>
            </w:r>
            <w:r>
              <w:t xml:space="preserve"> plural</w:t>
            </w:r>
          </w:p>
        </w:tc>
        <w:tc>
          <w:tcPr>
            <w:tcW w:w="1631" w:type="dxa"/>
          </w:tcPr>
          <w:p w14:paraId="35220633" w14:textId="77777777" w:rsidR="00DE5447" w:rsidRDefault="00DE5447" w:rsidP="0025579E">
            <w:r>
              <w:t>vocāv</w:t>
            </w:r>
            <w:r w:rsidRPr="00EF2659">
              <w:rPr>
                <w:b/>
              </w:rPr>
              <w:t>eri</w:t>
            </w:r>
            <w:r>
              <w:t>mus</w:t>
            </w:r>
          </w:p>
        </w:tc>
        <w:tc>
          <w:tcPr>
            <w:tcW w:w="1631" w:type="dxa"/>
          </w:tcPr>
          <w:p w14:paraId="75549356" w14:textId="77777777" w:rsidR="00DE5447" w:rsidRDefault="00DE5447" w:rsidP="0025579E">
            <w:r>
              <w:t>vīd</w:t>
            </w:r>
            <w:r w:rsidRPr="00EF2659">
              <w:rPr>
                <w:b/>
              </w:rPr>
              <w:t>eri</w:t>
            </w:r>
            <w:r>
              <w:t>mus</w:t>
            </w:r>
          </w:p>
        </w:tc>
        <w:tc>
          <w:tcPr>
            <w:tcW w:w="1632" w:type="dxa"/>
          </w:tcPr>
          <w:p w14:paraId="48A54F04" w14:textId="77777777" w:rsidR="00DE5447" w:rsidRDefault="00DE5447" w:rsidP="0025579E">
            <w:r>
              <w:t>rēx</w:t>
            </w:r>
            <w:r w:rsidRPr="00EF2659">
              <w:rPr>
                <w:b/>
              </w:rPr>
              <w:t>eri</w:t>
            </w:r>
            <w:r>
              <w:t>mus</w:t>
            </w:r>
          </w:p>
        </w:tc>
        <w:tc>
          <w:tcPr>
            <w:tcW w:w="1631" w:type="dxa"/>
          </w:tcPr>
          <w:p w14:paraId="08D52133" w14:textId="77777777" w:rsidR="00DE5447" w:rsidRDefault="00DE5447" w:rsidP="0025579E">
            <w:r>
              <w:t>audīv</w:t>
            </w:r>
            <w:r w:rsidRPr="00EF2659">
              <w:rPr>
                <w:b/>
              </w:rPr>
              <w:t>eri</w:t>
            </w:r>
            <w:r>
              <w:t>mus</w:t>
            </w:r>
          </w:p>
        </w:tc>
        <w:tc>
          <w:tcPr>
            <w:tcW w:w="1632" w:type="dxa"/>
          </w:tcPr>
          <w:p w14:paraId="736765B6" w14:textId="77777777" w:rsidR="00DE5447" w:rsidRDefault="00DE5447" w:rsidP="0025579E">
            <w:r>
              <w:t>cēp</w:t>
            </w:r>
            <w:r w:rsidRPr="00EF2659">
              <w:rPr>
                <w:b/>
              </w:rPr>
              <w:t>eri</w:t>
            </w:r>
            <w:r>
              <w:t>mus</w:t>
            </w:r>
          </w:p>
        </w:tc>
      </w:tr>
      <w:tr w:rsidR="00DE5447" w14:paraId="1219FF20" w14:textId="77777777" w:rsidTr="0025579E">
        <w:trPr>
          <w:trHeight w:val="273"/>
        </w:trPr>
        <w:tc>
          <w:tcPr>
            <w:tcW w:w="1369" w:type="dxa"/>
          </w:tcPr>
          <w:p w14:paraId="3BCD455A" w14:textId="77777777" w:rsidR="00DE5447" w:rsidRDefault="00DE5447" w:rsidP="0025579E">
            <w:r>
              <w:t>2</w:t>
            </w:r>
            <w:r w:rsidRPr="0058032C">
              <w:rPr>
                <w:vertAlign w:val="superscript"/>
              </w:rPr>
              <w:t>nd</w:t>
            </w:r>
            <w:r>
              <w:t xml:space="preserve"> plural</w:t>
            </w:r>
          </w:p>
        </w:tc>
        <w:tc>
          <w:tcPr>
            <w:tcW w:w="1631" w:type="dxa"/>
          </w:tcPr>
          <w:p w14:paraId="4CEA69B5" w14:textId="77777777" w:rsidR="00DE5447" w:rsidRDefault="00DE5447" w:rsidP="0025579E">
            <w:r>
              <w:t>vocāv</w:t>
            </w:r>
            <w:r w:rsidRPr="00EF2659">
              <w:rPr>
                <w:b/>
              </w:rPr>
              <w:t>eri</w:t>
            </w:r>
            <w:r>
              <w:t>tis</w:t>
            </w:r>
          </w:p>
        </w:tc>
        <w:tc>
          <w:tcPr>
            <w:tcW w:w="1631" w:type="dxa"/>
          </w:tcPr>
          <w:p w14:paraId="57E620B1" w14:textId="77777777" w:rsidR="00DE5447" w:rsidRDefault="00DE5447" w:rsidP="0025579E">
            <w:r>
              <w:t>vīd</w:t>
            </w:r>
            <w:r w:rsidRPr="00EF2659">
              <w:rPr>
                <w:b/>
              </w:rPr>
              <w:t>eri</w:t>
            </w:r>
            <w:r>
              <w:t>tis</w:t>
            </w:r>
          </w:p>
        </w:tc>
        <w:tc>
          <w:tcPr>
            <w:tcW w:w="1632" w:type="dxa"/>
          </w:tcPr>
          <w:p w14:paraId="3280FB45" w14:textId="77777777" w:rsidR="00DE5447" w:rsidRDefault="00DE5447" w:rsidP="0025579E">
            <w:r>
              <w:t>rēx</w:t>
            </w:r>
            <w:r w:rsidRPr="00EF2659">
              <w:rPr>
                <w:b/>
              </w:rPr>
              <w:t>eri</w:t>
            </w:r>
            <w:r>
              <w:t>tis</w:t>
            </w:r>
          </w:p>
        </w:tc>
        <w:tc>
          <w:tcPr>
            <w:tcW w:w="1631" w:type="dxa"/>
          </w:tcPr>
          <w:p w14:paraId="19345F29" w14:textId="77777777" w:rsidR="00DE5447" w:rsidRDefault="00DE5447" w:rsidP="0025579E">
            <w:r>
              <w:t>audīv</w:t>
            </w:r>
            <w:r w:rsidRPr="00EF2659">
              <w:rPr>
                <w:b/>
              </w:rPr>
              <w:t>eri</w:t>
            </w:r>
            <w:r>
              <w:t>tis</w:t>
            </w:r>
          </w:p>
        </w:tc>
        <w:tc>
          <w:tcPr>
            <w:tcW w:w="1632" w:type="dxa"/>
          </w:tcPr>
          <w:p w14:paraId="09335A40" w14:textId="77777777" w:rsidR="00DE5447" w:rsidRDefault="00DE5447" w:rsidP="0025579E">
            <w:r>
              <w:t>cēp</w:t>
            </w:r>
            <w:r w:rsidRPr="00EF2659">
              <w:rPr>
                <w:b/>
              </w:rPr>
              <w:t>eri</w:t>
            </w:r>
            <w:r>
              <w:t>tis</w:t>
            </w:r>
          </w:p>
        </w:tc>
      </w:tr>
      <w:tr w:rsidR="00DE5447" w14:paraId="524B5618" w14:textId="77777777" w:rsidTr="0025579E">
        <w:trPr>
          <w:trHeight w:val="273"/>
        </w:trPr>
        <w:tc>
          <w:tcPr>
            <w:tcW w:w="1369" w:type="dxa"/>
          </w:tcPr>
          <w:p w14:paraId="0A5D391B" w14:textId="77777777" w:rsidR="00DE5447" w:rsidRDefault="00DE5447" w:rsidP="0025579E">
            <w:r>
              <w:t>3</w:t>
            </w:r>
            <w:r w:rsidRPr="0058032C">
              <w:rPr>
                <w:vertAlign w:val="superscript"/>
              </w:rPr>
              <w:t>rd</w:t>
            </w:r>
            <w:r>
              <w:t xml:space="preserve"> plural</w:t>
            </w:r>
          </w:p>
        </w:tc>
        <w:tc>
          <w:tcPr>
            <w:tcW w:w="1631" w:type="dxa"/>
          </w:tcPr>
          <w:p w14:paraId="3564896A" w14:textId="77777777" w:rsidR="00DE5447" w:rsidRDefault="00DE5447" w:rsidP="0025579E">
            <w:r>
              <w:t>vocāv</w:t>
            </w:r>
            <w:r w:rsidRPr="00EF2659">
              <w:rPr>
                <w:b/>
              </w:rPr>
              <w:t>eri</w:t>
            </w:r>
            <w:r>
              <w:t>nt</w:t>
            </w:r>
          </w:p>
        </w:tc>
        <w:tc>
          <w:tcPr>
            <w:tcW w:w="1631" w:type="dxa"/>
          </w:tcPr>
          <w:p w14:paraId="6CF881B8" w14:textId="77777777" w:rsidR="00DE5447" w:rsidRDefault="00DE5447" w:rsidP="0025579E">
            <w:r>
              <w:t>vīd</w:t>
            </w:r>
            <w:r w:rsidRPr="00EF2659">
              <w:rPr>
                <w:b/>
              </w:rPr>
              <w:t>eri</w:t>
            </w:r>
            <w:r>
              <w:t>nt</w:t>
            </w:r>
          </w:p>
        </w:tc>
        <w:tc>
          <w:tcPr>
            <w:tcW w:w="1632" w:type="dxa"/>
          </w:tcPr>
          <w:p w14:paraId="1495645C" w14:textId="77777777" w:rsidR="00DE5447" w:rsidRDefault="00DE5447" w:rsidP="0025579E">
            <w:r>
              <w:t>rēx</w:t>
            </w:r>
            <w:r w:rsidRPr="00EF2659">
              <w:rPr>
                <w:b/>
              </w:rPr>
              <w:t>eri</w:t>
            </w:r>
            <w:r>
              <w:t>nt</w:t>
            </w:r>
          </w:p>
        </w:tc>
        <w:tc>
          <w:tcPr>
            <w:tcW w:w="1631" w:type="dxa"/>
          </w:tcPr>
          <w:p w14:paraId="4237E248" w14:textId="77777777" w:rsidR="00DE5447" w:rsidRDefault="00DE5447" w:rsidP="0025579E">
            <w:r>
              <w:t>audīv</w:t>
            </w:r>
            <w:r w:rsidRPr="00EF2659">
              <w:rPr>
                <w:b/>
              </w:rPr>
              <w:t>eri</w:t>
            </w:r>
            <w:r>
              <w:t>nt</w:t>
            </w:r>
          </w:p>
        </w:tc>
        <w:tc>
          <w:tcPr>
            <w:tcW w:w="1632" w:type="dxa"/>
          </w:tcPr>
          <w:p w14:paraId="74F0BB38" w14:textId="77777777" w:rsidR="00DE5447" w:rsidRDefault="00DE5447" w:rsidP="0025579E">
            <w:r>
              <w:t>cēp</w:t>
            </w:r>
            <w:r w:rsidRPr="00EF2659">
              <w:rPr>
                <w:b/>
              </w:rPr>
              <w:t>eri</w:t>
            </w:r>
            <w:r>
              <w:t>nt</w:t>
            </w:r>
          </w:p>
        </w:tc>
      </w:tr>
    </w:tbl>
    <w:p w14:paraId="2F32AF36" w14:textId="77777777" w:rsidR="00DE5447" w:rsidRDefault="00DE5447" w:rsidP="00DE5447"/>
    <w:p w14:paraId="467871F3" w14:textId="77777777" w:rsidR="00DE5447" w:rsidRPr="00EF2659" w:rsidRDefault="00DE5447" w:rsidP="00DE5447">
      <w:r>
        <w:t xml:space="preserve">The perfect passive simply uses the fourth principal part (like the indicative). Its helping verb is just the subjunctive form of </w:t>
      </w:r>
      <w:r>
        <w:rPr>
          <w:i/>
        </w:rPr>
        <w:t>sum</w:t>
      </w:r>
      <w:r>
        <w:t xml:space="preserve"> (see below).</w:t>
      </w:r>
    </w:p>
    <w:tbl>
      <w:tblPr>
        <w:tblStyle w:val="TableGrid"/>
        <w:tblW w:w="9526" w:type="dxa"/>
        <w:tblLook w:val="04A0" w:firstRow="1" w:lastRow="0" w:firstColumn="1" w:lastColumn="0" w:noHBand="0" w:noVBand="1"/>
      </w:tblPr>
      <w:tblGrid>
        <w:gridCol w:w="1369"/>
        <w:gridCol w:w="1631"/>
        <w:gridCol w:w="1631"/>
        <w:gridCol w:w="1632"/>
        <w:gridCol w:w="1631"/>
        <w:gridCol w:w="1632"/>
      </w:tblGrid>
      <w:tr w:rsidR="00DE5447" w14:paraId="5E1364EC" w14:textId="77777777" w:rsidTr="0025579E">
        <w:trPr>
          <w:trHeight w:val="547"/>
        </w:trPr>
        <w:tc>
          <w:tcPr>
            <w:tcW w:w="1369" w:type="dxa"/>
          </w:tcPr>
          <w:p w14:paraId="15B84E1F" w14:textId="77777777" w:rsidR="00DE5447" w:rsidRDefault="00DE5447" w:rsidP="0025579E">
            <w:pPr>
              <w:pStyle w:val="Heading5"/>
            </w:pPr>
            <w:r>
              <w:t>Passive</w:t>
            </w:r>
          </w:p>
        </w:tc>
        <w:tc>
          <w:tcPr>
            <w:tcW w:w="1631" w:type="dxa"/>
          </w:tcPr>
          <w:p w14:paraId="5A99C2BE" w14:textId="77777777" w:rsidR="00DE5447" w:rsidRDefault="00DE5447" w:rsidP="0025579E">
            <w:r>
              <w:t>1</w:t>
            </w:r>
            <w:r w:rsidRPr="0058032C">
              <w:rPr>
                <w:vertAlign w:val="superscript"/>
              </w:rPr>
              <w:t>st</w:t>
            </w:r>
            <w:r>
              <w:t xml:space="preserve"> conjugation</w:t>
            </w:r>
          </w:p>
        </w:tc>
        <w:tc>
          <w:tcPr>
            <w:tcW w:w="1631" w:type="dxa"/>
          </w:tcPr>
          <w:p w14:paraId="57D0D7CD" w14:textId="77777777" w:rsidR="00DE5447" w:rsidRDefault="00DE5447" w:rsidP="0025579E">
            <w:r>
              <w:t>2</w:t>
            </w:r>
            <w:r w:rsidRPr="0058032C">
              <w:rPr>
                <w:vertAlign w:val="superscript"/>
              </w:rPr>
              <w:t>nd</w:t>
            </w:r>
            <w:r>
              <w:t xml:space="preserve"> conjugation</w:t>
            </w:r>
          </w:p>
        </w:tc>
        <w:tc>
          <w:tcPr>
            <w:tcW w:w="1632" w:type="dxa"/>
          </w:tcPr>
          <w:p w14:paraId="01F3B914" w14:textId="77777777" w:rsidR="00DE5447" w:rsidRDefault="00DE5447" w:rsidP="0025579E">
            <w:r>
              <w:t>3</w:t>
            </w:r>
            <w:r w:rsidRPr="0058032C">
              <w:rPr>
                <w:vertAlign w:val="superscript"/>
              </w:rPr>
              <w:t>rd</w:t>
            </w:r>
            <w:r>
              <w:t xml:space="preserve"> conjugation</w:t>
            </w:r>
          </w:p>
        </w:tc>
        <w:tc>
          <w:tcPr>
            <w:tcW w:w="1631" w:type="dxa"/>
          </w:tcPr>
          <w:p w14:paraId="7E0FF36D" w14:textId="77777777" w:rsidR="00DE5447" w:rsidRDefault="00DE5447" w:rsidP="0025579E">
            <w:r>
              <w:t>4</w:t>
            </w:r>
            <w:r w:rsidRPr="0058032C">
              <w:rPr>
                <w:vertAlign w:val="superscript"/>
              </w:rPr>
              <w:t>th</w:t>
            </w:r>
            <w:r>
              <w:t xml:space="preserve"> conjugation</w:t>
            </w:r>
          </w:p>
        </w:tc>
        <w:tc>
          <w:tcPr>
            <w:tcW w:w="1632" w:type="dxa"/>
          </w:tcPr>
          <w:p w14:paraId="44FAA186" w14:textId="77777777" w:rsidR="00DE5447" w:rsidRDefault="00DE5447" w:rsidP="0025579E">
            <w:r>
              <w:t>3</w:t>
            </w:r>
            <w:r w:rsidRPr="0058032C">
              <w:rPr>
                <w:vertAlign w:val="superscript"/>
              </w:rPr>
              <w:t>rd</w:t>
            </w:r>
            <w:r>
              <w:t xml:space="preserve"> –io conjugation</w:t>
            </w:r>
          </w:p>
        </w:tc>
      </w:tr>
      <w:tr w:rsidR="00DE5447" w14:paraId="727BC2EB" w14:textId="77777777" w:rsidTr="0025579E">
        <w:trPr>
          <w:trHeight w:val="273"/>
        </w:trPr>
        <w:tc>
          <w:tcPr>
            <w:tcW w:w="9526" w:type="dxa"/>
            <w:gridSpan w:val="6"/>
          </w:tcPr>
          <w:p w14:paraId="2913AA5F" w14:textId="77777777" w:rsidR="00DE5447" w:rsidRDefault="00DE5447" w:rsidP="0025579E">
            <w:pPr>
              <w:jc w:val="center"/>
            </w:pPr>
            <w:r>
              <w:t>Singular</w:t>
            </w:r>
          </w:p>
        </w:tc>
      </w:tr>
      <w:tr w:rsidR="00DE5447" w14:paraId="315982C8" w14:textId="77777777" w:rsidTr="0025579E">
        <w:trPr>
          <w:trHeight w:val="273"/>
        </w:trPr>
        <w:tc>
          <w:tcPr>
            <w:tcW w:w="1369" w:type="dxa"/>
          </w:tcPr>
          <w:p w14:paraId="10F1AB5C" w14:textId="77777777" w:rsidR="00DE5447" w:rsidRDefault="00DE5447" w:rsidP="0025579E">
            <w:r>
              <w:t>1</w:t>
            </w:r>
            <w:r w:rsidRPr="0058032C">
              <w:rPr>
                <w:vertAlign w:val="superscript"/>
              </w:rPr>
              <w:t>st</w:t>
            </w:r>
            <w:r>
              <w:t xml:space="preserve"> singular</w:t>
            </w:r>
          </w:p>
        </w:tc>
        <w:tc>
          <w:tcPr>
            <w:tcW w:w="1631" w:type="dxa"/>
          </w:tcPr>
          <w:p w14:paraId="224790CF" w14:textId="77777777" w:rsidR="00DE5447" w:rsidRPr="00EF2659" w:rsidRDefault="00DE5447" w:rsidP="0025579E">
            <w:pPr>
              <w:rPr>
                <w:i/>
              </w:rPr>
            </w:pPr>
            <w:r>
              <w:t xml:space="preserve">vocātus, -a, -um </w:t>
            </w:r>
            <w:r>
              <w:rPr>
                <w:i/>
              </w:rPr>
              <w:t>sim</w:t>
            </w:r>
          </w:p>
        </w:tc>
        <w:tc>
          <w:tcPr>
            <w:tcW w:w="1631" w:type="dxa"/>
          </w:tcPr>
          <w:p w14:paraId="2E8B2B5E" w14:textId="77777777" w:rsidR="00DE5447" w:rsidRPr="003F56BD" w:rsidRDefault="00DE5447" w:rsidP="0025579E">
            <w:pPr>
              <w:rPr>
                <w:i/>
              </w:rPr>
            </w:pPr>
            <w:r>
              <w:t xml:space="preserve">vīsus, -a, -um </w:t>
            </w:r>
            <w:r>
              <w:rPr>
                <w:i/>
              </w:rPr>
              <w:t>sim</w:t>
            </w:r>
          </w:p>
        </w:tc>
        <w:tc>
          <w:tcPr>
            <w:tcW w:w="1632" w:type="dxa"/>
          </w:tcPr>
          <w:p w14:paraId="2C0B8AA5" w14:textId="77777777" w:rsidR="00DE5447" w:rsidRPr="003F56BD" w:rsidRDefault="00DE5447" w:rsidP="0025579E">
            <w:pPr>
              <w:rPr>
                <w:i/>
              </w:rPr>
            </w:pPr>
            <w:r>
              <w:t xml:space="preserve">rectus, -a, -um </w:t>
            </w:r>
            <w:r>
              <w:rPr>
                <w:i/>
              </w:rPr>
              <w:t>sim</w:t>
            </w:r>
          </w:p>
        </w:tc>
        <w:tc>
          <w:tcPr>
            <w:tcW w:w="1631" w:type="dxa"/>
          </w:tcPr>
          <w:p w14:paraId="51D29915" w14:textId="77777777" w:rsidR="00DE5447" w:rsidRPr="00FC717D" w:rsidRDefault="00DE5447" w:rsidP="0025579E">
            <w:pPr>
              <w:rPr>
                <w:i/>
              </w:rPr>
            </w:pPr>
            <w:r>
              <w:t xml:space="preserve">auditus, -a, -um </w:t>
            </w:r>
            <w:r>
              <w:rPr>
                <w:i/>
              </w:rPr>
              <w:t>sim</w:t>
            </w:r>
          </w:p>
        </w:tc>
        <w:tc>
          <w:tcPr>
            <w:tcW w:w="1632" w:type="dxa"/>
          </w:tcPr>
          <w:p w14:paraId="17479CDD" w14:textId="77777777" w:rsidR="00DE5447" w:rsidRPr="00FC717D" w:rsidRDefault="00DE5447" w:rsidP="0025579E">
            <w:pPr>
              <w:rPr>
                <w:i/>
              </w:rPr>
            </w:pPr>
            <w:r>
              <w:t xml:space="preserve">captus, -a, -um </w:t>
            </w:r>
            <w:r>
              <w:rPr>
                <w:i/>
              </w:rPr>
              <w:t>sim</w:t>
            </w:r>
          </w:p>
        </w:tc>
      </w:tr>
      <w:tr w:rsidR="00DE5447" w14:paraId="45B0ED40" w14:textId="77777777" w:rsidTr="0025579E">
        <w:trPr>
          <w:trHeight w:val="263"/>
        </w:trPr>
        <w:tc>
          <w:tcPr>
            <w:tcW w:w="1369" w:type="dxa"/>
          </w:tcPr>
          <w:p w14:paraId="51FB0AD9" w14:textId="77777777" w:rsidR="00DE5447" w:rsidRDefault="00DE5447" w:rsidP="0025579E">
            <w:r>
              <w:t>2</w:t>
            </w:r>
            <w:r w:rsidRPr="0058032C">
              <w:rPr>
                <w:vertAlign w:val="superscript"/>
              </w:rPr>
              <w:t>nd</w:t>
            </w:r>
            <w:r>
              <w:t xml:space="preserve"> singular</w:t>
            </w:r>
          </w:p>
        </w:tc>
        <w:tc>
          <w:tcPr>
            <w:tcW w:w="1631" w:type="dxa"/>
          </w:tcPr>
          <w:p w14:paraId="26DBF8A8" w14:textId="77777777" w:rsidR="00DE5447" w:rsidRPr="00FC717D" w:rsidRDefault="00DE5447" w:rsidP="0025579E">
            <w:pPr>
              <w:rPr>
                <w:i/>
              </w:rPr>
            </w:pPr>
            <w:r>
              <w:t xml:space="preserve">vocātus, -a, -um </w:t>
            </w:r>
            <w:r>
              <w:rPr>
                <w:i/>
              </w:rPr>
              <w:t>sis</w:t>
            </w:r>
          </w:p>
        </w:tc>
        <w:tc>
          <w:tcPr>
            <w:tcW w:w="1631" w:type="dxa"/>
          </w:tcPr>
          <w:p w14:paraId="5FDF05FE" w14:textId="77777777" w:rsidR="00DE5447" w:rsidRPr="00FC717D" w:rsidRDefault="00DE5447" w:rsidP="0025579E">
            <w:pPr>
              <w:rPr>
                <w:i/>
              </w:rPr>
            </w:pPr>
            <w:r>
              <w:t xml:space="preserve">vīsus, -a, -um </w:t>
            </w:r>
            <w:r>
              <w:rPr>
                <w:i/>
              </w:rPr>
              <w:t>sis</w:t>
            </w:r>
          </w:p>
        </w:tc>
        <w:tc>
          <w:tcPr>
            <w:tcW w:w="1632" w:type="dxa"/>
          </w:tcPr>
          <w:p w14:paraId="09F5CDA0" w14:textId="77777777" w:rsidR="00DE5447" w:rsidRPr="00FC717D" w:rsidRDefault="00DE5447" w:rsidP="0025579E">
            <w:pPr>
              <w:rPr>
                <w:i/>
              </w:rPr>
            </w:pPr>
            <w:r>
              <w:t xml:space="preserve">rectus, -a, -um </w:t>
            </w:r>
            <w:r>
              <w:rPr>
                <w:i/>
              </w:rPr>
              <w:t>sis</w:t>
            </w:r>
          </w:p>
        </w:tc>
        <w:tc>
          <w:tcPr>
            <w:tcW w:w="1631" w:type="dxa"/>
          </w:tcPr>
          <w:p w14:paraId="35DE1944" w14:textId="77777777" w:rsidR="00DE5447" w:rsidRPr="00FC717D" w:rsidRDefault="00DE5447" w:rsidP="0025579E">
            <w:pPr>
              <w:rPr>
                <w:i/>
              </w:rPr>
            </w:pPr>
            <w:r>
              <w:t xml:space="preserve">auditus, -a, -um </w:t>
            </w:r>
            <w:r>
              <w:rPr>
                <w:i/>
              </w:rPr>
              <w:t>sis</w:t>
            </w:r>
          </w:p>
        </w:tc>
        <w:tc>
          <w:tcPr>
            <w:tcW w:w="1632" w:type="dxa"/>
          </w:tcPr>
          <w:p w14:paraId="247C0AA4" w14:textId="77777777" w:rsidR="00DE5447" w:rsidRPr="00FC717D" w:rsidRDefault="00DE5447" w:rsidP="0025579E">
            <w:pPr>
              <w:rPr>
                <w:i/>
              </w:rPr>
            </w:pPr>
            <w:r>
              <w:t xml:space="preserve">captus, -a, -um </w:t>
            </w:r>
            <w:r>
              <w:rPr>
                <w:i/>
              </w:rPr>
              <w:t>sis</w:t>
            </w:r>
          </w:p>
        </w:tc>
      </w:tr>
      <w:tr w:rsidR="00DE5447" w14:paraId="59CC713F" w14:textId="77777777" w:rsidTr="0025579E">
        <w:trPr>
          <w:trHeight w:val="273"/>
        </w:trPr>
        <w:tc>
          <w:tcPr>
            <w:tcW w:w="1369" w:type="dxa"/>
          </w:tcPr>
          <w:p w14:paraId="2F8A8884" w14:textId="77777777" w:rsidR="00DE5447" w:rsidRDefault="00DE5447" w:rsidP="0025579E">
            <w:r>
              <w:t>3</w:t>
            </w:r>
            <w:r w:rsidRPr="0058032C">
              <w:rPr>
                <w:vertAlign w:val="superscript"/>
              </w:rPr>
              <w:t>rd</w:t>
            </w:r>
            <w:r>
              <w:t xml:space="preserve"> singular</w:t>
            </w:r>
          </w:p>
        </w:tc>
        <w:tc>
          <w:tcPr>
            <w:tcW w:w="1631" w:type="dxa"/>
          </w:tcPr>
          <w:p w14:paraId="70A408BE" w14:textId="77777777" w:rsidR="00DE5447" w:rsidRPr="00FC717D" w:rsidRDefault="00DE5447" w:rsidP="0025579E">
            <w:pPr>
              <w:rPr>
                <w:i/>
              </w:rPr>
            </w:pPr>
            <w:r>
              <w:t xml:space="preserve">vocātus, -a, -um </w:t>
            </w:r>
            <w:r>
              <w:rPr>
                <w:i/>
              </w:rPr>
              <w:t>sit</w:t>
            </w:r>
          </w:p>
        </w:tc>
        <w:tc>
          <w:tcPr>
            <w:tcW w:w="1631" w:type="dxa"/>
          </w:tcPr>
          <w:p w14:paraId="5FF0443A" w14:textId="77777777" w:rsidR="00DE5447" w:rsidRPr="00FC717D" w:rsidRDefault="00DE5447" w:rsidP="0025579E">
            <w:pPr>
              <w:rPr>
                <w:i/>
              </w:rPr>
            </w:pPr>
            <w:r>
              <w:t xml:space="preserve">vīsus, -a, -um </w:t>
            </w:r>
            <w:r>
              <w:rPr>
                <w:i/>
              </w:rPr>
              <w:t>sit</w:t>
            </w:r>
          </w:p>
        </w:tc>
        <w:tc>
          <w:tcPr>
            <w:tcW w:w="1632" w:type="dxa"/>
          </w:tcPr>
          <w:p w14:paraId="1F7651CB" w14:textId="77777777" w:rsidR="00DE5447" w:rsidRPr="00FC717D" w:rsidRDefault="00DE5447" w:rsidP="0025579E">
            <w:pPr>
              <w:rPr>
                <w:i/>
              </w:rPr>
            </w:pPr>
            <w:r>
              <w:t xml:space="preserve">rectus, -a, -um </w:t>
            </w:r>
            <w:r>
              <w:rPr>
                <w:i/>
              </w:rPr>
              <w:t>sit</w:t>
            </w:r>
          </w:p>
        </w:tc>
        <w:tc>
          <w:tcPr>
            <w:tcW w:w="1631" w:type="dxa"/>
          </w:tcPr>
          <w:p w14:paraId="192CA1BB" w14:textId="77777777" w:rsidR="00DE5447" w:rsidRPr="00FC717D" w:rsidRDefault="00DE5447" w:rsidP="0025579E">
            <w:pPr>
              <w:rPr>
                <w:i/>
              </w:rPr>
            </w:pPr>
            <w:r>
              <w:t xml:space="preserve">auditus, -a, -um </w:t>
            </w:r>
            <w:r>
              <w:rPr>
                <w:i/>
              </w:rPr>
              <w:t>sit</w:t>
            </w:r>
          </w:p>
        </w:tc>
        <w:tc>
          <w:tcPr>
            <w:tcW w:w="1632" w:type="dxa"/>
          </w:tcPr>
          <w:p w14:paraId="60453343" w14:textId="77777777" w:rsidR="00DE5447" w:rsidRPr="00FC717D" w:rsidRDefault="00DE5447" w:rsidP="0025579E">
            <w:pPr>
              <w:rPr>
                <w:i/>
              </w:rPr>
            </w:pPr>
            <w:r>
              <w:t xml:space="preserve">captus, -a, -um </w:t>
            </w:r>
            <w:r>
              <w:rPr>
                <w:i/>
              </w:rPr>
              <w:t>sit</w:t>
            </w:r>
          </w:p>
        </w:tc>
      </w:tr>
      <w:tr w:rsidR="00DE5447" w14:paraId="040F2B24" w14:textId="77777777" w:rsidTr="0025579E">
        <w:trPr>
          <w:trHeight w:val="273"/>
        </w:trPr>
        <w:tc>
          <w:tcPr>
            <w:tcW w:w="9526" w:type="dxa"/>
            <w:gridSpan w:val="6"/>
          </w:tcPr>
          <w:p w14:paraId="13216AE9" w14:textId="77777777" w:rsidR="00DE5447" w:rsidRDefault="00DE5447" w:rsidP="0025579E">
            <w:pPr>
              <w:jc w:val="center"/>
            </w:pPr>
            <w:r>
              <w:t>Plural</w:t>
            </w:r>
          </w:p>
        </w:tc>
      </w:tr>
      <w:tr w:rsidR="00DE5447" w14:paraId="7A97ACA5" w14:textId="77777777" w:rsidTr="0025579E">
        <w:trPr>
          <w:trHeight w:val="273"/>
        </w:trPr>
        <w:tc>
          <w:tcPr>
            <w:tcW w:w="1369" w:type="dxa"/>
          </w:tcPr>
          <w:p w14:paraId="54F6A3EC" w14:textId="77777777" w:rsidR="00DE5447" w:rsidRDefault="00DE5447" w:rsidP="0025579E">
            <w:r>
              <w:t>1</w:t>
            </w:r>
            <w:r w:rsidRPr="0058032C">
              <w:rPr>
                <w:vertAlign w:val="superscript"/>
              </w:rPr>
              <w:t>st</w:t>
            </w:r>
            <w:r>
              <w:t xml:space="preserve"> plural</w:t>
            </w:r>
          </w:p>
        </w:tc>
        <w:tc>
          <w:tcPr>
            <w:tcW w:w="1631" w:type="dxa"/>
          </w:tcPr>
          <w:p w14:paraId="14FB7625" w14:textId="77777777" w:rsidR="00DE5447" w:rsidRPr="00FC717D" w:rsidRDefault="00DE5447" w:rsidP="0025579E">
            <w:pPr>
              <w:rPr>
                <w:i/>
              </w:rPr>
            </w:pPr>
            <w:r>
              <w:t xml:space="preserve">vocātus, -a, -um </w:t>
            </w:r>
            <w:r>
              <w:rPr>
                <w:i/>
              </w:rPr>
              <w:t>simus</w:t>
            </w:r>
          </w:p>
        </w:tc>
        <w:tc>
          <w:tcPr>
            <w:tcW w:w="1631" w:type="dxa"/>
          </w:tcPr>
          <w:p w14:paraId="0DF02204" w14:textId="77777777" w:rsidR="00DE5447" w:rsidRPr="00FC717D" w:rsidRDefault="00DE5447" w:rsidP="0025579E">
            <w:pPr>
              <w:rPr>
                <w:i/>
              </w:rPr>
            </w:pPr>
            <w:r>
              <w:t xml:space="preserve">vīsus, -a, -um </w:t>
            </w:r>
            <w:r>
              <w:rPr>
                <w:i/>
              </w:rPr>
              <w:t>simus</w:t>
            </w:r>
          </w:p>
        </w:tc>
        <w:tc>
          <w:tcPr>
            <w:tcW w:w="1632" w:type="dxa"/>
          </w:tcPr>
          <w:p w14:paraId="5055AC40" w14:textId="77777777" w:rsidR="00DE5447" w:rsidRDefault="00DE5447" w:rsidP="0025579E">
            <w:r>
              <w:t xml:space="preserve">rectus, -a, -um </w:t>
            </w:r>
            <w:r w:rsidRPr="00FC717D">
              <w:rPr>
                <w:i/>
              </w:rPr>
              <w:t>simus</w:t>
            </w:r>
          </w:p>
        </w:tc>
        <w:tc>
          <w:tcPr>
            <w:tcW w:w="1631" w:type="dxa"/>
          </w:tcPr>
          <w:p w14:paraId="01BDE0F4" w14:textId="77777777" w:rsidR="00DE5447" w:rsidRPr="00FC717D" w:rsidRDefault="00DE5447" w:rsidP="0025579E">
            <w:pPr>
              <w:rPr>
                <w:i/>
              </w:rPr>
            </w:pPr>
            <w:r>
              <w:t xml:space="preserve">auditus, -a, -um </w:t>
            </w:r>
            <w:r>
              <w:rPr>
                <w:i/>
              </w:rPr>
              <w:t>simus</w:t>
            </w:r>
          </w:p>
        </w:tc>
        <w:tc>
          <w:tcPr>
            <w:tcW w:w="1632" w:type="dxa"/>
          </w:tcPr>
          <w:p w14:paraId="6C6BB1FA" w14:textId="77777777" w:rsidR="00DE5447" w:rsidRPr="00FC717D" w:rsidRDefault="00DE5447" w:rsidP="0025579E">
            <w:pPr>
              <w:rPr>
                <w:i/>
              </w:rPr>
            </w:pPr>
            <w:r>
              <w:t xml:space="preserve">captus, -a, -um </w:t>
            </w:r>
            <w:r>
              <w:rPr>
                <w:i/>
              </w:rPr>
              <w:t>simus</w:t>
            </w:r>
          </w:p>
        </w:tc>
      </w:tr>
      <w:tr w:rsidR="00DE5447" w14:paraId="1E0F0E38" w14:textId="77777777" w:rsidTr="0025579E">
        <w:trPr>
          <w:trHeight w:val="273"/>
        </w:trPr>
        <w:tc>
          <w:tcPr>
            <w:tcW w:w="1369" w:type="dxa"/>
          </w:tcPr>
          <w:p w14:paraId="27C72B35" w14:textId="77777777" w:rsidR="00DE5447" w:rsidRDefault="00DE5447" w:rsidP="0025579E">
            <w:r>
              <w:t>2</w:t>
            </w:r>
            <w:r w:rsidRPr="0058032C">
              <w:rPr>
                <w:vertAlign w:val="superscript"/>
              </w:rPr>
              <w:t>nd</w:t>
            </w:r>
            <w:r>
              <w:t xml:space="preserve"> plural</w:t>
            </w:r>
          </w:p>
        </w:tc>
        <w:tc>
          <w:tcPr>
            <w:tcW w:w="1631" w:type="dxa"/>
          </w:tcPr>
          <w:p w14:paraId="1ED14E12" w14:textId="77777777" w:rsidR="00DE5447" w:rsidRPr="00FC717D" w:rsidRDefault="00DE5447" w:rsidP="0025579E">
            <w:pPr>
              <w:rPr>
                <w:i/>
              </w:rPr>
            </w:pPr>
            <w:r>
              <w:t xml:space="preserve">vocātus, -a, -um </w:t>
            </w:r>
            <w:r>
              <w:rPr>
                <w:i/>
              </w:rPr>
              <w:t>sitis</w:t>
            </w:r>
          </w:p>
        </w:tc>
        <w:tc>
          <w:tcPr>
            <w:tcW w:w="1631" w:type="dxa"/>
          </w:tcPr>
          <w:p w14:paraId="5EACDCC2" w14:textId="77777777" w:rsidR="00DE5447" w:rsidRPr="00FC717D" w:rsidRDefault="00DE5447" w:rsidP="0025579E">
            <w:pPr>
              <w:rPr>
                <w:i/>
              </w:rPr>
            </w:pPr>
            <w:r>
              <w:t xml:space="preserve">vīsus, -a, -um </w:t>
            </w:r>
            <w:r>
              <w:rPr>
                <w:i/>
              </w:rPr>
              <w:t>sitis</w:t>
            </w:r>
          </w:p>
        </w:tc>
        <w:tc>
          <w:tcPr>
            <w:tcW w:w="1632" w:type="dxa"/>
          </w:tcPr>
          <w:p w14:paraId="289DDE9C" w14:textId="77777777" w:rsidR="00DE5447" w:rsidRPr="00FC717D" w:rsidRDefault="00DE5447" w:rsidP="0025579E">
            <w:pPr>
              <w:rPr>
                <w:i/>
              </w:rPr>
            </w:pPr>
            <w:r>
              <w:t xml:space="preserve">rectus, -a, -um </w:t>
            </w:r>
            <w:r>
              <w:rPr>
                <w:i/>
              </w:rPr>
              <w:t>sitis</w:t>
            </w:r>
          </w:p>
        </w:tc>
        <w:tc>
          <w:tcPr>
            <w:tcW w:w="1631" w:type="dxa"/>
          </w:tcPr>
          <w:p w14:paraId="4B71E23C" w14:textId="77777777" w:rsidR="00DE5447" w:rsidRPr="00FC717D" w:rsidRDefault="00DE5447" w:rsidP="0025579E">
            <w:pPr>
              <w:rPr>
                <w:i/>
              </w:rPr>
            </w:pPr>
            <w:r>
              <w:t xml:space="preserve">auditus, -a, -um </w:t>
            </w:r>
            <w:r>
              <w:rPr>
                <w:i/>
              </w:rPr>
              <w:t>sitis</w:t>
            </w:r>
          </w:p>
        </w:tc>
        <w:tc>
          <w:tcPr>
            <w:tcW w:w="1632" w:type="dxa"/>
          </w:tcPr>
          <w:p w14:paraId="6B00F049" w14:textId="77777777" w:rsidR="00DE5447" w:rsidRPr="00FC717D" w:rsidRDefault="00DE5447" w:rsidP="0025579E">
            <w:pPr>
              <w:rPr>
                <w:i/>
              </w:rPr>
            </w:pPr>
            <w:r>
              <w:t xml:space="preserve">captus, -a, -um </w:t>
            </w:r>
            <w:r>
              <w:rPr>
                <w:i/>
              </w:rPr>
              <w:t>sitis</w:t>
            </w:r>
          </w:p>
        </w:tc>
      </w:tr>
      <w:tr w:rsidR="00DE5447" w14:paraId="0DA71B94" w14:textId="77777777" w:rsidTr="0025579E">
        <w:trPr>
          <w:trHeight w:val="273"/>
        </w:trPr>
        <w:tc>
          <w:tcPr>
            <w:tcW w:w="1369" w:type="dxa"/>
          </w:tcPr>
          <w:p w14:paraId="42A12AD3" w14:textId="77777777" w:rsidR="00DE5447" w:rsidRDefault="00DE5447" w:rsidP="0025579E">
            <w:r>
              <w:t>3</w:t>
            </w:r>
            <w:r w:rsidRPr="0058032C">
              <w:rPr>
                <w:vertAlign w:val="superscript"/>
              </w:rPr>
              <w:t>rd</w:t>
            </w:r>
            <w:r>
              <w:t xml:space="preserve"> plural</w:t>
            </w:r>
          </w:p>
        </w:tc>
        <w:tc>
          <w:tcPr>
            <w:tcW w:w="1631" w:type="dxa"/>
          </w:tcPr>
          <w:p w14:paraId="3BF4A822" w14:textId="77777777" w:rsidR="00DE5447" w:rsidRPr="00FC717D" w:rsidRDefault="00DE5447" w:rsidP="0025579E">
            <w:pPr>
              <w:rPr>
                <w:i/>
              </w:rPr>
            </w:pPr>
            <w:r>
              <w:t xml:space="preserve">vocātus, -a, -um </w:t>
            </w:r>
            <w:r>
              <w:rPr>
                <w:i/>
              </w:rPr>
              <w:t>sint</w:t>
            </w:r>
          </w:p>
        </w:tc>
        <w:tc>
          <w:tcPr>
            <w:tcW w:w="1631" w:type="dxa"/>
          </w:tcPr>
          <w:p w14:paraId="33E30522" w14:textId="77777777" w:rsidR="00DE5447" w:rsidRPr="00FC717D" w:rsidRDefault="00DE5447" w:rsidP="0025579E">
            <w:pPr>
              <w:rPr>
                <w:i/>
              </w:rPr>
            </w:pPr>
            <w:r>
              <w:t xml:space="preserve">vīsus, -a, -um </w:t>
            </w:r>
            <w:r>
              <w:rPr>
                <w:i/>
              </w:rPr>
              <w:t>sint</w:t>
            </w:r>
          </w:p>
        </w:tc>
        <w:tc>
          <w:tcPr>
            <w:tcW w:w="1632" w:type="dxa"/>
          </w:tcPr>
          <w:p w14:paraId="2748A898" w14:textId="77777777" w:rsidR="00DE5447" w:rsidRPr="00FC717D" w:rsidRDefault="00DE5447" w:rsidP="0025579E">
            <w:pPr>
              <w:rPr>
                <w:i/>
              </w:rPr>
            </w:pPr>
            <w:r>
              <w:t xml:space="preserve">rectus, -a, -um </w:t>
            </w:r>
            <w:r>
              <w:rPr>
                <w:i/>
              </w:rPr>
              <w:t>sint</w:t>
            </w:r>
          </w:p>
        </w:tc>
        <w:tc>
          <w:tcPr>
            <w:tcW w:w="1631" w:type="dxa"/>
          </w:tcPr>
          <w:p w14:paraId="29788E63" w14:textId="77777777" w:rsidR="00DE5447" w:rsidRPr="00FC717D" w:rsidRDefault="00DE5447" w:rsidP="0025579E">
            <w:pPr>
              <w:rPr>
                <w:i/>
              </w:rPr>
            </w:pPr>
            <w:r>
              <w:t xml:space="preserve">auditus, -a, -um </w:t>
            </w:r>
            <w:r>
              <w:rPr>
                <w:i/>
              </w:rPr>
              <w:t>sint</w:t>
            </w:r>
          </w:p>
        </w:tc>
        <w:tc>
          <w:tcPr>
            <w:tcW w:w="1632" w:type="dxa"/>
          </w:tcPr>
          <w:p w14:paraId="10FB242A" w14:textId="77777777" w:rsidR="00DE5447" w:rsidRPr="00FC717D" w:rsidRDefault="00DE5447" w:rsidP="0025579E">
            <w:pPr>
              <w:rPr>
                <w:i/>
              </w:rPr>
            </w:pPr>
            <w:r>
              <w:t xml:space="preserve">captus, -a, -um </w:t>
            </w:r>
            <w:r>
              <w:rPr>
                <w:i/>
              </w:rPr>
              <w:t>sint</w:t>
            </w:r>
          </w:p>
        </w:tc>
      </w:tr>
    </w:tbl>
    <w:p w14:paraId="5ED9B8B5" w14:textId="77777777" w:rsidR="00DE5447" w:rsidRDefault="00DE5447" w:rsidP="00DE5447"/>
    <w:p w14:paraId="618FDD94" w14:textId="77777777" w:rsidR="00DE5447" w:rsidRDefault="00DE5447" w:rsidP="00DE5447">
      <w:r>
        <w:t>Quite often the perfect subjunctive is translated the same as the indicative. Patterns will play a big role in how you translate, but for now, just use the simple translation:</w:t>
      </w:r>
    </w:p>
    <w:p w14:paraId="67347132" w14:textId="77777777" w:rsidR="00DE5447" w:rsidRDefault="00DE5447" w:rsidP="00DE5447">
      <w:r>
        <w:rPr>
          <w:i/>
        </w:rPr>
        <w:t>vocaverim</w:t>
      </w:r>
      <w:r>
        <w:t>: I called</w:t>
      </w:r>
      <w:r>
        <w:tab/>
      </w:r>
      <w:r>
        <w:rPr>
          <w:i/>
        </w:rPr>
        <w:t>vocatus sum</w:t>
      </w:r>
      <w:r>
        <w:t>: I have been called</w:t>
      </w:r>
    </w:p>
    <w:p w14:paraId="61E783B9" w14:textId="77777777" w:rsidR="00DE5447" w:rsidRPr="00306827" w:rsidRDefault="00DE5447" w:rsidP="00DE5447"/>
    <w:p w14:paraId="09B53404" w14:textId="77777777" w:rsidR="00DE5447" w:rsidRDefault="00DE5447" w:rsidP="00DE5447">
      <w:pPr>
        <w:pStyle w:val="Heading5"/>
      </w:pPr>
      <w:r>
        <w:t>Pluperfect Subjunctive</w:t>
      </w:r>
    </w:p>
    <w:p w14:paraId="07992ED6" w14:textId="77777777" w:rsidR="00DE5447" w:rsidRPr="00FC717D" w:rsidRDefault="00DE5447" w:rsidP="00DE5447">
      <w:r>
        <w:t xml:space="preserve">This is formed by adding </w:t>
      </w:r>
      <w:r>
        <w:rPr>
          <w:i/>
        </w:rPr>
        <w:t>–isse</w:t>
      </w:r>
      <w:r>
        <w:t xml:space="preserve"> to the perfect active stem (it’s also the same form as the perfect active infinitive) and personal endings.</w:t>
      </w:r>
    </w:p>
    <w:tbl>
      <w:tblPr>
        <w:tblStyle w:val="TableGrid"/>
        <w:tblW w:w="9526" w:type="dxa"/>
        <w:tblLook w:val="04A0" w:firstRow="1" w:lastRow="0" w:firstColumn="1" w:lastColumn="0" w:noHBand="0" w:noVBand="1"/>
      </w:tblPr>
      <w:tblGrid>
        <w:gridCol w:w="1369"/>
        <w:gridCol w:w="1631"/>
        <w:gridCol w:w="1631"/>
        <w:gridCol w:w="1632"/>
        <w:gridCol w:w="1631"/>
        <w:gridCol w:w="1632"/>
      </w:tblGrid>
      <w:tr w:rsidR="00DE5447" w14:paraId="1EE3B916" w14:textId="77777777" w:rsidTr="0025579E">
        <w:trPr>
          <w:trHeight w:val="547"/>
        </w:trPr>
        <w:tc>
          <w:tcPr>
            <w:tcW w:w="1369" w:type="dxa"/>
          </w:tcPr>
          <w:p w14:paraId="1AA66FC2" w14:textId="77777777" w:rsidR="00DE5447" w:rsidRDefault="00DE5447" w:rsidP="0025579E">
            <w:pPr>
              <w:pStyle w:val="Heading5"/>
            </w:pPr>
            <w:r>
              <w:t>Active</w:t>
            </w:r>
          </w:p>
        </w:tc>
        <w:tc>
          <w:tcPr>
            <w:tcW w:w="1631" w:type="dxa"/>
          </w:tcPr>
          <w:p w14:paraId="7E1A18CD" w14:textId="77777777" w:rsidR="00DE5447" w:rsidRDefault="00DE5447" w:rsidP="0025579E">
            <w:r>
              <w:t>1</w:t>
            </w:r>
            <w:r w:rsidRPr="0058032C">
              <w:rPr>
                <w:vertAlign w:val="superscript"/>
              </w:rPr>
              <w:t>st</w:t>
            </w:r>
            <w:r>
              <w:t xml:space="preserve"> conjugation</w:t>
            </w:r>
          </w:p>
        </w:tc>
        <w:tc>
          <w:tcPr>
            <w:tcW w:w="1631" w:type="dxa"/>
          </w:tcPr>
          <w:p w14:paraId="4A365A92" w14:textId="77777777" w:rsidR="00DE5447" w:rsidRDefault="00DE5447" w:rsidP="0025579E">
            <w:r>
              <w:t>2</w:t>
            </w:r>
            <w:r w:rsidRPr="0058032C">
              <w:rPr>
                <w:vertAlign w:val="superscript"/>
              </w:rPr>
              <w:t>nd</w:t>
            </w:r>
            <w:r>
              <w:t xml:space="preserve"> conjugation</w:t>
            </w:r>
          </w:p>
        </w:tc>
        <w:tc>
          <w:tcPr>
            <w:tcW w:w="1632" w:type="dxa"/>
          </w:tcPr>
          <w:p w14:paraId="223D74AC" w14:textId="77777777" w:rsidR="00DE5447" w:rsidRDefault="00DE5447" w:rsidP="0025579E">
            <w:r>
              <w:t>3</w:t>
            </w:r>
            <w:r w:rsidRPr="0058032C">
              <w:rPr>
                <w:vertAlign w:val="superscript"/>
              </w:rPr>
              <w:t>rd</w:t>
            </w:r>
            <w:r>
              <w:t xml:space="preserve"> conjugation</w:t>
            </w:r>
          </w:p>
        </w:tc>
        <w:tc>
          <w:tcPr>
            <w:tcW w:w="1631" w:type="dxa"/>
          </w:tcPr>
          <w:p w14:paraId="2AB1B7F6" w14:textId="77777777" w:rsidR="00DE5447" w:rsidRDefault="00DE5447" w:rsidP="0025579E">
            <w:r>
              <w:t>4</w:t>
            </w:r>
            <w:r w:rsidRPr="0058032C">
              <w:rPr>
                <w:vertAlign w:val="superscript"/>
              </w:rPr>
              <w:t>th</w:t>
            </w:r>
            <w:r>
              <w:t xml:space="preserve"> conjugation</w:t>
            </w:r>
          </w:p>
        </w:tc>
        <w:tc>
          <w:tcPr>
            <w:tcW w:w="1632" w:type="dxa"/>
          </w:tcPr>
          <w:p w14:paraId="7EEB2B29" w14:textId="77777777" w:rsidR="00DE5447" w:rsidRDefault="00DE5447" w:rsidP="0025579E">
            <w:r>
              <w:t>3</w:t>
            </w:r>
            <w:r w:rsidRPr="0058032C">
              <w:rPr>
                <w:vertAlign w:val="superscript"/>
              </w:rPr>
              <w:t>rd</w:t>
            </w:r>
            <w:r>
              <w:t xml:space="preserve"> –io conjugation</w:t>
            </w:r>
          </w:p>
        </w:tc>
      </w:tr>
      <w:tr w:rsidR="00DE5447" w14:paraId="37A82B93" w14:textId="77777777" w:rsidTr="0025579E">
        <w:trPr>
          <w:trHeight w:val="273"/>
        </w:trPr>
        <w:tc>
          <w:tcPr>
            <w:tcW w:w="9526" w:type="dxa"/>
            <w:gridSpan w:val="6"/>
          </w:tcPr>
          <w:p w14:paraId="214037C4" w14:textId="77777777" w:rsidR="00DE5447" w:rsidRDefault="00DE5447" w:rsidP="0025579E">
            <w:pPr>
              <w:jc w:val="center"/>
            </w:pPr>
            <w:r>
              <w:t>Singular</w:t>
            </w:r>
          </w:p>
        </w:tc>
      </w:tr>
      <w:tr w:rsidR="00DE5447" w14:paraId="796082FF" w14:textId="77777777" w:rsidTr="0025579E">
        <w:trPr>
          <w:trHeight w:val="273"/>
        </w:trPr>
        <w:tc>
          <w:tcPr>
            <w:tcW w:w="1369" w:type="dxa"/>
          </w:tcPr>
          <w:p w14:paraId="499C8A48" w14:textId="77777777" w:rsidR="00DE5447" w:rsidRDefault="00DE5447" w:rsidP="0025579E">
            <w:r>
              <w:t>1</w:t>
            </w:r>
            <w:r w:rsidRPr="0058032C">
              <w:rPr>
                <w:vertAlign w:val="superscript"/>
              </w:rPr>
              <w:t>st</w:t>
            </w:r>
            <w:r>
              <w:t xml:space="preserve"> singular</w:t>
            </w:r>
          </w:p>
        </w:tc>
        <w:tc>
          <w:tcPr>
            <w:tcW w:w="1631" w:type="dxa"/>
          </w:tcPr>
          <w:p w14:paraId="1571CADE" w14:textId="77777777" w:rsidR="00DE5447" w:rsidRPr="00FC717D" w:rsidRDefault="00DE5447" w:rsidP="0025579E">
            <w:r>
              <w:t>vocāv</w:t>
            </w:r>
            <w:r>
              <w:rPr>
                <w:b/>
              </w:rPr>
              <w:t>isse</w:t>
            </w:r>
            <w:r>
              <w:t>m</w:t>
            </w:r>
          </w:p>
        </w:tc>
        <w:tc>
          <w:tcPr>
            <w:tcW w:w="1631" w:type="dxa"/>
          </w:tcPr>
          <w:p w14:paraId="498070E7" w14:textId="77777777" w:rsidR="00DE5447" w:rsidRDefault="00DE5447" w:rsidP="0025579E">
            <w:r>
              <w:t>vīd</w:t>
            </w:r>
            <w:r>
              <w:rPr>
                <w:b/>
              </w:rPr>
              <w:t>isse</w:t>
            </w:r>
            <w:r w:rsidRPr="00FC717D">
              <w:t>m</w:t>
            </w:r>
          </w:p>
        </w:tc>
        <w:tc>
          <w:tcPr>
            <w:tcW w:w="1632" w:type="dxa"/>
          </w:tcPr>
          <w:p w14:paraId="5F7827FB" w14:textId="77777777" w:rsidR="00DE5447" w:rsidRDefault="00DE5447" w:rsidP="0025579E">
            <w:r>
              <w:t>rēx</w:t>
            </w:r>
            <w:r>
              <w:rPr>
                <w:b/>
              </w:rPr>
              <w:t>isse</w:t>
            </w:r>
            <w:r w:rsidRPr="00FC717D">
              <w:t>m</w:t>
            </w:r>
          </w:p>
        </w:tc>
        <w:tc>
          <w:tcPr>
            <w:tcW w:w="1631" w:type="dxa"/>
          </w:tcPr>
          <w:p w14:paraId="1FA2AEC3" w14:textId="77777777" w:rsidR="00DE5447" w:rsidRDefault="00DE5447" w:rsidP="0025579E">
            <w:r>
              <w:t>audīv</w:t>
            </w:r>
            <w:r>
              <w:rPr>
                <w:b/>
              </w:rPr>
              <w:t>isse</w:t>
            </w:r>
            <w:r w:rsidRPr="00FC717D">
              <w:t>m</w:t>
            </w:r>
          </w:p>
        </w:tc>
        <w:tc>
          <w:tcPr>
            <w:tcW w:w="1632" w:type="dxa"/>
          </w:tcPr>
          <w:p w14:paraId="3F173BDE" w14:textId="77777777" w:rsidR="00DE5447" w:rsidRDefault="00DE5447" w:rsidP="0025579E">
            <w:r>
              <w:t>cēp</w:t>
            </w:r>
            <w:r>
              <w:rPr>
                <w:b/>
              </w:rPr>
              <w:t>isse</w:t>
            </w:r>
            <w:r w:rsidRPr="00FC717D">
              <w:t>m</w:t>
            </w:r>
          </w:p>
        </w:tc>
      </w:tr>
      <w:tr w:rsidR="00DE5447" w14:paraId="5172CA80" w14:textId="77777777" w:rsidTr="0025579E">
        <w:trPr>
          <w:trHeight w:val="263"/>
        </w:trPr>
        <w:tc>
          <w:tcPr>
            <w:tcW w:w="1369" w:type="dxa"/>
          </w:tcPr>
          <w:p w14:paraId="068E5831" w14:textId="77777777" w:rsidR="00DE5447" w:rsidRDefault="00DE5447" w:rsidP="0025579E">
            <w:r>
              <w:lastRenderedPageBreak/>
              <w:t>2</w:t>
            </w:r>
            <w:r w:rsidRPr="0058032C">
              <w:rPr>
                <w:vertAlign w:val="superscript"/>
              </w:rPr>
              <w:t>nd</w:t>
            </w:r>
            <w:r>
              <w:t xml:space="preserve"> singular</w:t>
            </w:r>
          </w:p>
        </w:tc>
        <w:tc>
          <w:tcPr>
            <w:tcW w:w="1631" w:type="dxa"/>
          </w:tcPr>
          <w:p w14:paraId="1DDA0454" w14:textId="77777777" w:rsidR="00DE5447" w:rsidRDefault="00DE5447" w:rsidP="0025579E">
            <w:r>
              <w:t>vocāv</w:t>
            </w:r>
            <w:r>
              <w:rPr>
                <w:b/>
              </w:rPr>
              <w:t>isse</w:t>
            </w:r>
            <w:r w:rsidRPr="00FC717D">
              <w:t>s</w:t>
            </w:r>
          </w:p>
        </w:tc>
        <w:tc>
          <w:tcPr>
            <w:tcW w:w="1631" w:type="dxa"/>
          </w:tcPr>
          <w:p w14:paraId="4FE4CAA7" w14:textId="77777777" w:rsidR="00DE5447" w:rsidRDefault="00DE5447" w:rsidP="0025579E">
            <w:r>
              <w:t>vīd</w:t>
            </w:r>
            <w:r>
              <w:rPr>
                <w:b/>
              </w:rPr>
              <w:t>isse</w:t>
            </w:r>
            <w:r w:rsidRPr="00FC717D">
              <w:t>s</w:t>
            </w:r>
          </w:p>
        </w:tc>
        <w:tc>
          <w:tcPr>
            <w:tcW w:w="1632" w:type="dxa"/>
          </w:tcPr>
          <w:p w14:paraId="173F5518" w14:textId="77777777" w:rsidR="00DE5447" w:rsidRDefault="00DE5447" w:rsidP="0025579E">
            <w:r>
              <w:t>rēx</w:t>
            </w:r>
            <w:r>
              <w:rPr>
                <w:b/>
              </w:rPr>
              <w:t>isse</w:t>
            </w:r>
            <w:r w:rsidRPr="00FC717D">
              <w:t>s</w:t>
            </w:r>
          </w:p>
        </w:tc>
        <w:tc>
          <w:tcPr>
            <w:tcW w:w="1631" w:type="dxa"/>
          </w:tcPr>
          <w:p w14:paraId="73B026D3" w14:textId="77777777" w:rsidR="00DE5447" w:rsidRDefault="00DE5447" w:rsidP="0025579E">
            <w:r>
              <w:t>audīv</w:t>
            </w:r>
            <w:r>
              <w:rPr>
                <w:b/>
              </w:rPr>
              <w:t>isse</w:t>
            </w:r>
            <w:r w:rsidRPr="00FC717D">
              <w:t>s</w:t>
            </w:r>
          </w:p>
        </w:tc>
        <w:tc>
          <w:tcPr>
            <w:tcW w:w="1632" w:type="dxa"/>
          </w:tcPr>
          <w:p w14:paraId="47CE53D4" w14:textId="77777777" w:rsidR="00DE5447" w:rsidRDefault="00DE5447" w:rsidP="0025579E">
            <w:r>
              <w:t>cēp</w:t>
            </w:r>
            <w:r>
              <w:rPr>
                <w:b/>
              </w:rPr>
              <w:t>isse</w:t>
            </w:r>
            <w:r w:rsidRPr="00FC717D">
              <w:t>s</w:t>
            </w:r>
          </w:p>
        </w:tc>
      </w:tr>
      <w:tr w:rsidR="00DE5447" w14:paraId="21B4DE9B" w14:textId="77777777" w:rsidTr="0025579E">
        <w:trPr>
          <w:trHeight w:val="273"/>
        </w:trPr>
        <w:tc>
          <w:tcPr>
            <w:tcW w:w="1369" w:type="dxa"/>
          </w:tcPr>
          <w:p w14:paraId="3BCF6C36" w14:textId="77777777" w:rsidR="00DE5447" w:rsidRDefault="00DE5447" w:rsidP="0025579E">
            <w:r>
              <w:t>3</w:t>
            </w:r>
            <w:r w:rsidRPr="0058032C">
              <w:rPr>
                <w:vertAlign w:val="superscript"/>
              </w:rPr>
              <w:t>rd</w:t>
            </w:r>
            <w:r>
              <w:t xml:space="preserve"> singular</w:t>
            </w:r>
          </w:p>
        </w:tc>
        <w:tc>
          <w:tcPr>
            <w:tcW w:w="1631" w:type="dxa"/>
          </w:tcPr>
          <w:p w14:paraId="1F773A0C" w14:textId="77777777" w:rsidR="00DE5447" w:rsidRDefault="00DE5447" w:rsidP="0025579E">
            <w:r>
              <w:t>vocāv</w:t>
            </w:r>
            <w:r>
              <w:rPr>
                <w:b/>
              </w:rPr>
              <w:t>isse</w:t>
            </w:r>
            <w:r w:rsidRPr="00FC717D">
              <w:t>t</w:t>
            </w:r>
          </w:p>
        </w:tc>
        <w:tc>
          <w:tcPr>
            <w:tcW w:w="1631" w:type="dxa"/>
          </w:tcPr>
          <w:p w14:paraId="3BFA9D73" w14:textId="77777777" w:rsidR="00DE5447" w:rsidRDefault="00DE5447" w:rsidP="0025579E">
            <w:r>
              <w:t>vīd</w:t>
            </w:r>
            <w:r>
              <w:rPr>
                <w:b/>
              </w:rPr>
              <w:t>isse</w:t>
            </w:r>
            <w:r w:rsidRPr="00FC717D">
              <w:t>t</w:t>
            </w:r>
          </w:p>
        </w:tc>
        <w:tc>
          <w:tcPr>
            <w:tcW w:w="1632" w:type="dxa"/>
          </w:tcPr>
          <w:p w14:paraId="18771C5F" w14:textId="77777777" w:rsidR="00DE5447" w:rsidRDefault="00DE5447" w:rsidP="0025579E">
            <w:r>
              <w:t>rēx</w:t>
            </w:r>
            <w:r>
              <w:rPr>
                <w:b/>
              </w:rPr>
              <w:t>isse</w:t>
            </w:r>
            <w:r w:rsidRPr="00FC717D">
              <w:t>t</w:t>
            </w:r>
          </w:p>
        </w:tc>
        <w:tc>
          <w:tcPr>
            <w:tcW w:w="1631" w:type="dxa"/>
          </w:tcPr>
          <w:p w14:paraId="2C8828F4" w14:textId="77777777" w:rsidR="00DE5447" w:rsidRDefault="00DE5447" w:rsidP="0025579E">
            <w:r>
              <w:t>audīv</w:t>
            </w:r>
            <w:r>
              <w:rPr>
                <w:b/>
              </w:rPr>
              <w:t>isse</w:t>
            </w:r>
            <w:r w:rsidRPr="00FC717D">
              <w:t>t</w:t>
            </w:r>
          </w:p>
        </w:tc>
        <w:tc>
          <w:tcPr>
            <w:tcW w:w="1632" w:type="dxa"/>
          </w:tcPr>
          <w:p w14:paraId="7E97D435" w14:textId="77777777" w:rsidR="00DE5447" w:rsidRDefault="00DE5447" w:rsidP="0025579E">
            <w:r>
              <w:t>cēp</w:t>
            </w:r>
            <w:r>
              <w:rPr>
                <w:b/>
              </w:rPr>
              <w:t>isse</w:t>
            </w:r>
            <w:r w:rsidRPr="00FC717D">
              <w:t>t</w:t>
            </w:r>
          </w:p>
        </w:tc>
      </w:tr>
      <w:tr w:rsidR="00DE5447" w14:paraId="6F877E15" w14:textId="77777777" w:rsidTr="0025579E">
        <w:trPr>
          <w:trHeight w:val="273"/>
        </w:trPr>
        <w:tc>
          <w:tcPr>
            <w:tcW w:w="9526" w:type="dxa"/>
            <w:gridSpan w:val="6"/>
          </w:tcPr>
          <w:p w14:paraId="32CCA29F" w14:textId="77777777" w:rsidR="00DE5447" w:rsidRDefault="00DE5447" w:rsidP="0025579E">
            <w:pPr>
              <w:jc w:val="center"/>
            </w:pPr>
            <w:r>
              <w:t>Plural</w:t>
            </w:r>
          </w:p>
        </w:tc>
      </w:tr>
      <w:tr w:rsidR="00DE5447" w14:paraId="55864CB6" w14:textId="77777777" w:rsidTr="0025579E">
        <w:trPr>
          <w:trHeight w:val="273"/>
        </w:trPr>
        <w:tc>
          <w:tcPr>
            <w:tcW w:w="1369" w:type="dxa"/>
          </w:tcPr>
          <w:p w14:paraId="3BFCE10B" w14:textId="77777777" w:rsidR="00DE5447" w:rsidRDefault="00DE5447" w:rsidP="0025579E">
            <w:r>
              <w:t>1</w:t>
            </w:r>
            <w:r w:rsidRPr="0058032C">
              <w:rPr>
                <w:vertAlign w:val="superscript"/>
              </w:rPr>
              <w:t>st</w:t>
            </w:r>
            <w:r>
              <w:t xml:space="preserve"> plural</w:t>
            </w:r>
          </w:p>
        </w:tc>
        <w:tc>
          <w:tcPr>
            <w:tcW w:w="1631" w:type="dxa"/>
          </w:tcPr>
          <w:p w14:paraId="6F522EBF" w14:textId="77777777" w:rsidR="00DE5447" w:rsidRDefault="00DE5447" w:rsidP="0025579E">
            <w:r>
              <w:t>vocāv</w:t>
            </w:r>
            <w:r>
              <w:rPr>
                <w:b/>
              </w:rPr>
              <w:t>isse</w:t>
            </w:r>
            <w:r w:rsidRPr="00FC717D">
              <w:t>mus</w:t>
            </w:r>
          </w:p>
        </w:tc>
        <w:tc>
          <w:tcPr>
            <w:tcW w:w="1631" w:type="dxa"/>
          </w:tcPr>
          <w:p w14:paraId="3ED847BA" w14:textId="77777777" w:rsidR="00DE5447" w:rsidRDefault="00DE5447" w:rsidP="0025579E">
            <w:r>
              <w:t>vīd</w:t>
            </w:r>
            <w:r>
              <w:rPr>
                <w:b/>
              </w:rPr>
              <w:t>isse</w:t>
            </w:r>
            <w:r w:rsidRPr="00FC717D">
              <w:t>mus</w:t>
            </w:r>
          </w:p>
        </w:tc>
        <w:tc>
          <w:tcPr>
            <w:tcW w:w="1632" w:type="dxa"/>
          </w:tcPr>
          <w:p w14:paraId="0A448B75" w14:textId="77777777" w:rsidR="00DE5447" w:rsidRDefault="00DE5447" w:rsidP="0025579E">
            <w:r>
              <w:t>rēx</w:t>
            </w:r>
            <w:r>
              <w:rPr>
                <w:b/>
              </w:rPr>
              <w:t>isse</w:t>
            </w:r>
            <w:r w:rsidRPr="00FC717D">
              <w:t>mus</w:t>
            </w:r>
          </w:p>
        </w:tc>
        <w:tc>
          <w:tcPr>
            <w:tcW w:w="1631" w:type="dxa"/>
          </w:tcPr>
          <w:p w14:paraId="02A6B5AA" w14:textId="77777777" w:rsidR="00DE5447" w:rsidRDefault="00DE5447" w:rsidP="0025579E">
            <w:r>
              <w:t>audīv</w:t>
            </w:r>
            <w:r>
              <w:rPr>
                <w:b/>
              </w:rPr>
              <w:t>isse</w:t>
            </w:r>
            <w:r w:rsidRPr="00FC717D">
              <w:t>mus</w:t>
            </w:r>
          </w:p>
        </w:tc>
        <w:tc>
          <w:tcPr>
            <w:tcW w:w="1632" w:type="dxa"/>
          </w:tcPr>
          <w:p w14:paraId="5093EA09" w14:textId="77777777" w:rsidR="00DE5447" w:rsidRDefault="00DE5447" w:rsidP="0025579E">
            <w:r>
              <w:t>cēp</w:t>
            </w:r>
            <w:r>
              <w:rPr>
                <w:b/>
              </w:rPr>
              <w:t>isse</w:t>
            </w:r>
            <w:r w:rsidRPr="00FC717D">
              <w:t>mus</w:t>
            </w:r>
          </w:p>
        </w:tc>
      </w:tr>
      <w:tr w:rsidR="00DE5447" w14:paraId="488262E6" w14:textId="77777777" w:rsidTr="0025579E">
        <w:trPr>
          <w:trHeight w:val="273"/>
        </w:trPr>
        <w:tc>
          <w:tcPr>
            <w:tcW w:w="1369" w:type="dxa"/>
          </w:tcPr>
          <w:p w14:paraId="1C39D31D" w14:textId="77777777" w:rsidR="00DE5447" w:rsidRDefault="00DE5447" w:rsidP="0025579E">
            <w:r>
              <w:t>2</w:t>
            </w:r>
            <w:r w:rsidRPr="0058032C">
              <w:rPr>
                <w:vertAlign w:val="superscript"/>
              </w:rPr>
              <w:t>nd</w:t>
            </w:r>
            <w:r>
              <w:t xml:space="preserve"> plural</w:t>
            </w:r>
          </w:p>
        </w:tc>
        <w:tc>
          <w:tcPr>
            <w:tcW w:w="1631" w:type="dxa"/>
          </w:tcPr>
          <w:p w14:paraId="7164AFB6" w14:textId="77777777" w:rsidR="00DE5447" w:rsidRDefault="00DE5447" w:rsidP="0025579E">
            <w:r>
              <w:t>vocāv</w:t>
            </w:r>
            <w:r>
              <w:rPr>
                <w:b/>
              </w:rPr>
              <w:t>isse</w:t>
            </w:r>
            <w:r w:rsidRPr="00FC717D">
              <w:t>tis</w:t>
            </w:r>
          </w:p>
        </w:tc>
        <w:tc>
          <w:tcPr>
            <w:tcW w:w="1631" w:type="dxa"/>
          </w:tcPr>
          <w:p w14:paraId="3EB5D174" w14:textId="77777777" w:rsidR="00DE5447" w:rsidRDefault="00DE5447" w:rsidP="0025579E">
            <w:r>
              <w:t>vīd</w:t>
            </w:r>
            <w:r>
              <w:rPr>
                <w:b/>
              </w:rPr>
              <w:t>isse</w:t>
            </w:r>
            <w:r w:rsidRPr="00FC717D">
              <w:t>tis</w:t>
            </w:r>
          </w:p>
        </w:tc>
        <w:tc>
          <w:tcPr>
            <w:tcW w:w="1632" w:type="dxa"/>
          </w:tcPr>
          <w:p w14:paraId="60311E0A" w14:textId="77777777" w:rsidR="00DE5447" w:rsidRDefault="00DE5447" w:rsidP="0025579E">
            <w:r>
              <w:t>rēx</w:t>
            </w:r>
            <w:r>
              <w:rPr>
                <w:b/>
              </w:rPr>
              <w:t>isse</w:t>
            </w:r>
            <w:r w:rsidRPr="00FC717D">
              <w:t>tis</w:t>
            </w:r>
          </w:p>
        </w:tc>
        <w:tc>
          <w:tcPr>
            <w:tcW w:w="1631" w:type="dxa"/>
          </w:tcPr>
          <w:p w14:paraId="575A49BC" w14:textId="77777777" w:rsidR="00DE5447" w:rsidRDefault="00DE5447" w:rsidP="0025579E">
            <w:r>
              <w:t>audīv</w:t>
            </w:r>
            <w:r>
              <w:rPr>
                <w:b/>
              </w:rPr>
              <w:t>isse</w:t>
            </w:r>
            <w:r w:rsidRPr="00FC717D">
              <w:t>tis</w:t>
            </w:r>
          </w:p>
        </w:tc>
        <w:tc>
          <w:tcPr>
            <w:tcW w:w="1632" w:type="dxa"/>
          </w:tcPr>
          <w:p w14:paraId="3DCBA4E9" w14:textId="77777777" w:rsidR="00DE5447" w:rsidRDefault="00DE5447" w:rsidP="0025579E">
            <w:r>
              <w:t>cēp</w:t>
            </w:r>
            <w:r>
              <w:rPr>
                <w:b/>
              </w:rPr>
              <w:t>isse</w:t>
            </w:r>
            <w:r w:rsidRPr="00FC717D">
              <w:t>tis</w:t>
            </w:r>
          </w:p>
        </w:tc>
      </w:tr>
      <w:tr w:rsidR="00DE5447" w14:paraId="617297E3" w14:textId="77777777" w:rsidTr="0025579E">
        <w:trPr>
          <w:trHeight w:val="273"/>
        </w:trPr>
        <w:tc>
          <w:tcPr>
            <w:tcW w:w="1369" w:type="dxa"/>
          </w:tcPr>
          <w:p w14:paraId="4D18ECBE" w14:textId="77777777" w:rsidR="00DE5447" w:rsidRDefault="00DE5447" w:rsidP="0025579E">
            <w:r>
              <w:t>3</w:t>
            </w:r>
            <w:r w:rsidRPr="0058032C">
              <w:rPr>
                <w:vertAlign w:val="superscript"/>
              </w:rPr>
              <w:t>rd</w:t>
            </w:r>
            <w:r>
              <w:t xml:space="preserve"> plural</w:t>
            </w:r>
          </w:p>
        </w:tc>
        <w:tc>
          <w:tcPr>
            <w:tcW w:w="1631" w:type="dxa"/>
          </w:tcPr>
          <w:p w14:paraId="503F1109" w14:textId="77777777" w:rsidR="00DE5447" w:rsidRDefault="00DE5447" w:rsidP="0025579E">
            <w:r>
              <w:t>vocāv</w:t>
            </w:r>
            <w:r>
              <w:rPr>
                <w:b/>
              </w:rPr>
              <w:t>isse</w:t>
            </w:r>
            <w:r w:rsidRPr="00FC717D">
              <w:t>nt</w:t>
            </w:r>
          </w:p>
        </w:tc>
        <w:tc>
          <w:tcPr>
            <w:tcW w:w="1631" w:type="dxa"/>
          </w:tcPr>
          <w:p w14:paraId="1E7D6235" w14:textId="77777777" w:rsidR="00DE5447" w:rsidRDefault="00DE5447" w:rsidP="0025579E">
            <w:r>
              <w:t>vīd</w:t>
            </w:r>
            <w:r>
              <w:rPr>
                <w:b/>
              </w:rPr>
              <w:t>isse</w:t>
            </w:r>
            <w:r w:rsidRPr="00FC717D">
              <w:t>nt</w:t>
            </w:r>
          </w:p>
        </w:tc>
        <w:tc>
          <w:tcPr>
            <w:tcW w:w="1632" w:type="dxa"/>
          </w:tcPr>
          <w:p w14:paraId="4B2D6039" w14:textId="77777777" w:rsidR="00DE5447" w:rsidRDefault="00DE5447" w:rsidP="0025579E">
            <w:r>
              <w:t>rēx</w:t>
            </w:r>
            <w:r>
              <w:rPr>
                <w:b/>
              </w:rPr>
              <w:t>isse</w:t>
            </w:r>
            <w:r w:rsidRPr="00FC717D">
              <w:t>nt</w:t>
            </w:r>
          </w:p>
        </w:tc>
        <w:tc>
          <w:tcPr>
            <w:tcW w:w="1631" w:type="dxa"/>
          </w:tcPr>
          <w:p w14:paraId="26D143CC" w14:textId="77777777" w:rsidR="00DE5447" w:rsidRDefault="00DE5447" w:rsidP="0025579E">
            <w:r>
              <w:t>audīv</w:t>
            </w:r>
            <w:r>
              <w:rPr>
                <w:b/>
              </w:rPr>
              <w:t>isse</w:t>
            </w:r>
            <w:r w:rsidRPr="00FC717D">
              <w:t>nt</w:t>
            </w:r>
          </w:p>
        </w:tc>
        <w:tc>
          <w:tcPr>
            <w:tcW w:w="1632" w:type="dxa"/>
          </w:tcPr>
          <w:p w14:paraId="4522C1D3" w14:textId="77777777" w:rsidR="00DE5447" w:rsidRDefault="00DE5447" w:rsidP="0025579E">
            <w:r>
              <w:t>cēp</w:t>
            </w:r>
            <w:r>
              <w:rPr>
                <w:b/>
              </w:rPr>
              <w:t>isse</w:t>
            </w:r>
            <w:r w:rsidRPr="00FC717D">
              <w:t>nt</w:t>
            </w:r>
          </w:p>
        </w:tc>
      </w:tr>
    </w:tbl>
    <w:p w14:paraId="0439D050" w14:textId="77777777" w:rsidR="00DE5447" w:rsidRDefault="00DE5447" w:rsidP="00DE5447"/>
    <w:p w14:paraId="38F92F4E" w14:textId="77777777" w:rsidR="00DE5447" w:rsidRPr="00306827" w:rsidRDefault="00DE5447" w:rsidP="00DE5447">
      <w:r>
        <w:t xml:space="preserve">To form the pluperfect passive, use the imperfect subjunctive form of </w:t>
      </w:r>
      <w:r>
        <w:rPr>
          <w:i/>
        </w:rPr>
        <w:t>sum</w:t>
      </w:r>
      <w:r>
        <w:t>. This (like all imperfect subjunctives) is formed by adding a personal ending to the infinitives (</w:t>
      </w:r>
      <w:r>
        <w:rPr>
          <w:i/>
        </w:rPr>
        <w:t>esse</w:t>
      </w:r>
      <w:r>
        <w:t>).</w:t>
      </w:r>
    </w:p>
    <w:tbl>
      <w:tblPr>
        <w:tblStyle w:val="TableGrid"/>
        <w:tblW w:w="9526" w:type="dxa"/>
        <w:tblLook w:val="04A0" w:firstRow="1" w:lastRow="0" w:firstColumn="1" w:lastColumn="0" w:noHBand="0" w:noVBand="1"/>
      </w:tblPr>
      <w:tblGrid>
        <w:gridCol w:w="1369"/>
        <w:gridCol w:w="1631"/>
        <w:gridCol w:w="1631"/>
        <w:gridCol w:w="1632"/>
        <w:gridCol w:w="1631"/>
        <w:gridCol w:w="1632"/>
      </w:tblGrid>
      <w:tr w:rsidR="00DE5447" w14:paraId="6037B269" w14:textId="77777777" w:rsidTr="0025579E">
        <w:trPr>
          <w:trHeight w:val="547"/>
        </w:trPr>
        <w:tc>
          <w:tcPr>
            <w:tcW w:w="1369" w:type="dxa"/>
          </w:tcPr>
          <w:p w14:paraId="4A989D8D" w14:textId="77777777" w:rsidR="00DE5447" w:rsidRDefault="00DE5447" w:rsidP="0025579E">
            <w:pPr>
              <w:pStyle w:val="Heading5"/>
            </w:pPr>
            <w:r>
              <w:t>Passive</w:t>
            </w:r>
          </w:p>
        </w:tc>
        <w:tc>
          <w:tcPr>
            <w:tcW w:w="1631" w:type="dxa"/>
          </w:tcPr>
          <w:p w14:paraId="5BE0F85F" w14:textId="77777777" w:rsidR="00DE5447" w:rsidRDefault="00DE5447" w:rsidP="0025579E">
            <w:r>
              <w:t>1</w:t>
            </w:r>
            <w:r w:rsidRPr="0058032C">
              <w:rPr>
                <w:vertAlign w:val="superscript"/>
              </w:rPr>
              <w:t>st</w:t>
            </w:r>
            <w:r>
              <w:t xml:space="preserve"> conjugation</w:t>
            </w:r>
          </w:p>
        </w:tc>
        <w:tc>
          <w:tcPr>
            <w:tcW w:w="1631" w:type="dxa"/>
          </w:tcPr>
          <w:p w14:paraId="60A53FA8" w14:textId="77777777" w:rsidR="00DE5447" w:rsidRDefault="00DE5447" w:rsidP="0025579E">
            <w:r>
              <w:t>2</w:t>
            </w:r>
            <w:r w:rsidRPr="0058032C">
              <w:rPr>
                <w:vertAlign w:val="superscript"/>
              </w:rPr>
              <w:t>nd</w:t>
            </w:r>
            <w:r>
              <w:t xml:space="preserve"> conjugation</w:t>
            </w:r>
          </w:p>
        </w:tc>
        <w:tc>
          <w:tcPr>
            <w:tcW w:w="1632" w:type="dxa"/>
          </w:tcPr>
          <w:p w14:paraId="3E88067E" w14:textId="77777777" w:rsidR="00DE5447" w:rsidRDefault="00DE5447" w:rsidP="0025579E">
            <w:r>
              <w:t>3</w:t>
            </w:r>
            <w:r w:rsidRPr="0058032C">
              <w:rPr>
                <w:vertAlign w:val="superscript"/>
              </w:rPr>
              <w:t>rd</w:t>
            </w:r>
            <w:r>
              <w:t xml:space="preserve"> conjugation</w:t>
            </w:r>
          </w:p>
        </w:tc>
        <w:tc>
          <w:tcPr>
            <w:tcW w:w="1631" w:type="dxa"/>
          </w:tcPr>
          <w:p w14:paraId="036DF049" w14:textId="77777777" w:rsidR="00DE5447" w:rsidRDefault="00DE5447" w:rsidP="0025579E">
            <w:r>
              <w:t>4</w:t>
            </w:r>
            <w:r w:rsidRPr="0058032C">
              <w:rPr>
                <w:vertAlign w:val="superscript"/>
              </w:rPr>
              <w:t>th</w:t>
            </w:r>
            <w:r>
              <w:t xml:space="preserve"> conjugation</w:t>
            </w:r>
          </w:p>
        </w:tc>
        <w:tc>
          <w:tcPr>
            <w:tcW w:w="1632" w:type="dxa"/>
          </w:tcPr>
          <w:p w14:paraId="2BA7D233" w14:textId="77777777" w:rsidR="00DE5447" w:rsidRDefault="00DE5447" w:rsidP="0025579E">
            <w:r>
              <w:t>3</w:t>
            </w:r>
            <w:r w:rsidRPr="0058032C">
              <w:rPr>
                <w:vertAlign w:val="superscript"/>
              </w:rPr>
              <w:t>rd</w:t>
            </w:r>
            <w:r>
              <w:t xml:space="preserve"> –io conjugation</w:t>
            </w:r>
          </w:p>
        </w:tc>
      </w:tr>
      <w:tr w:rsidR="00DE5447" w14:paraId="2E1912B7" w14:textId="77777777" w:rsidTr="0025579E">
        <w:trPr>
          <w:trHeight w:val="273"/>
        </w:trPr>
        <w:tc>
          <w:tcPr>
            <w:tcW w:w="9526" w:type="dxa"/>
            <w:gridSpan w:val="6"/>
          </w:tcPr>
          <w:p w14:paraId="53C455B6" w14:textId="77777777" w:rsidR="00DE5447" w:rsidRDefault="00DE5447" w:rsidP="0025579E">
            <w:pPr>
              <w:jc w:val="center"/>
            </w:pPr>
            <w:r>
              <w:t>Singular</w:t>
            </w:r>
          </w:p>
        </w:tc>
      </w:tr>
      <w:tr w:rsidR="00DE5447" w14:paraId="0E4BF348" w14:textId="77777777" w:rsidTr="0025579E">
        <w:trPr>
          <w:trHeight w:val="273"/>
        </w:trPr>
        <w:tc>
          <w:tcPr>
            <w:tcW w:w="1369" w:type="dxa"/>
          </w:tcPr>
          <w:p w14:paraId="12EFCA07" w14:textId="77777777" w:rsidR="00DE5447" w:rsidRDefault="00DE5447" w:rsidP="0025579E">
            <w:r>
              <w:t>1</w:t>
            </w:r>
            <w:r w:rsidRPr="0058032C">
              <w:rPr>
                <w:vertAlign w:val="superscript"/>
              </w:rPr>
              <w:t>st</w:t>
            </w:r>
            <w:r>
              <w:t xml:space="preserve"> singular</w:t>
            </w:r>
          </w:p>
        </w:tc>
        <w:tc>
          <w:tcPr>
            <w:tcW w:w="1631" w:type="dxa"/>
          </w:tcPr>
          <w:p w14:paraId="14263654" w14:textId="77777777" w:rsidR="00DE5447" w:rsidRPr="00EF2659" w:rsidRDefault="00DE5447" w:rsidP="0025579E">
            <w:pPr>
              <w:rPr>
                <w:i/>
              </w:rPr>
            </w:pPr>
            <w:r>
              <w:t xml:space="preserve">vocātus, -a, -um </w:t>
            </w:r>
            <w:r>
              <w:rPr>
                <w:i/>
              </w:rPr>
              <w:t>essem</w:t>
            </w:r>
          </w:p>
        </w:tc>
        <w:tc>
          <w:tcPr>
            <w:tcW w:w="1631" w:type="dxa"/>
          </w:tcPr>
          <w:p w14:paraId="18FEE872" w14:textId="77777777" w:rsidR="00DE5447" w:rsidRPr="003F56BD" w:rsidRDefault="00DE5447" w:rsidP="0025579E">
            <w:pPr>
              <w:rPr>
                <w:i/>
              </w:rPr>
            </w:pPr>
            <w:r>
              <w:t xml:space="preserve">vīsus, -a, -um </w:t>
            </w:r>
            <w:r>
              <w:rPr>
                <w:i/>
              </w:rPr>
              <w:t>essem</w:t>
            </w:r>
          </w:p>
        </w:tc>
        <w:tc>
          <w:tcPr>
            <w:tcW w:w="1632" w:type="dxa"/>
          </w:tcPr>
          <w:p w14:paraId="06280C2C" w14:textId="77777777" w:rsidR="00DE5447" w:rsidRPr="003F56BD" w:rsidRDefault="00DE5447" w:rsidP="0025579E">
            <w:pPr>
              <w:rPr>
                <w:i/>
              </w:rPr>
            </w:pPr>
            <w:r>
              <w:t xml:space="preserve">rectus, -a, -um </w:t>
            </w:r>
            <w:r>
              <w:rPr>
                <w:i/>
              </w:rPr>
              <w:t>essem</w:t>
            </w:r>
          </w:p>
        </w:tc>
        <w:tc>
          <w:tcPr>
            <w:tcW w:w="1631" w:type="dxa"/>
          </w:tcPr>
          <w:p w14:paraId="4967B4A6" w14:textId="77777777" w:rsidR="00DE5447" w:rsidRDefault="00DE5447" w:rsidP="0025579E">
            <w:r>
              <w:t xml:space="preserve">auditus, -a, -um </w:t>
            </w:r>
            <w:r>
              <w:rPr>
                <w:i/>
              </w:rPr>
              <w:t>essem</w:t>
            </w:r>
          </w:p>
        </w:tc>
        <w:tc>
          <w:tcPr>
            <w:tcW w:w="1632" w:type="dxa"/>
          </w:tcPr>
          <w:p w14:paraId="2A8A14C8" w14:textId="77777777" w:rsidR="00DE5447" w:rsidRDefault="00DE5447" w:rsidP="0025579E">
            <w:r>
              <w:t xml:space="preserve">captus, -a, -um </w:t>
            </w:r>
            <w:r>
              <w:rPr>
                <w:i/>
              </w:rPr>
              <w:t>essem</w:t>
            </w:r>
          </w:p>
        </w:tc>
      </w:tr>
      <w:tr w:rsidR="00DE5447" w14:paraId="371E26DB" w14:textId="77777777" w:rsidTr="0025579E">
        <w:trPr>
          <w:trHeight w:val="263"/>
        </w:trPr>
        <w:tc>
          <w:tcPr>
            <w:tcW w:w="1369" w:type="dxa"/>
          </w:tcPr>
          <w:p w14:paraId="12C0D498" w14:textId="77777777" w:rsidR="00DE5447" w:rsidRDefault="00DE5447" w:rsidP="0025579E">
            <w:r>
              <w:t>2</w:t>
            </w:r>
            <w:r w:rsidRPr="0058032C">
              <w:rPr>
                <w:vertAlign w:val="superscript"/>
              </w:rPr>
              <w:t>nd</w:t>
            </w:r>
            <w:r>
              <w:t xml:space="preserve"> singular</w:t>
            </w:r>
          </w:p>
        </w:tc>
        <w:tc>
          <w:tcPr>
            <w:tcW w:w="1631" w:type="dxa"/>
          </w:tcPr>
          <w:p w14:paraId="0AA890FB" w14:textId="77777777" w:rsidR="00DE5447" w:rsidRPr="00306827" w:rsidRDefault="00DE5447" w:rsidP="0025579E">
            <w:pPr>
              <w:rPr>
                <w:i/>
              </w:rPr>
            </w:pPr>
            <w:r>
              <w:t xml:space="preserve">vocātus, -a, -um </w:t>
            </w:r>
            <w:r>
              <w:rPr>
                <w:i/>
              </w:rPr>
              <w:t>esses</w:t>
            </w:r>
          </w:p>
        </w:tc>
        <w:tc>
          <w:tcPr>
            <w:tcW w:w="1631" w:type="dxa"/>
          </w:tcPr>
          <w:p w14:paraId="7FCEA4C7" w14:textId="77777777" w:rsidR="00DE5447" w:rsidRDefault="00DE5447" w:rsidP="0025579E">
            <w:r>
              <w:t xml:space="preserve">vīsus, -a, -um </w:t>
            </w:r>
            <w:r>
              <w:rPr>
                <w:i/>
              </w:rPr>
              <w:t>esses</w:t>
            </w:r>
          </w:p>
        </w:tc>
        <w:tc>
          <w:tcPr>
            <w:tcW w:w="1632" w:type="dxa"/>
          </w:tcPr>
          <w:p w14:paraId="35945DF4" w14:textId="77777777" w:rsidR="00DE5447" w:rsidRDefault="00DE5447" w:rsidP="0025579E">
            <w:r>
              <w:t xml:space="preserve">rectus, -a, -um </w:t>
            </w:r>
            <w:r>
              <w:rPr>
                <w:i/>
              </w:rPr>
              <w:t>esses</w:t>
            </w:r>
          </w:p>
        </w:tc>
        <w:tc>
          <w:tcPr>
            <w:tcW w:w="1631" w:type="dxa"/>
          </w:tcPr>
          <w:p w14:paraId="17E536A1" w14:textId="77777777" w:rsidR="00DE5447" w:rsidRDefault="00DE5447" w:rsidP="0025579E">
            <w:r>
              <w:t xml:space="preserve">auditus, -a, -um </w:t>
            </w:r>
            <w:r>
              <w:rPr>
                <w:i/>
              </w:rPr>
              <w:t>esses</w:t>
            </w:r>
          </w:p>
        </w:tc>
        <w:tc>
          <w:tcPr>
            <w:tcW w:w="1632" w:type="dxa"/>
          </w:tcPr>
          <w:p w14:paraId="4F6D81EC" w14:textId="77777777" w:rsidR="00DE5447" w:rsidRDefault="00DE5447" w:rsidP="0025579E">
            <w:r>
              <w:t xml:space="preserve">captus, -a, -um </w:t>
            </w:r>
            <w:r>
              <w:rPr>
                <w:i/>
              </w:rPr>
              <w:t>esses</w:t>
            </w:r>
          </w:p>
        </w:tc>
      </w:tr>
      <w:tr w:rsidR="00DE5447" w14:paraId="07320BB5" w14:textId="77777777" w:rsidTr="0025579E">
        <w:trPr>
          <w:trHeight w:val="273"/>
        </w:trPr>
        <w:tc>
          <w:tcPr>
            <w:tcW w:w="1369" w:type="dxa"/>
          </w:tcPr>
          <w:p w14:paraId="1AC57D85" w14:textId="77777777" w:rsidR="00DE5447" w:rsidRDefault="00DE5447" w:rsidP="0025579E">
            <w:r>
              <w:t>3</w:t>
            </w:r>
            <w:r w:rsidRPr="0058032C">
              <w:rPr>
                <w:vertAlign w:val="superscript"/>
              </w:rPr>
              <w:t>rd</w:t>
            </w:r>
            <w:r>
              <w:t xml:space="preserve"> singular</w:t>
            </w:r>
          </w:p>
        </w:tc>
        <w:tc>
          <w:tcPr>
            <w:tcW w:w="1631" w:type="dxa"/>
          </w:tcPr>
          <w:p w14:paraId="256D289E" w14:textId="77777777" w:rsidR="00DE5447" w:rsidRPr="00306827" w:rsidRDefault="00DE5447" w:rsidP="0025579E">
            <w:pPr>
              <w:rPr>
                <w:i/>
              </w:rPr>
            </w:pPr>
            <w:r>
              <w:t xml:space="preserve">vocātus, -a, -um </w:t>
            </w:r>
            <w:r>
              <w:rPr>
                <w:i/>
              </w:rPr>
              <w:t>esset</w:t>
            </w:r>
          </w:p>
        </w:tc>
        <w:tc>
          <w:tcPr>
            <w:tcW w:w="1631" w:type="dxa"/>
          </w:tcPr>
          <w:p w14:paraId="67BBEBF2" w14:textId="77777777" w:rsidR="00DE5447" w:rsidRDefault="00DE5447" w:rsidP="0025579E">
            <w:r>
              <w:t xml:space="preserve">vīsus, -a, -um </w:t>
            </w:r>
            <w:r>
              <w:rPr>
                <w:i/>
              </w:rPr>
              <w:t>esset</w:t>
            </w:r>
          </w:p>
        </w:tc>
        <w:tc>
          <w:tcPr>
            <w:tcW w:w="1632" w:type="dxa"/>
          </w:tcPr>
          <w:p w14:paraId="2F5785BF" w14:textId="77777777" w:rsidR="00DE5447" w:rsidRDefault="00DE5447" w:rsidP="0025579E">
            <w:r>
              <w:t xml:space="preserve">rectus, -a, -um </w:t>
            </w:r>
            <w:r>
              <w:rPr>
                <w:i/>
              </w:rPr>
              <w:t>esset</w:t>
            </w:r>
          </w:p>
        </w:tc>
        <w:tc>
          <w:tcPr>
            <w:tcW w:w="1631" w:type="dxa"/>
          </w:tcPr>
          <w:p w14:paraId="4BB2BA44" w14:textId="77777777" w:rsidR="00DE5447" w:rsidRDefault="00DE5447" w:rsidP="0025579E">
            <w:r>
              <w:t xml:space="preserve">auditus, -a, -um </w:t>
            </w:r>
            <w:r>
              <w:rPr>
                <w:i/>
              </w:rPr>
              <w:t>esset</w:t>
            </w:r>
          </w:p>
        </w:tc>
        <w:tc>
          <w:tcPr>
            <w:tcW w:w="1632" w:type="dxa"/>
          </w:tcPr>
          <w:p w14:paraId="22A0A04A" w14:textId="77777777" w:rsidR="00DE5447" w:rsidRDefault="00DE5447" w:rsidP="0025579E">
            <w:r>
              <w:t xml:space="preserve">captus, -a, -um </w:t>
            </w:r>
            <w:r>
              <w:rPr>
                <w:i/>
              </w:rPr>
              <w:t>esset</w:t>
            </w:r>
          </w:p>
        </w:tc>
      </w:tr>
      <w:tr w:rsidR="00DE5447" w14:paraId="2D158C74" w14:textId="77777777" w:rsidTr="0025579E">
        <w:trPr>
          <w:trHeight w:val="273"/>
        </w:trPr>
        <w:tc>
          <w:tcPr>
            <w:tcW w:w="9526" w:type="dxa"/>
            <w:gridSpan w:val="6"/>
          </w:tcPr>
          <w:p w14:paraId="25F7C38C" w14:textId="77777777" w:rsidR="00DE5447" w:rsidRDefault="00DE5447" w:rsidP="0025579E">
            <w:pPr>
              <w:jc w:val="center"/>
            </w:pPr>
            <w:r>
              <w:t>Plural</w:t>
            </w:r>
          </w:p>
        </w:tc>
      </w:tr>
      <w:tr w:rsidR="00DE5447" w14:paraId="7CADB306" w14:textId="77777777" w:rsidTr="0025579E">
        <w:trPr>
          <w:trHeight w:val="273"/>
        </w:trPr>
        <w:tc>
          <w:tcPr>
            <w:tcW w:w="1369" w:type="dxa"/>
          </w:tcPr>
          <w:p w14:paraId="2EBA19A1" w14:textId="77777777" w:rsidR="00DE5447" w:rsidRDefault="00DE5447" w:rsidP="0025579E">
            <w:r>
              <w:t>1</w:t>
            </w:r>
            <w:r w:rsidRPr="0058032C">
              <w:rPr>
                <w:vertAlign w:val="superscript"/>
              </w:rPr>
              <w:t>st</w:t>
            </w:r>
            <w:r>
              <w:t xml:space="preserve"> plural</w:t>
            </w:r>
          </w:p>
        </w:tc>
        <w:tc>
          <w:tcPr>
            <w:tcW w:w="1631" w:type="dxa"/>
          </w:tcPr>
          <w:p w14:paraId="34760703" w14:textId="77777777" w:rsidR="00DE5447" w:rsidRPr="00306827" w:rsidRDefault="00DE5447" w:rsidP="0025579E">
            <w:pPr>
              <w:rPr>
                <w:i/>
              </w:rPr>
            </w:pPr>
            <w:r>
              <w:t xml:space="preserve">vocātus, -a, -um </w:t>
            </w:r>
            <w:r>
              <w:rPr>
                <w:i/>
              </w:rPr>
              <w:t>essemus</w:t>
            </w:r>
          </w:p>
        </w:tc>
        <w:tc>
          <w:tcPr>
            <w:tcW w:w="1631" w:type="dxa"/>
          </w:tcPr>
          <w:p w14:paraId="2EF7C98B" w14:textId="77777777" w:rsidR="00DE5447" w:rsidRDefault="00DE5447" w:rsidP="0025579E">
            <w:r>
              <w:t xml:space="preserve">vīsus, -a, -um </w:t>
            </w:r>
            <w:r>
              <w:rPr>
                <w:i/>
              </w:rPr>
              <w:t>essemus</w:t>
            </w:r>
          </w:p>
        </w:tc>
        <w:tc>
          <w:tcPr>
            <w:tcW w:w="1632" w:type="dxa"/>
          </w:tcPr>
          <w:p w14:paraId="72FBAFF6" w14:textId="77777777" w:rsidR="00DE5447" w:rsidRDefault="00DE5447" w:rsidP="0025579E">
            <w:r>
              <w:t xml:space="preserve">rectus, -a, -um </w:t>
            </w:r>
            <w:r>
              <w:rPr>
                <w:i/>
              </w:rPr>
              <w:t>essemus</w:t>
            </w:r>
          </w:p>
        </w:tc>
        <w:tc>
          <w:tcPr>
            <w:tcW w:w="1631" w:type="dxa"/>
          </w:tcPr>
          <w:p w14:paraId="3C9A61BC" w14:textId="77777777" w:rsidR="00DE5447" w:rsidRDefault="00DE5447" w:rsidP="0025579E">
            <w:r>
              <w:t xml:space="preserve">auditus, -a, -um </w:t>
            </w:r>
            <w:r>
              <w:rPr>
                <w:i/>
              </w:rPr>
              <w:t>essemus</w:t>
            </w:r>
          </w:p>
        </w:tc>
        <w:tc>
          <w:tcPr>
            <w:tcW w:w="1632" w:type="dxa"/>
          </w:tcPr>
          <w:p w14:paraId="09A43C65" w14:textId="77777777" w:rsidR="00DE5447" w:rsidRDefault="00DE5447" w:rsidP="0025579E">
            <w:r>
              <w:t xml:space="preserve">captus, -a, -um </w:t>
            </w:r>
            <w:r>
              <w:rPr>
                <w:i/>
              </w:rPr>
              <w:t>essemus</w:t>
            </w:r>
          </w:p>
        </w:tc>
      </w:tr>
      <w:tr w:rsidR="00DE5447" w14:paraId="5130484C" w14:textId="77777777" w:rsidTr="0025579E">
        <w:trPr>
          <w:trHeight w:val="273"/>
        </w:trPr>
        <w:tc>
          <w:tcPr>
            <w:tcW w:w="1369" w:type="dxa"/>
          </w:tcPr>
          <w:p w14:paraId="2EB9E032" w14:textId="77777777" w:rsidR="00DE5447" w:rsidRDefault="00DE5447" w:rsidP="0025579E">
            <w:r>
              <w:t>2</w:t>
            </w:r>
            <w:r w:rsidRPr="0058032C">
              <w:rPr>
                <w:vertAlign w:val="superscript"/>
              </w:rPr>
              <w:t>nd</w:t>
            </w:r>
            <w:r>
              <w:t xml:space="preserve"> plural</w:t>
            </w:r>
          </w:p>
        </w:tc>
        <w:tc>
          <w:tcPr>
            <w:tcW w:w="1631" w:type="dxa"/>
          </w:tcPr>
          <w:p w14:paraId="2BDAB11C" w14:textId="77777777" w:rsidR="00DE5447" w:rsidRPr="00306827" w:rsidRDefault="00DE5447" w:rsidP="0025579E">
            <w:pPr>
              <w:rPr>
                <w:i/>
              </w:rPr>
            </w:pPr>
            <w:r>
              <w:t xml:space="preserve">vocātus, -a, -um </w:t>
            </w:r>
            <w:r>
              <w:rPr>
                <w:i/>
              </w:rPr>
              <w:t>essetis</w:t>
            </w:r>
          </w:p>
        </w:tc>
        <w:tc>
          <w:tcPr>
            <w:tcW w:w="1631" w:type="dxa"/>
          </w:tcPr>
          <w:p w14:paraId="7FC95BEE" w14:textId="77777777" w:rsidR="00DE5447" w:rsidRDefault="00DE5447" w:rsidP="0025579E">
            <w:r>
              <w:t xml:space="preserve">vīsus, -a, -um </w:t>
            </w:r>
            <w:r>
              <w:rPr>
                <w:i/>
              </w:rPr>
              <w:t>essetis</w:t>
            </w:r>
          </w:p>
        </w:tc>
        <w:tc>
          <w:tcPr>
            <w:tcW w:w="1632" w:type="dxa"/>
          </w:tcPr>
          <w:p w14:paraId="6AD8B4B7" w14:textId="77777777" w:rsidR="00DE5447" w:rsidRDefault="00DE5447" w:rsidP="0025579E">
            <w:r>
              <w:t xml:space="preserve">rectus, -a, -um </w:t>
            </w:r>
            <w:r>
              <w:rPr>
                <w:i/>
              </w:rPr>
              <w:t>essetis</w:t>
            </w:r>
          </w:p>
        </w:tc>
        <w:tc>
          <w:tcPr>
            <w:tcW w:w="1631" w:type="dxa"/>
          </w:tcPr>
          <w:p w14:paraId="1699C90B" w14:textId="77777777" w:rsidR="00DE5447" w:rsidRDefault="00DE5447" w:rsidP="0025579E">
            <w:r>
              <w:t xml:space="preserve">auditus, -a, -um </w:t>
            </w:r>
            <w:r>
              <w:rPr>
                <w:i/>
              </w:rPr>
              <w:t>essetis</w:t>
            </w:r>
          </w:p>
        </w:tc>
        <w:tc>
          <w:tcPr>
            <w:tcW w:w="1632" w:type="dxa"/>
          </w:tcPr>
          <w:p w14:paraId="24C26884" w14:textId="77777777" w:rsidR="00DE5447" w:rsidRDefault="00DE5447" w:rsidP="0025579E">
            <w:r>
              <w:t xml:space="preserve">captus, -a, -um </w:t>
            </w:r>
            <w:r>
              <w:rPr>
                <w:i/>
              </w:rPr>
              <w:t>essetis</w:t>
            </w:r>
          </w:p>
        </w:tc>
      </w:tr>
      <w:tr w:rsidR="00DE5447" w14:paraId="4BB26F4D" w14:textId="77777777" w:rsidTr="0025579E">
        <w:trPr>
          <w:trHeight w:val="273"/>
        </w:trPr>
        <w:tc>
          <w:tcPr>
            <w:tcW w:w="1369" w:type="dxa"/>
          </w:tcPr>
          <w:p w14:paraId="44527C3A" w14:textId="77777777" w:rsidR="00DE5447" w:rsidRDefault="00DE5447" w:rsidP="0025579E">
            <w:r>
              <w:t>3</w:t>
            </w:r>
            <w:r w:rsidRPr="0058032C">
              <w:rPr>
                <w:vertAlign w:val="superscript"/>
              </w:rPr>
              <w:t>rd</w:t>
            </w:r>
            <w:r>
              <w:t xml:space="preserve"> plural</w:t>
            </w:r>
          </w:p>
        </w:tc>
        <w:tc>
          <w:tcPr>
            <w:tcW w:w="1631" w:type="dxa"/>
          </w:tcPr>
          <w:p w14:paraId="2B749723" w14:textId="77777777" w:rsidR="00DE5447" w:rsidRPr="00306827" w:rsidRDefault="00DE5447" w:rsidP="0025579E">
            <w:pPr>
              <w:rPr>
                <w:i/>
              </w:rPr>
            </w:pPr>
            <w:r>
              <w:t xml:space="preserve">vocātus, -a, -um </w:t>
            </w:r>
            <w:r>
              <w:rPr>
                <w:i/>
              </w:rPr>
              <w:t>essent</w:t>
            </w:r>
          </w:p>
        </w:tc>
        <w:tc>
          <w:tcPr>
            <w:tcW w:w="1631" w:type="dxa"/>
          </w:tcPr>
          <w:p w14:paraId="32D6D9EE" w14:textId="77777777" w:rsidR="00DE5447" w:rsidRDefault="00DE5447" w:rsidP="0025579E">
            <w:r>
              <w:t xml:space="preserve">vīsus, -a, -um </w:t>
            </w:r>
            <w:r>
              <w:rPr>
                <w:i/>
              </w:rPr>
              <w:t>essent</w:t>
            </w:r>
          </w:p>
        </w:tc>
        <w:tc>
          <w:tcPr>
            <w:tcW w:w="1632" w:type="dxa"/>
          </w:tcPr>
          <w:p w14:paraId="77734C7C" w14:textId="77777777" w:rsidR="00DE5447" w:rsidRDefault="00DE5447" w:rsidP="0025579E">
            <w:r>
              <w:t xml:space="preserve">rectus, -a, -um </w:t>
            </w:r>
            <w:r>
              <w:rPr>
                <w:i/>
              </w:rPr>
              <w:t>essent</w:t>
            </w:r>
          </w:p>
        </w:tc>
        <w:tc>
          <w:tcPr>
            <w:tcW w:w="1631" w:type="dxa"/>
          </w:tcPr>
          <w:p w14:paraId="1D4A26C3" w14:textId="77777777" w:rsidR="00DE5447" w:rsidRDefault="00DE5447" w:rsidP="0025579E">
            <w:r>
              <w:t xml:space="preserve">auditus, -a, -um </w:t>
            </w:r>
            <w:r>
              <w:rPr>
                <w:i/>
              </w:rPr>
              <w:t>essent</w:t>
            </w:r>
          </w:p>
        </w:tc>
        <w:tc>
          <w:tcPr>
            <w:tcW w:w="1632" w:type="dxa"/>
          </w:tcPr>
          <w:p w14:paraId="40BDC81A" w14:textId="77777777" w:rsidR="00DE5447" w:rsidRDefault="00DE5447" w:rsidP="0025579E">
            <w:r>
              <w:t xml:space="preserve">captus, -a, -um </w:t>
            </w:r>
            <w:r>
              <w:rPr>
                <w:i/>
              </w:rPr>
              <w:t>essent</w:t>
            </w:r>
          </w:p>
        </w:tc>
      </w:tr>
    </w:tbl>
    <w:p w14:paraId="1764BF5B" w14:textId="77777777" w:rsidR="00DE5447" w:rsidRDefault="00DE5447" w:rsidP="00DE5447"/>
    <w:p w14:paraId="0F0DCC7F" w14:textId="77777777" w:rsidR="00DE5447" w:rsidRPr="00306827" w:rsidRDefault="00DE5447" w:rsidP="00DE5447">
      <w:r>
        <w:t>One common translation (but again, translation depends on the pattern) of the pluperfect is to show something that didn’t happen. In English, we just switch the normal pluperfect helping verb (</w:t>
      </w:r>
      <w:r>
        <w:rPr>
          <w:i/>
        </w:rPr>
        <w:t>had</w:t>
      </w:r>
      <w:r>
        <w:t>) with the subject, so instead of “I had,” we use “Had I.”</w:t>
      </w:r>
    </w:p>
    <w:p w14:paraId="1F6ACDB9" w14:textId="77777777" w:rsidR="00DE5447" w:rsidRDefault="00DE5447" w:rsidP="00DE5447">
      <w:r>
        <w:rPr>
          <w:i/>
        </w:rPr>
        <w:t>vocavissem</w:t>
      </w:r>
      <w:r>
        <w:t>: Had I called</w:t>
      </w:r>
      <w:r>
        <w:tab/>
      </w:r>
      <w:r>
        <w:rPr>
          <w:i/>
        </w:rPr>
        <w:t>vocatus essem</w:t>
      </w:r>
      <w:r>
        <w:t>: Had I been called</w:t>
      </w:r>
    </w:p>
    <w:p w14:paraId="5F6304C7" w14:textId="77777777" w:rsidR="00DE5447" w:rsidRDefault="00DE5447" w:rsidP="00DE5447"/>
    <w:p w14:paraId="74BB2693" w14:textId="77777777" w:rsidR="00DE5447" w:rsidRDefault="00DE5447" w:rsidP="00DE5447">
      <w:pPr>
        <w:pStyle w:val="SectionandVocabheader"/>
      </w:pPr>
      <w:r>
        <w:t>Chapter 20 Exercises</w:t>
      </w:r>
    </w:p>
    <w:p w14:paraId="4AC3BEE7" w14:textId="77777777" w:rsidR="00DE5447" w:rsidRDefault="00DE5447" w:rsidP="00DE5447">
      <w:r>
        <w:t>Chapters 20-22 will have additional exercises but shorter translations. This is to help you get into reading the final passage more quickly.</w:t>
      </w:r>
    </w:p>
    <w:p w14:paraId="527F742A" w14:textId="77777777" w:rsidR="00DE5447" w:rsidRDefault="00DE5447" w:rsidP="00DE5447">
      <w:r>
        <w:t>A) For the following words, identify the mood and translate. Then change the mood of the word (from subjunctive to indicative or indicative to subjunctive). Remember, there is no future subjunctive!</w:t>
      </w:r>
    </w:p>
    <w:p w14:paraId="7E985DB3" w14:textId="77777777" w:rsidR="00DE5447" w:rsidRDefault="00DE5447" w:rsidP="00DE5447">
      <w:r>
        <w:tab/>
        <w:t>Word</w:t>
      </w:r>
      <w:r>
        <w:tab/>
      </w:r>
      <w:r>
        <w:tab/>
      </w:r>
      <w:r>
        <w:tab/>
      </w:r>
      <w:r>
        <w:tab/>
        <w:t>Mood/Translation</w:t>
      </w:r>
      <w:r>
        <w:tab/>
      </w:r>
      <w:r>
        <w:tab/>
      </w:r>
      <w:r>
        <w:tab/>
        <w:t>New Mood</w:t>
      </w:r>
    </w:p>
    <w:p w14:paraId="364F9231" w14:textId="77777777" w:rsidR="00DE5447" w:rsidRDefault="00DE5447">
      <w:pPr>
        <w:pStyle w:val="ListParagraph"/>
        <w:numPr>
          <w:ilvl w:val="0"/>
          <w:numId w:val="100"/>
        </w:numPr>
      </w:pPr>
      <w:r>
        <w:t>vocātī sunt</w:t>
      </w:r>
      <w:r>
        <w:tab/>
      </w:r>
      <w:r>
        <w:tab/>
      </w:r>
      <w:r>
        <w:tab/>
        <w:t>indicative, “they have been called”</w:t>
      </w:r>
      <w:r>
        <w:tab/>
        <w:t>vocātī sint</w:t>
      </w:r>
    </w:p>
    <w:p w14:paraId="25A82683" w14:textId="77777777" w:rsidR="00DE5447" w:rsidRDefault="00DE5447">
      <w:pPr>
        <w:pStyle w:val="ListParagraph"/>
        <w:numPr>
          <w:ilvl w:val="0"/>
          <w:numId w:val="100"/>
        </w:numPr>
      </w:pPr>
      <w:r>
        <w:t>videbar</w:t>
      </w:r>
    </w:p>
    <w:p w14:paraId="3EDA38B8" w14:textId="77777777" w:rsidR="00DE5447" w:rsidRDefault="00DE5447">
      <w:pPr>
        <w:pStyle w:val="ListParagraph"/>
        <w:numPr>
          <w:ilvl w:val="0"/>
          <w:numId w:val="100"/>
        </w:numPr>
      </w:pPr>
      <w:r>
        <w:lastRenderedPageBreak/>
        <w:t>regamus</w:t>
      </w:r>
    </w:p>
    <w:p w14:paraId="54BECF79" w14:textId="77777777" w:rsidR="00DE5447" w:rsidRDefault="00DE5447">
      <w:pPr>
        <w:pStyle w:val="ListParagraph"/>
        <w:numPr>
          <w:ilvl w:val="0"/>
          <w:numId w:val="100"/>
        </w:numPr>
      </w:pPr>
      <w:r>
        <w:t>auditae essent</w:t>
      </w:r>
    </w:p>
    <w:p w14:paraId="372A2CA0" w14:textId="77777777" w:rsidR="00DE5447" w:rsidRDefault="00DE5447">
      <w:pPr>
        <w:pStyle w:val="ListParagraph"/>
        <w:numPr>
          <w:ilvl w:val="0"/>
          <w:numId w:val="100"/>
        </w:numPr>
      </w:pPr>
      <w:r>
        <w:t>cēperant</w:t>
      </w:r>
    </w:p>
    <w:p w14:paraId="67FEBD88" w14:textId="77777777" w:rsidR="00DE5447" w:rsidRDefault="00DE5447">
      <w:pPr>
        <w:pStyle w:val="ListParagraph"/>
        <w:numPr>
          <w:ilvl w:val="0"/>
          <w:numId w:val="100"/>
        </w:numPr>
      </w:pPr>
      <w:r>
        <w:t>vocō</w:t>
      </w:r>
    </w:p>
    <w:p w14:paraId="32B9E838" w14:textId="77777777" w:rsidR="00DE5447" w:rsidRDefault="00DE5447">
      <w:pPr>
        <w:pStyle w:val="ListParagraph"/>
        <w:numPr>
          <w:ilvl w:val="0"/>
          <w:numId w:val="100"/>
        </w:numPr>
      </w:pPr>
      <w:r>
        <w:t>videamur</w:t>
      </w:r>
    </w:p>
    <w:p w14:paraId="210E6FB5" w14:textId="77777777" w:rsidR="00DE5447" w:rsidRDefault="00DE5447">
      <w:pPr>
        <w:pStyle w:val="ListParagraph"/>
        <w:numPr>
          <w:ilvl w:val="0"/>
          <w:numId w:val="100"/>
        </w:numPr>
      </w:pPr>
      <w:r>
        <w:t>rexissētis</w:t>
      </w:r>
    </w:p>
    <w:p w14:paraId="41E0318B" w14:textId="77777777" w:rsidR="00DE5447" w:rsidRDefault="00DE5447">
      <w:pPr>
        <w:pStyle w:val="ListParagraph"/>
        <w:numPr>
          <w:ilvl w:val="0"/>
          <w:numId w:val="100"/>
        </w:numPr>
      </w:pPr>
      <w:r>
        <w:t>audirēris</w:t>
      </w:r>
    </w:p>
    <w:p w14:paraId="50D98394" w14:textId="77777777" w:rsidR="00DE5447" w:rsidRDefault="00DE5447">
      <w:pPr>
        <w:pStyle w:val="ListParagraph"/>
        <w:numPr>
          <w:ilvl w:val="0"/>
          <w:numId w:val="100"/>
        </w:numPr>
      </w:pPr>
      <w:r>
        <w:t>capit</w:t>
      </w:r>
    </w:p>
    <w:p w14:paraId="439995B0" w14:textId="77777777" w:rsidR="00DE5447" w:rsidRDefault="00DE5447">
      <w:pPr>
        <w:pStyle w:val="ListParagraph"/>
        <w:numPr>
          <w:ilvl w:val="0"/>
          <w:numId w:val="100"/>
        </w:numPr>
      </w:pPr>
      <w:r>
        <w:t>vocāverim</w:t>
      </w:r>
    </w:p>
    <w:p w14:paraId="7610615E" w14:textId="77777777" w:rsidR="00DE5447" w:rsidRDefault="00DE5447">
      <w:pPr>
        <w:pStyle w:val="ListParagraph"/>
        <w:numPr>
          <w:ilvl w:val="0"/>
          <w:numId w:val="100"/>
        </w:numPr>
      </w:pPr>
      <w:r>
        <w:t>vīsa sunt</w:t>
      </w:r>
    </w:p>
    <w:p w14:paraId="6D744A95" w14:textId="77777777" w:rsidR="00DE5447" w:rsidRDefault="00DE5447">
      <w:pPr>
        <w:pStyle w:val="ListParagraph"/>
        <w:numPr>
          <w:ilvl w:val="0"/>
          <w:numId w:val="100"/>
        </w:numPr>
      </w:pPr>
      <w:r>
        <w:t>regimus</w:t>
      </w:r>
    </w:p>
    <w:p w14:paraId="215E2480" w14:textId="77777777" w:rsidR="00DE5447" w:rsidRDefault="00DE5447">
      <w:pPr>
        <w:pStyle w:val="ListParagraph"/>
        <w:numPr>
          <w:ilvl w:val="0"/>
          <w:numId w:val="100"/>
        </w:numPr>
      </w:pPr>
      <w:r>
        <w:t>auditae sint</w:t>
      </w:r>
    </w:p>
    <w:p w14:paraId="33AB0B68" w14:textId="77777777" w:rsidR="00DE5447" w:rsidRDefault="00DE5447">
      <w:pPr>
        <w:pStyle w:val="ListParagraph"/>
        <w:numPr>
          <w:ilvl w:val="0"/>
          <w:numId w:val="100"/>
        </w:numPr>
      </w:pPr>
      <w:r>
        <w:t>cēpī</w:t>
      </w:r>
    </w:p>
    <w:p w14:paraId="43E16481" w14:textId="77777777" w:rsidR="00DE5447" w:rsidRDefault="00DE5447" w:rsidP="00DE5447">
      <w:r>
        <w:t>B) Identify the independent use of the subjunctive and translate. If more than one use is possible, translate in a way consistent with the use you choose.</w:t>
      </w:r>
    </w:p>
    <w:p w14:paraId="38D98CE5" w14:textId="77777777" w:rsidR="00DE5447" w:rsidRPr="00E74FA1" w:rsidRDefault="00DE5447">
      <w:pPr>
        <w:pStyle w:val="Default"/>
        <w:numPr>
          <w:ilvl w:val="0"/>
          <w:numId w:val="101"/>
        </w:numPr>
      </w:pPr>
      <w:r w:rsidRPr="00E74FA1">
        <w:t xml:space="preserve">scribant illās epistulās  </w:t>
      </w:r>
      <w:r w:rsidRPr="00E74FA1">
        <w:tab/>
      </w:r>
      <w:r w:rsidRPr="00E74FA1">
        <w:tab/>
      </w:r>
      <w:r>
        <w:tab/>
      </w:r>
      <w:r w:rsidRPr="00E74FA1">
        <w:t>clause</w:t>
      </w:r>
      <w:r>
        <w:t>:_______________________</w:t>
      </w:r>
      <w:r w:rsidRPr="00E74FA1">
        <w:t xml:space="preserve">_______ </w:t>
      </w:r>
      <w:r w:rsidRPr="00E74FA1">
        <w:br/>
      </w:r>
      <w:r w:rsidRPr="00E74FA1">
        <w:br/>
        <w:t>Translate:________________________________________________________________</w:t>
      </w:r>
      <w:r w:rsidRPr="00E74FA1">
        <w:br/>
      </w:r>
    </w:p>
    <w:p w14:paraId="0CFEF37A" w14:textId="77777777" w:rsidR="00DE5447" w:rsidRPr="00E74FA1" w:rsidRDefault="00DE5447">
      <w:pPr>
        <w:pStyle w:val="Default"/>
        <w:numPr>
          <w:ilvl w:val="0"/>
          <w:numId w:val="101"/>
        </w:numPr>
      </w:pPr>
      <w:r w:rsidRPr="00E74FA1">
        <w:t xml:space="preserve">utinam bonae discipulae mittantur </w:t>
      </w:r>
      <w:r w:rsidRPr="00E74FA1">
        <w:tab/>
      </w:r>
      <w:r>
        <w:tab/>
      </w:r>
      <w:r w:rsidRPr="00E74FA1">
        <w:t>clause</w:t>
      </w:r>
      <w:r>
        <w:t>:_______________________</w:t>
      </w:r>
      <w:r w:rsidRPr="00E74FA1">
        <w:t xml:space="preserve">_______ </w:t>
      </w:r>
      <w:r w:rsidRPr="00E74FA1">
        <w:br/>
      </w:r>
      <w:r w:rsidRPr="00E74FA1">
        <w:br/>
        <w:t>Translate:________________________________________________________________</w:t>
      </w:r>
    </w:p>
    <w:p w14:paraId="2BCF5155" w14:textId="77777777" w:rsidR="00DE5447" w:rsidRPr="00E74FA1" w:rsidRDefault="00DE5447" w:rsidP="00DE5447">
      <w:pPr>
        <w:rPr>
          <w:sz w:val="24"/>
          <w:szCs w:val="24"/>
        </w:rPr>
      </w:pPr>
    </w:p>
    <w:p w14:paraId="4B7004B1" w14:textId="77777777" w:rsidR="00DE5447" w:rsidRPr="00E74FA1" w:rsidRDefault="00DE5447">
      <w:pPr>
        <w:pStyle w:val="Default"/>
        <w:numPr>
          <w:ilvl w:val="0"/>
          <w:numId w:val="101"/>
        </w:numPr>
      </w:pPr>
      <w:r w:rsidRPr="00E74FA1">
        <w:t xml:space="preserve">forsitan hās epistulās legam </w:t>
      </w:r>
      <w:r w:rsidRPr="00E74FA1">
        <w:tab/>
      </w:r>
      <w:r w:rsidRPr="00E74FA1">
        <w:tab/>
      </w:r>
      <w:r>
        <w:tab/>
      </w:r>
      <w:r w:rsidRPr="00E74FA1">
        <w:t>clause</w:t>
      </w:r>
      <w:r>
        <w:t>:________________</w:t>
      </w:r>
      <w:r w:rsidRPr="00E74FA1">
        <w:t xml:space="preserve">______________ </w:t>
      </w:r>
      <w:r w:rsidRPr="00E74FA1">
        <w:br/>
      </w:r>
      <w:r w:rsidRPr="00E74FA1">
        <w:br/>
        <w:t>Translate:________________________________________________________________</w:t>
      </w:r>
    </w:p>
    <w:p w14:paraId="2370D9D6" w14:textId="77777777" w:rsidR="00DE5447" w:rsidRPr="00E74FA1" w:rsidRDefault="00DE5447" w:rsidP="00DE5447">
      <w:pPr>
        <w:rPr>
          <w:sz w:val="24"/>
          <w:szCs w:val="24"/>
        </w:rPr>
      </w:pPr>
    </w:p>
    <w:p w14:paraId="3B61B0EC" w14:textId="77777777" w:rsidR="00DE5447" w:rsidRPr="00E74FA1" w:rsidRDefault="00DE5447">
      <w:pPr>
        <w:pStyle w:val="Default"/>
        <w:numPr>
          <w:ilvl w:val="0"/>
          <w:numId w:val="101"/>
        </w:numPr>
      </w:pPr>
      <w:r w:rsidRPr="00E74FA1">
        <w:t xml:space="preserve">patrēs iuribus pareant </w:t>
      </w:r>
      <w:r w:rsidRPr="00E74FA1">
        <w:tab/>
      </w:r>
      <w:r w:rsidRPr="00E74FA1">
        <w:tab/>
      </w:r>
      <w:r>
        <w:tab/>
      </w:r>
      <w:r w:rsidRPr="00E74FA1">
        <w:t>clause</w:t>
      </w:r>
      <w:r>
        <w:t>:_______________</w:t>
      </w:r>
      <w:r w:rsidRPr="00E74FA1">
        <w:t xml:space="preserve">_______________ </w:t>
      </w:r>
      <w:r w:rsidRPr="00E74FA1">
        <w:br/>
      </w:r>
      <w:r w:rsidRPr="00E74FA1">
        <w:br/>
        <w:t>Translate:________________________________________________________________</w:t>
      </w:r>
      <w:r w:rsidRPr="00E74FA1">
        <w:br/>
      </w:r>
    </w:p>
    <w:p w14:paraId="2DCD20D5" w14:textId="77777777" w:rsidR="00DE5447" w:rsidRPr="00E74FA1" w:rsidRDefault="00DE5447">
      <w:pPr>
        <w:pStyle w:val="Default"/>
        <w:numPr>
          <w:ilvl w:val="0"/>
          <w:numId w:val="101"/>
        </w:numPr>
      </w:pPr>
      <w:r w:rsidRPr="00E74FA1">
        <w:t xml:space="preserve">iaceamus in illo amoeno litore? </w:t>
      </w:r>
      <w:r w:rsidRPr="00E74FA1">
        <w:tab/>
      </w:r>
      <w:r>
        <w:tab/>
      </w:r>
      <w:r w:rsidRPr="00E74FA1">
        <w:t>clause</w:t>
      </w:r>
      <w:r>
        <w:t>:_____________</w:t>
      </w:r>
      <w:r w:rsidRPr="00E74FA1">
        <w:t xml:space="preserve">_________________ </w:t>
      </w:r>
      <w:r w:rsidRPr="00E74FA1">
        <w:br/>
      </w:r>
      <w:r w:rsidRPr="00E74FA1">
        <w:br/>
      </w:r>
      <w:r w:rsidRPr="00E74FA1">
        <w:lastRenderedPageBreak/>
        <w:t>Translate:________________________________________________________________</w:t>
      </w:r>
      <w:r w:rsidRPr="00E74FA1">
        <w:br/>
      </w:r>
    </w:p>
    <w:p w14:paraId="31714FB7" w14:textId="77777777" w:rsidR="00DE5447" w:rsidRPr="00E74FA1" w:rsidRDefault="00DE5447">
      <w:pPr>
        <w:pStyle w:val="ListParagraph"/>
        <w:numPr>
          <w:ilvl w:val="0"/>
          <w:numId w:val="101"/>
        </w:numPr>
        <w:rPr>
          <w:sz w:val="24"/>
          <w:szCs w:val="24"/>
        </w:rPr>
      </w:pPr>
      <w:r w:rsidRPr="00E74FA1">
        <w:rPr>
          <w:sz w:val="24"/>
          <w:szCs w:val="24"/>
        </w:rPr>
        <w:t xml:space="preserve">amorem magis quam bellum aestimemus </w:t>
      </w:r>
      <w:r>
        <w:rPr>
          <w:sz w:val="24"/>
          <w:szCs w:val="24"/>
        </w:rPr>
        <w:tab/>
      </w:r>
      <w:r w:rsidRPr="00E74FA1">
        <w:rPr>
          <w:sz w:val="24"/>
          <w:szCs w:val="24"/>
        </w:rPr>
        <w:t>clause:_____________________________</w:t>
      </w:r>
      <w:r>
        <w:rPr>
          <w:sz w:val="24"/>
          <w:szCs w:val="24"/>
        </w:rPr>
        <w:t>_</w:t>
      </w:r>
      <w:r w:rsidRPr="00E74FA1">
        <w:rPr>
          <w:sz w:val="24"/>
          <w:szCs w:val="24"/>
        </w:rPr>
        <w:t xml:space="preserve"> </w:t>
      </w:r>
      <w:r w:rsidRPr="00E74FA1">
        <w:rPr>
          <w:sz w:val="24"/>
          <w:szCs w:val="24"/>
        </w:rPr>
        <w:br/>
      </w:r>
      <w:r w:rsidRPr="00E74FA1">
        <w:rPr>
          <w:sz w:val="24"/>
          <w:szCs w:val="24"/>
        </w:rPr>
        <w:br/>
        <w:t>Translate:__________________________________</w:t>
      </w:r>
      <w:r>
        <w:rPr>
          <w:sz w:val="24"/>
          <w:szCs w:val="24"/>
        </w:rPr>
        <w:t>______________________________</w:t>
      </w:r>
    </w:p>
    <w:p w14:paraId="630BEC21" w14:textId="77777777" w:rsidR="00DE5447" w:rsidRPr="00E74FA1" w:rsidRDefault="00DE5447">
      <w:pPr>
        <w:pStyle w:val="ListParagraph"/>
        <w:numPr>
          <w:ilvl w:val="0"/>
          <w:numId w:val="101"/>
        </w:numPr>
        <w:rPr>
          <w:sz w:val="24"/>
          <w:szCs w:val="24"/>
        </w:rPr>
      </w:pPr>
      <w:r w:rsidRPr="00E74FA1">
        <w:rPr>
          <w:sz w:val="24"/>
          <w:szCs w:val="24"/>
        </w:rPr>
        <w:t xml:space="preserve">litterae hodie sriberentur?  </w:t>
      </w:r>
      <w:r w:rsidRPr="00E74FA1">
        <w:rPr>
          <w:sz w:val="24"/>
          <w:szCs w:val="24"/>
        </w:rPr>
        <w:tab/>
      </w:r>
      <w:r w:rsidRPr="00E74FA1">
        <w:rPr>
          <w:sz w:val="24"/>
          <w:szCs w:val="24"/>
        </w:rPr>
        <w:tab/>
      </w:r>
      <w:r>
        <w:rPr>
          <w:sz w:val="24"/>
          <w:szCs w:val="24"/>
        </w:rPr>
        <w:tab/>
      </w:r>
      <w:r w:rsidRPr="00E74FA1">
        <w:rPr>
          <w:sz w:val="24"/>
          <w:szCs w:val="24"/>
        </w:rPr>
        <w:t>clause</w:t>
      </w:r>
      <w:r>
        <w:rPr>
          <w:sz w:val="24"/>
          <w:szCs w:val="24"/>
        </w:rPr>
        <w:t>:__________________</w:t>
      </w:r>
      <w:r w:rsidRPr="00E74FA1">
        <w:rPr>
          <w:sz w:val="24"/>
          <w:szCs w:val="24"/>
        </w:rPr>
        <w:t xml:space="preserve">____________ </w:t>
      </w:r>
      <w:r w:rsidRPr="00E74FA1">
        <w:rPr>
          <w:sz w:val="24"/>
          <w:szCs w:val="24"/>
        </w:rPr>
        <w:br/>
      </w:r>
      <w:r w:rsidRPr="00E74FA1">
        <w:rPr>
          <w:sz w:val="24"/>
          <w:szCs w:val="24"/>
        </w:rPr>
        <w:br/>
        <w:t>Translate:________________________________________________________________</w:t>
      </w:r>
    </w:p>
    <w:p w14:paraId="5B6EA739" w14:textId="77777777" w:rsidR="00DE5447" w:rsidRDefault="00DE5447">
      <w:pPr>
        <w:pStyle w:val="ListParagraph"/>
        <w:numPr>
          <w:ilvl w:val="0"/>
          <w:numId w:val="101"/>
        </w:numPr>
      </w:pPr>
      <w:r w:rsidRPr="00E74FA1">
        <w:rPr>
          <w:sz w:val="24"/>
          <w:szCs w:val="24"/>
        </w:rPr>
        <w:t>omnes puellum salvum fore cogitent</w:t>
      </w:r>
      <w:r w:rsidRPr="00E74FA1">
        <w:rPr>
          <w:sz w:val="24"/>
          <w:szCs w:val="24"/>
        </w:rPr>
        <w:tab/>
      </w:r>
      <w:r w:rsidRPr="00E74FA1">
        <w:rPr>
          <w:sz w:val="24"/>
          <w:szCs w:val="24"/>
        </w:rPr>
        <w:tab/>
        <w:t>clause</w:t>
      </w:r>
      <w:r>
        <w:rPr>
          <w:sz w:val="24"/>
          <w:szCs w:val="24"/>
        </w:rPr>
        <w:t>:_________</w:t>
      </w:r>
      <w:r w:rsidRPr="00E74FA1">
        <w:rPr>
          <w:sz w:val="24"/>
          <w:szCs w:val="24"/>
        </w:rPr>
        <w:t>_____________________</w:t>
      </w:r>
      <w:r w:rsidRPr="00E74FA1">
        <w:rPr>
          <w:sz w:val="24"/>
          <w:szCs w:val="24"/>
        </w:rPr>
        <w:br/>
      </w:r>
      <w:r w:rsidRPr="00E74FA1">
        <w:rPr>
          <w:sz w:val="24"/>
          <w:szCs w:val="24"/>
        </w:rPr>
        <w:br/>
        <w:t>Translate:________________________________________________________________</w:t>
      </w:r>
      <w:r w:rsidRPr="00E74FA1">
        <w:rPr>
          <w:sz w:val="24"/>
          <w:szCs w:val="24"/>
        </w:rPr>
        <w:tab/>
      </w:r>
    </w:p>
    <w:p w14:paraId="3F120B80" w14:textId="77777777" w:rsidR="00DE5447" w:rsidRDefault="00DE5447" w:rsidP="00DE5447"/>
    <w:p w14:paraId="32500684" w14:textId="77777777" w:rsidR="00DE5447" w:rsidRDefault="00DE5447" w:rsidP="00DE5447">
      <w:pPr>
        <w:pStyle w:val="SectionandVocabheader"/>
      </w:pPr>
    </w:p>
    <w:p w14:paraId="4316C7B3" w14:textId="77777777" w:rsidR="00DE5447" w:rsidRDefault="00DE5447" w:rsidP="00DE5447">
      <w:pPr>
        <w:pStyle w:val="SectionandVocabheader"/>
      </w:pPr>
      <w:r>
        <w:t>Chapter 20 Vocabulary</w:t>
      </w:r>
    </w:p>
    <w:p w14:paraId="5BF7FE62" w14:textId="77777777" w:rsidR="00DE5447" w:rsidRDefault="00DE5447" w:rsidP="00DE5447"/>
    <w:tbl>
      <w:tblPr>
        <w:tblStyle w:val="TableGrid"/>
        <w:tblW w:w="0" w:type="auto"/>
        <w:tblLook w:val="04A0" w:firstRow="1" w:lastRow="0" w:firstColumn="1" w:lastColumn="0" w:noHBand="0" w:noVBand="1"/>
      </w:tblPr>
      <w:tblGrid>
        <w:gridCol w:w="4675"/>
        <w:gridCol w:w="4675"/>
      </w:tblGrid>
      <w:tr w:rsidR="00DE5447" w14:paraId="2E93C494" w14:textId="77777777" w:rsidTr="0025579E">
        <w:tc>
          <w:tcPr>
            <w:tcW w:w="4675" w:type="dxa"/>
          </w:tcPr>
          <w:p w14:paraId="53E6E611" w14:textId="77777777" w:rsidR="00DE5447" w:rsidRPr="007E6628" w:rsidRDefault="00DE5447" w:rsidP="0025579E">
            <w:pPr>
              <w:rPr>
                <w:b/>
              </w:rPr>
            </w:pPr>
            <w:r w:rsidRPr="007E6628">
              <w:rPr>
                <w:b/>
              </w:rPr>
              <w:t>Verbs</w:t>
            </w:r>
          </w:p>
        </w:tc>
        <w:tc>
          <w:tcPr>
            <w:tcW w:w="4675" w:type="dxa"/>
          </w:tcPr>
          <w:p w14:paraId="5C150CAA" w14:textId="77777777" w:rsidR="00DE5447" w:rsidRDefault="00DE5447" w:rsidP="0025579E"/>
        </w:tc>
      </w:tr>
      <w:tr w:rsidR="00DE5447" w14:paraId="22D1EA71" w14:textId="77777777" w:rsidTr="0025579E">
        <w:tc>
          <w:tcPr>
            <w:tcW w:w="4675" w:type="dxa"/>
          </w:tcPr>
          <w:p w14:paraId="75E92E0A" w14:textId="77777777" w:rsidR="00DE5447" w:rsidRDefault="00DE5447" w:rsidP="0025579E">
            <w:r w:rsidRPr="00E74FA1">
              <w:t>aestimo, aestimāre, aestimāvī, aestimātus</w:t>
            </w:r>
          </w:p>
        </w:tc>
        <w:tc>
          <w:tcPr>
            <w:tcW w:w="4675" w:type="dxa"/>
          </w:tcPr>
          <w:p w14:paraId="0D983264" w14:textId="77777777" w:rsidR="00DE5447" w:rsidRDefault="00DE5447" w:rsidP="0025579E">
            <w:r>
              <w:t>to value, estimate, judge</w:t>
            </w:r>
          </w:p>
        </w:tc>
      </w:tr>
      <w:tr w:rsidR="00DE5447" w14:paraId="7F66F9A2" w14:textId="77777777" w:rsidTr="0025579E">
        <w:tc>
          <w:tcPr>
            <w:tcW w:w="4675" w:type="dxa"/>
          </w:tcPr>
          <w:p w14:paraId="6A1BA8CC" w14:textId="77777777" w:rsidR="00DE5447" w:rsidRDefault="00DE5447" w:rsidP="0025579E">
            <w:r w:rsidRPr="00E74FA1">
              <w:t>cogitō, cogitāre, cogitāvī, cogitātus</w:t>
            </w:r>
          </w:p>
        </w:tc>
        <w:tc>
          <w:tcPr>
            <w:tcW w:w="4675" w:type="dxa"/>
          </w:tcPr>
          <w:p w14:paraId="42277958" w14:textId="77777777" w:rsidR="00DE5447" w:rsidRDefault="00DE5447" w:rsidP="0025579E">
            <w:r>
              <w:t>to think, know</w:t>
            </w:r>
          </w:p>
        </w:tc>
      </w:tr>
      <w:tr w:rsidR="00DE5447" w14:paraId="1F502F86" w14:textId="77777777" w:rsidTr="0025579E">
        <w:tc>
          <w:tcPr>
            <w:tcW w:w="4675" w:type="dxa"/>
          </w:tcPr>
          <w:p w14:paraId="2C83C5CC" w14:textId="77777777" w:rsidR="00DE5447" w:rsidRDefault="00DE5447" w:rsidP="0025579E">
            <w:r w:rsidRPr="00E74FA1">
              <w:t>fallo, fallere, fēfellī, falsus</w:t>
            </w:r>
          </w:p>
        </w:tc>
        <w:tc>
          <w:tcPr>
            <w:tcW w:w="4675" w:type="dxa"/>
          </w:tcPr>
          <w:p w14:paraId="5647E605" w14:textId="77777777" w:rsidR="00DE5447" w:rsidRDefault="00DE5447" w:rsidP="0025579E">
            <w:r>
              <w:t>to deceive, lie</w:t>
            </w:r>
          </w:p>
        </w:tc>
      </w:tr>
      <w:tr w:rsidR="00DE5447" w14:paraId="7B7E272B" w14:textId="77777777" w:rsidTr="0025579E">
        <w:tc>
          <w:tcPr>
            <w:tcW w:w="4675" w:type="dxa"/>
          </w:tcPr>
          <w:p w14:paraId="623BFC1F" w14:textId="77777777" w:rsidR="00DE5447" w:rsidRDefault="00DE5447" w:rsidP="0025579E">
            <w:r w:rsidRPr="00E74FA1">
              <w:t>firmō, firmāre, firmāvī, firmātus</w:t>
            </w:r>
          </w:p>
        </w:tc>
        <w:tc>
          <w:tcPr>
            <w:tcW w:w="4675" w:type="dxa"/>
          </w:tcPr>
          <w:p w14:paraId="3244264D" w14:textId="77777777" w:rsidR="00DE5447" w:rsidRDefault="00DE5447" w:rsidP="0025579E">
            <w:r>
              <w:t>to strengthen, support, establish</w:t>
            </w:r>
          </w:p>
        </w:tc>
      </w:tr>
      <w:tr w:rsidR="00DE5447" w14:paraId="50AA37DE" w14:textId="77777777" w:rsidTr="0025579E">
        <w:tc>
          <w:tcPr>
            <w:tcW w:w="4675" w:type="dxa"/>
          </w:tcPr>
          <w:p w14:paraId="31B19C9A" w14:textId="77777777" w:rsidR="00DE5447" w:rsidRPr="007E6628" w:rsidRDefault="00DE5447" w:rsidP="0025579E">
            <w:pPr>
              <w:rPr>
                <w:i/>
              </w:rPr>
            </w:pPr>
            <w:r>
              <w:t xml:space="preserve">**compounds of firmo: </w:t>
            </w:r>
            <w:r>
              <w:rPr>
                <w:i/>
              </w:rPr>
              <w:t>confirmo, affirmo, refirmo</w:t>
            </w:r>
          </w:p>
        </w:tc>
        <w:tc>
          <w:tcPr>
            <w:tcW w:w="4675" w:type="dxa"/>
          </w:tcPr>
          <w:p w14:paraId="05D17CB7" w14:textId="77777777" w:rsidR="00DE5447" w:rsidRDefault="00DE5447" w:rsidP="0025579E">
            <w:r>
              <w:t>These are quite common and can be translated by the typical rules of compounds</w:t>
            </w:r>
          </w:p>
        </w:tc>
      </w:tr>
      <w:tr w:rsidR="00DE5447" w14:paraId="1F2C4FA1" w14:textId="77777777" w:rsidTr="0025579E">
        <w:tc>
          <w:tcPr>
            <w:tcW w:w="4675" w:type="dxa"/>
          </w:tcPr>
          <w:p w14:paraId="2D2E331D" w14:textId="77777777" w:rsidR="00DE5447" w:rsidRDefault="00DE5447" w:rsidP="0025579E">
            <w:r w:rsidRPr="00E74FA1">
              <w:t>gradior, gradī, gressum sum</w:t>
            </w:r>
          </w:p>
        </w:tc>
        <w:tc>
          <w:tcPr>
            <w:tcW w:w="4675" w:type="dxa"/>
          </w:tcPr>
          <w:p w14:paraId="606BB5DA" w14:textId="77777777" w:rsidR="00DE5447" w:rsidRDefault="00DE5447" w:rsidP="0025579E"/>
        </w:tc>
      </w:tr>
      <w:tr w:rsidR="00DE5447" w14:paraId="5454BBBB" w14:textId="77777777" w:rsidTr="0025579E">
        <w:tc>
          <w:tcPr>
            <w:tcW w:w="4675" w:type="dxa"/>
          </w:tcPr>
          <w:p w14:paraId="01F78864" w14:textId="77777777" w:rsidR="00DE5447" w:rsidRPr="007E6628" w:rsidRDefault="00DE5447" w:rsidP="0025579E">
            <w:pPr>
              <w:rPr>
                <w:i/>
              </w:rPr>
            </w:pPr>
            <w:r>
              <w:t xml:space="preserve">**compounds of </w:t>
            </w:r>
            <w:r>
              <w:rPr>
                <w:i/>
              </w:rPr>
              <w:t>gradior</w:t>
            </w:r>
            <w:r>
              <w:t xml:space="preserve">: </w:t>
            </w:r>
            <w:r>
              <w:rPr>
                <w:i/>
              </w:rPr>
              <w:t>ingr</w:t>
            </w:r>
            <w:r w:rsidRPr="007E6628">
              <w:rPr>
                <w:b/>
                <w:i/>
              </w:rPr>
              <w:t>e</w:t>
            </w:r>
            <w:r>
              <w:rPr>
                <w:i/>
              </w:rPr>
              <w:t>dior, aggr</w:t>
            </w:r>
            <w:r w:rsidRPr="007E6628">
              <w:rPr>
                <w:b/>
                <w:i/>
              </w:rPr>
              <w:t>e</w:t>
            </w:r>
            <w:r>
              <w:rPr>
                <w:i/>
              </w:rPr>
              <w:t>dior, regr</w:t>
            </w:r>
            <w:r w:rsidRPr="007E6628">
              <w:rPr>
                <w:b/>
                <w:i/>
              </w:rPr>
              <w:t>e</w:t>
            </w:r>
            <w:r>
              <w:rPr>
                <w:i/>
              </w:rPr>
              <w:t>dior, congr</w:t>
            </w:r>
            <w:r w:rsidRPr="007E6628">
              <w:rPr>
                <w:b/>
                <w:i/>
              </w:rPr>
              <w:t>e</w:t>
            </w:r>
            <w:r>
              <w:rPr>
                <w:i/>
              </w:rPr>
              <w:t>dior</w:t>
            </w:r>
          </w:p>
        </w:tc>
        <w:tc>
          <w:tcPr>
            <w:tcW w:w="4675" w:type="dxa"/>
          </w:tcPr>
          <w:p w14:paraId="103820F3" w14:textId="77777777" w:rsidR="00DE5447" w:rsidRPr="007E6628" w:rsidRDefault="00DE5447" w:rsidP="0025579E">
            <w:r>
              <w:t xml:space="preserve">Note that the </w:t>
            </w:r>
            <w:r>
              <w:rPr>
                <w:i/>
              </w:rPr>
              <w:t>a</w:t>
            </w:r>
            <w:r>
              <w:t xml:space="preserve"> in </w:t>
            </w:r>
            <w:r>
              <w:rPr>
                <w:i/>
              </w:rPr>
              <w:t>gradior</w:t>
            </w:r>
            <w:r>
              <w:t xml:space="preserve"> turns into an </w:t>
            </w:r>
            <w:r>
              <w:rPr>
                <w:i/>
              </w:rPr>
              <w:t>e</w:t>
            </w:r>
            <w:r>
              <w:t xml:space="preserve"> for the compounds</w:t>
            </w:r>
          </w:p>
        </w:tc>
      </w:tr>
      <w:tr w:rsidR="00DE5447" w14:paraId="078B3F55" w14:textId="77777777" w:rsidTr="0025579E">
        <w:tc>
          <w:tcPr>
            <w:tcW w:w="4675" w:type="dxa"/>
          </w:tcPr>
          <w:p w14:paraId="51B2E147" w14:textId="77777777" w:rsidR="00DE5447" w:rsidRDefault="00DE5447" w:rsidP="0025579E">
            <w:r w:rsidRPr="007E6628">
              <w:t>scribō, scribere, scripsī, scriptus</w:t>
            </w:r>
          </w:p>
        </w:tc>
        <w:tc>
          <w:tcPr>
            <w:tcW w:w="4675" w:type="dxa"/>
          </w:tcPr>
          <w:p w14:paraId="567953A8" w14:textId="77777777" w:rsidR="00DE5447" w:rsidRDefault="00DE5447" w:rsidP="0025579E">
            <w:r>
              <w:t>to write</w:t>
            </w:r>
          </w:p>
        </w:tc>
      </w:tr>
      <w:tr w:rsidR="00DE5447" w14:paraId="7AFD5832" w14:textId="77777777" w:rsidTr="0025579E">
        <w:tc>
          <w:tcPr>
            <w:tcW w:w="4675" w:type="dxa"/>
          </w:tcPr>
          <w:p w14:paraId="0409578E" w14:textId="77777777" w:rsidR="00DE5447" w:rsidRPr="007E6628" w:rsidRDefault="00DE5447" w:rsidP="0025579E">
            <w:pPr>
              <w:rPr>
                <w:b/>
              </w:rPr>
            </w:pPr>
            <w:r w:rsidRPr="007E6628">
              <w:rPr>
                <w:b/>
              </w:rPr>
              <w:t>Nouns</w:t>
            </w:r>
          </w:p>
        </w:tc>
        <w:tc>
          <w:tcPr>
            <w:tcW w:w="4675" w:type="dxa"/>
          </w:tcPr>
          <w:p w14:paraId="7570947C" w14:textId="77777777" w:rsidR="00DE5447" w:rsidRDefault="00DE5447" w:rsidP="0025579E"/>
        </w:tc>
      </w:tr>
      <w:tr w:rsidR="00DE5447" w14:paraId="7AB6E0C5" w14:textId="77777777" w:rsidTr="0025579E">
        <w:tc>
          <w:tcPr>
            <w:tcW w:w="4675" w:type="dxa"/>
          </w:tcPr>
          <w:p w14:paraId="642D7FCE" w14:textId="77777777" w:rsidR="00DE5447" w:rsidRDefault="00DE5447" w:rsidP="0025579E">
            <w:r>
              <w:t>epistula, epistulae (f)</w:t>
            </w:r>
          </w:p>
        </w:tc>
        <w:tc>
          <w:tcPr>
            <w:tcW w:w="4675" w:type="dxa"/>
          </w:tcPr>
          <w:p w14:paraId="408CF59A" w14:textId="77777777" w:rsidR="00DE5447" w:rsidRDefault="00DE5447" w:rsidP="0025579E">
            <w:r>
              <w:t>letter</w:t>
            </w:r>
          </w:p>
        </w:tc>
      </w:tr>
      <w:tr w:rsidR="00DE5447" w14:paraId="793C377A" w14:textId="77777777" w:rsidTr="0025579E">
        <w:tc>
          <w:tcPr>
            <w:tcW w:w="4675" w:type="dxa"/>
          </w:tcPr>
          <w:p w14:paraId="54D9DEE0" w14:textId="77777777" w:rsidR="00DE5447" w:rsidRDefault="00DE5447" w:rsidP="0025579E">
            <w:r>
              <w:t>ratio, rationis (f)</w:t>
            </w:r>
          </w:p>
        </w:tc>
        <w:tc>
          <w:tcPr>
            <w:tcW w:w="4675" w:type="dxa"/>
          </w:tcPr>
          <w:p w14:paraId="45481436" w14:textId="77777777" w:rsidR="00DE5447" w:rsidRDefault="00DE5447" w:rsidP="0025579E">
            <w:r>
              <w:t>reason, method</w:t>
            </w:r>
          </w:p>
        </w:tc>
      </w:tr>
      <w:tr w:rsidR="00DE5447" w14:paraId="229C043C" w14:textId="77777777" w:rsidTr="0025579E">
        <w:tc>
          <w:tcPr>
            <w:tcW w:w="4675" w:type="dxa"/>
          </w:tcPr>
          <w:p w14:paraId="162937B0" w14:textId="77777777" w:rsidR="00DE5447" w:rsidRDefault="00DE5447" w:rsidP="0025579E">
            <w:r>
              <w:t>amoenitas, amoenitatis (f)</w:t>
            </w:r>
          </w:p>
        </w:tc>
        <w:tc>
          <w:tcPr>
            <w:tcW w:w="4675" w:type="dxa"/>
          </w:tcPr>
          <w:p w14:paraId="464A11DC" w14:textId="77777777" w:rsidR="00DE5447" w:rsidRDefault="00DE5447" w:rsidP="0025579E">
            <w:r>
              <w:t>attractiveness, loveliness</w:t>
            </w:r>
          </w:p>
        </w:tc>
      </w:tr>
      <w:tr w:rsidR="00DE5447" w14:paraId="71BD6C35" w14:textId="77777777" w:rsidTr="0025579E">
        <w:tc>
          <w:tcPr>
            <w:tcW w:w="4675" w:type="dxa"/>
          </w:tcPr>
          <w:p w14:paraId="565B2712" w14:textId="77777777" w:rsidR="00DE5447" w:rsidRPr="007E6628" w:rsidRDefault="00DE5447" w:rsidP="0025579E">
            <w:pPr>
              <w:rPr>
                <w:b/>
              </w:rPr>
            </w:pPr>
            <w:r w:rsidRPr="007E6628">
              <w:rPr>
                <w:b/>
              </w:rPr>
              <w:t>Adjectives</w:t>
            </w:r>
          </w:p>
        </w:tc>
        <w:tc>
          <w:tcPr>
            <w:tcW w:w="4675" w:type="dxa"/>
          </w:tcPr>
          <w:p w14:paraId="01F6BD00" w14:textId="77777777" w:rsidR="00DE5447" w:rsidRDefault="00DE5447" w:rsidP="0025579E"/>
        </w:tc>
      </w:tr>
      <w:tr w:rsidR="00DE5447" w14:paraId="27B6BCFE" w14:textId="77777777" w:rsidTr="0025579E">
        <w:tc>
          <w:tcPr>
            <w:tcW w:w="4675" w:type="dxa"/>
          </w:tcPr>
          <w:p w14:paraId="0AED2AD7" w14:textId="77777777" w:rsidR="00DE5447" w:rsidRDefault="00DE5447" w:rsidP="0025579E">
            <w:r>
              <w:t>amoenus, -a, -um</w:t>
            </w:r>
          </w:p>
        </w:tc>
        <w:tc>
          <w:tcPr>
            <w:tcW w:w="4675" w:type="dxa"/>
          </w:tcPr>
          <w:p w14:paraId="47912EA1" w14:textId="77777777" w:rsidR="00DE5447" w:rsidRDefault="00DE5447" w:rsidP="0025579E">
            <w:r>
              <w:t>lovely, charming</w:t>
            </w:r>
          </w:p>
        </w:tc>
      </w:tr>
      <w:tr w:rsidR="00DE5447" w14:paraId="491D3F82" w14:textId="77777777" w:rsidTr="0025579E">
        <w:tc>
          <w:tcPr>
            <w:tcW w:w="4675" w:type="dxa"/>
          </w:tcPr>
          <w:p w14:paraId="287D2255" w14:textId="77777777" w:rsidR="00DE5447" w:rsidRDefault="00DE5447" w:rsidP="0025579E">
            <w:r>
              <w:t>salvus, -a, -um</w:t>
            </w:r>
          </w:p>
        </w:tc>
        <w:tc>
          <w:tcPr>
            <w:tcW w:w="4675" w:type="dxa"/>
          </w:tcPr>
          <w:p w14:paraId="639AEA59" w14:textId="77777777" w:rsidR="00DE5447" w:rsidRDefault="00DE5447" w:rsidP="0025579E">
            <w:r>
              <w:t>safe</w:t>
            </w:r>
          </w:p>
        </w:tc>
      </w:tr>
      <w:tr w:rsidR="00DE5447" w14:paraId="48455A8E" w14:textId="77777777" w:rsidTr="0025579E">
        <w:tc>
          <w:tcPr>
            <w:tcW w:w="4675" w:type="dxa"/>
          </w:tcPr>
          <w:p w14:paraId="021A3CA4" w14:textId="77777777" w:rsidR="00DE5447" w:rsidRDefault="00DE5447" w:rsidP="0025579E">
            <w:r>
              <w:t>Adverbs and sign words</w:t>
            </w:r>
          </w:p>
        </w:tc>
        <w:tc>
          <w:tcPr>
            <w:tcW w:w="4675" w:type="dxa"/>
          </w:tcPr>
          <w:p w14:paraId="43950DF5" w14:textId="77777777" w:rsidR="00DE5447" w:rsidRDefault="00DE5447" w:rsidP="0025579E"/>
        </w:tc>
      </w:tr>
      <w:tr w:rsidR="00DE5447" w14:paraId="7C2B4677" w14:textId="77777777" w:rsidTr="0025579E">
        <w:tc>
          <w:tcPr>
            <w:tcW w:w="4675" w:type="dxa"/>
          </w:tcPr>
          <w:p w14:paraId="27AFCF4E" w14:textId="77777777" w:rsidR="00DE5447" w:rsidRDefault="00DE5447" w:rsidP="0025579E">
            <w:r>
              <w:t>hodie</w:t>
            </w:r>
          </w:p>
        </w:tc>
        <w:tc>
          <w:tcPr>
            <w:tcW w:w="4675" w:type="dxa"/>
          </w:tcPr>
          <w:p w14:paraId="1EB0B563" w14:textId="77777777" w:rsidR="00DE5447" w:rsidRDefault="00DE5447" w:rsidP="0025579E">
            <w:r>
              <w:t>today</w:t>
            </w:r>
          </w:p>
        </w:tc>
      </w:tr>
      <w:tr w:rsidR="00DE5447" w14:paraId="0D873CEF" w14:textId="77777777" w:rsidTr="0025579E">
        <w:tc>
          <w:tcPr>
            <w:tcW w:w="4675" w:type="dxa"/>
          </w:tcPr>
          <w:p w14:paraId="233B4994" w14:textId="77777777" w:rsidR="00DE5447" w:rsidRDefault="00DE5447" w:rsidP="0025579E">
            <w:r>
              <w:t>cras</w:t>
            </w:r>
          </w:p>
        </w:tc>
        <w:tc>
          <w:tcPr>
            <w:tcW w:w="4675" w:type="dxa"/>
          </w:tcPr>
          <w:p w14:paraId="34828078" w14:textId="77777777" w:rsidR="00DE5447" w:rsidRPr="007E6628" w:rsidRDefault="00DE5447" w:rsidP="0025579E">
            <w:r w:rsidRPr="007E6628">
              <w:t>tomorrow</w:t>
            </w:r>
          </w:p>
        </w:tc>
      </w:tr>
      <w:tr w:rsidR="00DE5447" w14:paraId="3C932C77" w14:textId="77777777" w:rsidTr="0025579E">
        <w:tc>
          <w:tcPr>
            <w:tcW w:w="4675" w:type="dxa"/>
          </w:tcPr>
          <w:p w14:paraId="18395F4A" w14:textId="77777777" w:rsidR="00DE5447" w:rsidRPr="007E6628" w:rsidRDefault="00DE5447" w:rsidP="0025579E">
            <w:r>
              <w:t xml:space="preserve">heri (sometimes </w:t>
            </w:r>
            <w:r>
              <w:rPr>
                <w:i/>
              </w:rPr>
              <w:t>here</w:t>
            </w:r>
            <w:r>
              <w:t>)</w:t>
            </w:r>
          </w:p>
        </w:tc>
        <w:tc>
          <w:tcPr>
            <w:tcW w:w="4675" w:type="dxa"/>
          </w:tcPr>
          <w:p w14:paraId="6C0951C7" w14:textId="77777777" w:rsidR="00DE5447" w:rsidRPr="007E6628" w:rsidRDefault="00DE5447" w:rsidP="0025579E">
            <w:r w:rsidRPr="007E6628">
              <w:t>yesterday</w:t>
            </w:r>
          </w:p>
        </w:tc>
      </w:tr>
      <w:tr w:rsidR="00DE5447" w14:paraId="00E48779" w14:textId="77777777" w:rsidTr="0025579E">
        <w:tc>
          <w:tcPr>
            <w:tcW w:w="4675" w:type="dxa"/>
          </w:tcPr>
          <w:p w14:paraId="751D9DBB" w14:textId="77777777" w:rsidR="00DE5447" w:rsidRDefault="00DE5447" w:rsidP="0025579E">
            <w:r>
              <w:t>utinam</w:t>
            </w:r>
          </w:p>
        </w:tc>
        <w:tc>
          <w:tcPr>
            <w:tcW w:w="4675" w:type="dxa"/>
          </w:tcPr>
          <w:p w14:paraId="0C38FA3C" w14:textId="77777777" w:rsidR="00DE5447" w:rsidRDefault="00DE5447" w:rsidP="0025579E">
            <w:r>
              <w:t xml:space="preserve">signals </w:t>
            </w:r>
            <w:r>
              <w:rPr>
                <w:b/>
              </w:rPr>
              <w:t>optative subjunctive</w:t>
            </w:r>
          </w:p>
        </w:tc>
      </w:tr>
      <w:tr w:rsidR="00DE5447" w14:paraId="149612CA" w14:textId="77777777" w:rsidTr="0025579E">
        <w:tc>
          <w:tcPr>
            <w:tcW w:w="4675" w:type="dxa"/>
          </w:tcPr>
          <w:p w14:paraId="5A2DDEDC" w14:textId="77777777" w:rsidR="00DE5447" w:rsidRDefault="00DE5447" w:rsidP="0025579E">
            <w:r>
              <w:t>forsitan</w:t>
            </w:r>
          </w:p>
        </w:tc>
        <w:tc>
          <w:tcPr>
            <w:tcW w:w="4675" w:type="dxa"/>
          </w:tcPr>
          <w:p w14:paraId="2CCB76B7" w14:textId="77777777" w:rsidR="00DE5447" w:rsidRDefault="00DE5447" w:rsidP="0025579E">
            <w:r>
              <w:t xml:space="preserve">signals </w:t>
            </w:r>
            <w:r>
              <w:rPr>
                <w:b/>
              </w:rPr>
              <w:t>potential subjunctive</w:t>
            </w:r>
          </w:p>
        </w:tc>
      </w:tr>
    </w:tbl>
    <w:p w14:paraId="5C5B8DB9" w14:textId="77777777" w:rsidR="00DE5447" w:rsidRDefault="00DE5447" w:rsidP="00DE5447"/>
    <w:p w14:paraId="3F58D0D8" w14:textId="77777777" w:rsidR="00DE5447" w:rsidRDefault="00DE5447" w:rsidP="00DE5447">
      <w:r>
        <w:lastRenderedPageBreak/>
        <w:t xml:space="preserve">Reading Chapter 4: </w:t>
      </w:r>
    </w:p>
    <w:p w14:paraId="4D50B1C1" w14:textId="77777777" w:rsidR="00DE5447" w:rsidRDefault="00DE5447" w:rsidP="00DE5447">
      <w:pPr>
        <w:pStyle w:val="SectionandVocabheader"/>
      </w:pPr>
      <w:r>
        <w:rPr>
          <w:i/>
          <w:iCs/>
        </w:rPr>
        <w:t>Heroides</w:t>
      </w:r>
      <w:r>
        <w:t>, Ovid. Letter to Theseus from Ariadne</w:t>
      </w:r>
    </w:p>
    <w:p w14:paraId="2BC0174D" w14:textId="77777777" w:rsidR="00DE5447" w:rsidRDefault="00DE5447" w:rsidP="00DE5447"/>
    <w:p w14:paraId="034AA4D1" w14:textId="77777777" w:rsidR="00DE5447" w:rsidRPr="00331075" w:rsidRDefault="00DE5447" w:rsidP="00DE5447">
      <w:r w:rsidRPr="00331075">
        <w:t>Illa relicta feris etiam nunc, improbe Theseu</w:t>
      </w:r>
      <w:r w:rsidRPr="00331075">
        <w:br/>
        <w:t xml:space="preserve">vivit. Et haec aequa mente tulisse velis? </w:t>
      </w:r>
    </w:p>
    <w:p w14:paraId="61A1901C" w14:textId="77777777" w:rsidR="00DE5447" w:rsidRPr="00331075" w:rsidRDefault="00DE5447" w:rsidP="00DE5447">
      <w:r w:rsidRPr="00331075">
        <w:t xml:space="preserve">Mitius inveni quam te genus omne ferarum; </w:t>
      </w:r>
      <w:r w:rsidRPr="00331075">
        <w:br/>
        <w:t xml:space="preserve">     credita non ulli quam tibi peius eram. </w:t>
      </w:r>
    </w:p>
    <w:p w14:paraId="0E226622" w14:textId="77777777" w:rsidR="00DE5447" w:rsidRPr="00331075" w:rsidRDefault="00DE5447" w:rsidP="00DE5447">
      <w:r w:rsidRPr="00331075">
        <w:t xml:space="preserve">quae legis, ex illo, Theseu, tibi litore mitto </w:t>
      </w:r>
      <w:r w:rsidRPr="00331075">
        <w:br/>
        <w:t xml:space="preserve">     unde tuam sine me vela tulere ratem, </w:t>
      </w:r>
      <w:r w:rsidRPr="00331075">
        <w:br/>
        <w:t xml:space="preserve">in quo me somnusque meus male prodidit et tu, </w:t>
      </w:r>
      <w:r w:rsidRPr="00331075">
        <w:br/>
        <w:t xml:space="preserve">     per facinus somnis insidiate meis. </w:t>
      </w:r>
      <w:r w:rsidRPr="00331075">
        <w:br/>
        <w:t xml:space="preserve">Tempus erat, vitrea quo primum terra pruina </w:t>
      </w:r>
      <w:r w:rsidRPr="00331075">
        <w:br/>
        <w:t>     spargitur et tectae fronde queruntur aves;</w:t>
      </w:r>
      <w:r w:rsidRPr="00331075">
        <w:br/>
        <w:t xml:space="preserve">incertum vigilans ac somno languida movi </w:t>
      </w:r>
      <w:r w:rsidRPr="00331075">
        <w:br/>
        <w:t>     Thesea prensuras semisupina manus:</w:t>
      </w:r>
      <w:r w:rsidRPr="00331075">
        <w:br/>
        <w:t>nullus erat. referoque manus iterumque retempto</w:t>
      </w:r>
      <w:r w:rsidRPr="00331075">
        <w:br/>
        <w:t>     perque torum moveo bracchia: nullus erat.</w:t>
      </w:r>
      <w:r w:rsidRPr="00331075">
        <w:br/>
        <w:t>excussere metus somnum; conterrita surgo</w:t>
      </w:r>
      <w:r w:rsidRPr="00331075">
        <w:br/>
        <w:t xml:space="preserve">     membraque sunt viduo praecipitata toro. </w:t>
      </w:r>
      <w:r w:rsidRPr="00331075">
        <w:br/>
        <w:t>protinus adductis sonuerunt pectora palmis</w:t>
      </w:r>
      <w:r w:rsidRPr="00331075">
        <w:br/>
        <w:t xml:space="preserve">     utque erat e somno turbida, rupta coma est. </w:t>
      </w:r>
      <w:r w:rsidRPr="00331075">
        <w:br/>
        <w:t>Luna fuit; specto siquid nisi litora cernam;</w:t>
      </w:r>
      <w:r w:rsidRPr="00331075">
        <w:br/>
        <w:t xml:space="preserve">     quod videant oculi, nil nisi litus habent. </w:t>
      </w:r>
      <w:r w:rsidRPr="00331075">
        <w:br/>
        <w:t>nunc huc, nunc illuc et utroque sine ordine, curro,</w:t>
      </w:r>
      <w:r w:rsidRPr="00331075">
        <w:br/>
        <w:t xml:space="preserve">     alta puellares tardat harena pedes. </w:t>
      </w:r>
      <w:r w:rsidRPr="00331075">
        <w:br/>
        <w:t>interea toto clamanti litore "Theseu!"</w:t>
      </w:r>
      <w:r w:rsidRPr="00331075">
        <w:br/>
        <w:t>     reddebant nomen concava saxa tuum</w:t>
      </w:r>
      <w:r w:rsidRPr="00331075">
        <w:br/>
        <w:t>et quotiens ego te, totiens locus ipse vocabat;</w:t>
      </w:r>
      <w:r w:rsidRPr="00331075">
        <w:br/>
        <w:t xml:space="preserve">     ipse locus miserae ferre volebat opem. </w:t>
      </w:r>
      <w:r w:rsidRPr="00331075">
        <w:br/>
        <w:t xml:space="preserve">Mons fuit; apparent frutices in vertice rari; </w:t>
      </w:r>
      <w:r w:rsidRPr="00331075">
        <w:br/>
        <w:t xml:space="preserve">     hinc scopulus raucis pendet adesus aquis. </w:t>
      </w:r>
      <w:r w:rsidRPr="00331075">
        <w:br/>
        <w:t xml:space="preserve">adscendo; vires animus dabat; atque ita late </w:t>
      </w:r>
      <w:r w:rsidRPr="00331075">
        <w:br/>
        <w:t xml:space="preserve">     aequora prospectu metior alta meo. </w:t>
      </w:r>
      <w:r w:rsidRPr="00331075">
        <w:br/>
        <w:t>inde ego—nam ventis quoque sum crudelibus usa—</w:t>
      </w:r>
      <w:r w:rsidRPr="00331075">
        <w:br/>
        <w:t xml:space="preserve">     vidi praecipiti carbasa tenta Noto. </w:t>
      </w:r>
      <w:r w:rsidRPr="00331075">
        <w:br/>
        <w:t>aut vidi aut fuerant quae me vidisse putarem;</w:t>
      </w:r>
      <w:r w:rsidRPr="00331075">
        <w:br/>
        <w:t xml:space="preserve">     frigidior glacie semianimisque fui. </w:t>
      </w:r>
      <w:r w:rsidRPr="00331075">
        <w:br/>
        <w:t xml:space="preserve">nec languere diu patitur dolor. excitor illo, </w:t>
      </w:r>
      <w:r w:rsidRPr="00331075">
        <w:br/>
        <w:t xml:space="preserve">     excitor et summa Thesea voce voco. </w:t>
      </w:r>
      <w:r w:rsidRPr="00331075">
        <w:br/>
        <w:t xml:space="preserve">"quo fugis?" exclamo "scelerate revertere Theseu! </w:t>
      </w:r>
      <w:r w:rsidRPr="00331075">
        <w:br/>
        <w:t>     flecte ratem! numerum non habet illa suum!"</w:t>
      </w:r>
      <w:r w:rsidRPr="00331075">
        <w:br/>
        <w:t xml:space="preserve">Haec ego. quod voci deerat, plangore replebam; </w:t>
      </w:r>
      <w:r w:rsidRPr="00331075">
        <w:br/>
      </w:r>
      <w:r w:rsidRPr="00331075">
        <w:lastRenderedPageBreak/>
        <w:t xml:space="preserve">     verbera cum verbis mixta fuere meis. </w:t>
      </w:r>
      <w:r w:rsidRPr="00331075">
        <w:br/>
        <w:t>si non audires, ut saltem cernere posses:</w:t>
      </w:r>
      <w:r w:rsidRPr="00331075">
        <w:br/>
        <w:t>     iactatae late signa dedere manus.</w:t>
      </w:r>
      <w:r w:rsidRPr="00331075">
        <w:br/>
        <w:t>candidaque imposui longae velamina virgae</w:t>
      </w:r>
      <w:r w:rsidRPr="00331075">
        <w:br/>
        <w:t>     scilicet oblitos admonitura mei.</w:t>
      </w:r>
      <w:r w:rsidRPr="00331075">
        <w:br/>
        <w:t xml:space="preserve">iamque oculis ereptus eras. tum denique flevi; </w:t>
      </w:r>
      <w:r w:rsidRPr="00331075">
        <w:br/>
        <w:t xml:space="preserve">     torpuerant molles ante dolore genae. </w:t>
      </w:r>
      <w:r w:rsidRPr="00331075">
        <w:br/>
        <w:t xml:space="preserve">quid potius facerent, quam me mea lumina flerent, </w:t>
      </w:r>
      <w:r w:rsidRPr="00331075">
        <w:br/>
        <w:t xml:space="preserve">     postquam desieram vela videre tua? </w:t>
      </w:r>
      <w:r w:rsidRPr="00331075">
        <w:br/>
        <w:t xml:space="preserve">aut ego diffusis erravi sola capillis, </w:t>
      </w:r>
      <w:r w:rsidRPr="00331075">
        <w:br/>
        <w:t>     qualis ab Ogygio concita Baccha deo;</w:t>
      </w:r>
      <w:r w:rsidRPr="00331075">
        <w:br/>
        <w:t xml:space="preserve">aut mare prospiciens in saxo frigida sedi, </w:t>
      </w:r>
      <w:r w:rsidRPr="00331075">
        <w:br/>
        <w:t xml:space="preserve">     quamque lapis sedes, tam lapis ipsa fui. </w:t>
      </w:r>
      <w:r w:rsidRPr="00331075">
        <w:br/>
        <w:t xml:space="preserve">saepe torum repeto qui nos acceperat ambos, </w:t>
      </w:r>
      <w:r w:rsidRPr="00331075">
        <w:br/>
        <w:t>     sed non acceptos exhibiturus erat</w:t>
      </w:r>
      <w:r w:rsidRPr="00331075">
        <w:br/>
        <w:t xml:space="preserve">et tua quae possum pro te vestigia tango </w:t>
      </w:r>
      <w:r w:rsidRPr="00331075">
        <w:br/>
        <w:t xml:space="preserve">     strataque quae membris intepuere tuis. </w:t>
      </w:r>
      <w:r w:rsidRPr="00331075">
        <w:br/>
        <w:t>incumbo lacrimisque toro manante profusis</w:t>
      </w:r>
      <w:r w:rsidRPr="00331075">
        <w:br/>
        <w:t xml:space="preserve">     "pressimus" exclamo "te duo, redde duos! </w:t>
      </w:r>
      <w:r w:rsidRPr="00331075">
        <w:br/>
        <w:t xml:space="preserve">venimus huc ambo; cur non discedimus ambo? </w:t>
      </w:r>
      <w:r w:rsidRPr="00331075">
        <w:br/>
        <w:t>     perfide, pars nostri, lectule, maior ubi est?"</w:t>
      </w:r>
      <w:r w:rsidRPr="00331075">
        <w:br/>
        <w:t>Quid faciam? quo sola ferar? vacat insula cultu;</w:t>
      </w:r>
      <w:r w:rsidRPr="00331075">
        <w:br/>
        <w:t xml:space="preserve">     non hominum video, non ego facta boum. </w:t>
      </w:r>
      <w:r w:rsidRPr="00331075">
        <w:br/>
        <w:t>omne latus terrae cingit mare; navita nusquam.</w:t>
      </w:r>
      <w:r w:rsidRPr="00331075">
        <w:br/>
        <w:t xml:space="preserve">     nulla per ambiguas puppis itura vias. </w:t>
      </w:r>
      <w:r w:rsidRPr="00331075">
        <w:br/>
        <w:t>finge dari comitesque mihi ventosque ratemque,</w:t>
      </w:r>
      <w:r w:rsidRPr="00331075">
        <w:br/>
        <w:t>     quid sequar? accessus terra paterna negat.</w:t>
      </w:r>
      <w:r w:rsidRPr="00331075">
        <w:br/>
        <w:t xml:space="preserve">ut rate felici pacata per aequora labar, </w:t>
      </w:r>
      <w:r w:rsidRPr="00331075">
        <w:br/>
        <w:t>     temperet ut ventos Aeolus; exul ero.</w:t>
      </w:r>
      <w:r w:rsidRPr="00331075">
        <w:br/>
        <w:t xml:space="preserve">non ego te, Crete, centum digesta per urbes, </w:t>
      </w:r>
      <w:r w:rsidRPr="00331075">
        <w:br/>
        <w:t>     adspiciam, puero cognita terra Iovi.</w:t>
      </w:r>
      <w:r w:rsidRPr="00331075">
        <w:br/>
        <w:t xml:space="preserve">at pater et tellus iusto regnata parenti </w:t>
      </w:r>
      <w:r w:rsidRPr="00331075">
        <w:br/>
        <w:t>     prodita sunt facto, nomina cara, meo,</w:t>
      </w:r>
      <w:r w:rsidRPr="00331075">
        <w:br/>
        <w:t xml:space="preserve">cum tibi, ne victor tecto morerere recurvo, </w:t>
      </w:r>
      <w:r w:rsidRPr="00331075">
        <w:br/>
        <w:t>     quae regerent passus, pro duce fila dedi.</w:t>
      </w:r>
      <w:r w:rsidRPr="00331075">
        <w:br/>
        <w:t>tum mihi dicebas: "per ego ipsa pericula iuro</w:t>
      </w:r>
      <w:r w:rsidRPr="00331075">
        <w:br/>
        <w:t>     te fore, dum nostrum vivet uterque, meam."</w:t>
      </w:r>
      <w:r w:rsidRPr="00331075">
        <w:br/>
        <w:t>Vivimus, et non sum, Theseu, tua, si modo vivis,</w:t>
      </w:r>
      <w:r w:rsidRPr="00331075">
        <w:br/>
        <w:t xml:space="preserve">     femina periuri fraude sepulta viri. </w:t>
      </w:r>
      <w:r w:rsidRPr="00331075">
        <w:br/>
        <w:t>me quoque, qua fratrem mactasses, improbe, clava!</w:t>
      </w:r>
      <w:r w:rsidRPr="00331075">
        <w:br/>
        <w:t xml:space="preserve">     esset, quam dederas, morte soluta fides. </w:t>
      </w:r>
      <w:r w:rsidRPr="00331075">
        <w:br/>
        <w:t xml:space="preserve">nunc ego non tantum, quae sum passura, recordor, </w:t>
      </w:r>
      <w:r w:rsidRPr="00331075">
        <w:br/>
        <w:t>     sed quaecumque potest ulla relicta pati.</w:t>
      </w:r>
      <w:r w:rsidRPr="00331075">
        <w:br/>
        <w:t xml:space="preserve">occurrunt animo pereundi mille figurae, </w:t>
      </w:r>
      <w:r w:rsidRPr="00331075">
        <w:br/>
      </w:r>
      <w:r w:rsidRPr="00331075">
        <w:lastRenderedPageBreak/>
        <w:t xml:space="preserve">     morsque minus poenae quam mora mortis habet. </w:t>
      </w:r>
      <w:r w:rsidRPr="00331075">
        <w:br/>
        <w:t xml:space="preserve">iam iam venturos aut hac aut suspicor illac, </w:t>
      </w:r>
      <w:r w:rsidRPr="00331075">
        <w:br/>
        <w:t xml:space="preserve">     qui lanient avido viscera dente lupos. </w:t>
      </w:r>
      <w:r w:rsidRPr="00331075">
        <w:br/>
        <w:t xml:space="preserve">forsitan et fulvos tellus alat ista leones? </w:t>
      </w:r>
      <w:r w:rsidRPr="00331075">
        <w:br/>
        <w:t>     quis scit an et saevas tigridas insula habet.</w:t>
      </w:r>
      <w:r w:rsidRPr="00331075">
        <w:br/>
        <w:t>et freta dicuntur magnas expellere phocas;</w:t>
      </w:r>
      <w:r w:rsidRPr="00331075">
        <w:br/>
        <w:t xml:space="preserve">     quis vetat et gladios per latus ire meum? </w:t>
      </w:r>
      <w:r w:rsidRPr="00331075">
        <w:br/>
        <w:t xml:space="preserve">Tantum ne religer dura captiva catena, </w:t>
      </w:r>
      <w:r w:rsidRPr="00331075">
        <w:br/>
        <w:t>     neve traham serva grandia pensa manu,</w:t>
      </w:r>
      <w:r w:rsidRPr="00331075">
        <w:br/>
        <w:t xml:space="preserve">cui pater est Minos, cui mater filia Phoebi, </w:t>
      </w:r>
      <w:r w:rsidRPr="00331075">
        <w:br/>
        <w:t xml:space="preserve">     quodque magis memini, quae tibi pacta fui! </w:t>
      </w:r>
      <w:r w:rsidRPr="00331075">
        <w:br/>
        <w:t xml:space="preserve">si mare, si terras porrectaque litora vidi, </w:t>
      </w:r>
      <w:r w:rsidRPr="00331075">
        <w:br/>
        <w:t xml:space="preserve">     multa mihi terrae, multa minantur aquae. </w:t>
      </w:r>
      <w:r w:rsidRPr="00331075">
        <w:br/>
        <w:t>caelum restabat; timeo simulacra deorum;</w:t>
      </w:r>
      <w:r w:rsidRPr="00331075">
        <w:br/>
        <w:t>     destituor rapidis praeda cibusque feris.</w:t>
      </w:r>
      <w:r w:rsidRPr="00331075">
        <w:br/>
        <w:t>sive colunt habitantque viri, diffidimus illis;</w:t>
      </w:r>
      <w:r w:rsidRPr="00331075">
        <w:br/>
        <w:t xml:space="preserve">     externos didici laesa timere viros. </w:t>
      </w:r>
      <w:r w:rsidRPr="00331075">
        <w:br/>
        <w:t xml:space="preserve">Viveret Androgeos utinam, nec facta luisses </w:t>
      </w:r>
      <w:r w:rsidRPr="00331075">
        <w:br/>
        <w:t xml:space="preserve">     impia funeribus, Cecropi terra, tuis; </w:t>
      </w:r>
      <w:r w:rsidRPr="00331075">
        <w:br/>
        <w:t xml:space="preserve">nec tua mactasset nodoso stipite, Theseu, </w:t>
      </w:r>
      <w:r w:rsidRPr="00331075">
        <w:br/>
        <w:t xml:space="preserve">     ardua parte virum dextera, parte bovem; </w:t>
      </w:r>
      <w:r w:rsidRPr="00331075">
        <w:br/>
        <w:t xml:space="preserve">nec tibi, quae reditus monstrarent, fila dedissem, </w:t>
      </w:r>
      <w:r w:rsidRPr="00331075">
        <w:br/>
        <w:t xml:space="preserve">     fila per adductas saepe recepta manus. </w:t>
      </w:r>
      <w:r w:rsidRPr="00331075">
        <w:br/>
        <w:t>non equidem miror, si stat victoria tecum</w:t>
      </w:r>
      <w:r w:rsidRPr="00331075">
        <w:br/>
        <w:t xml:space="preserve">     strataque Cretaeam belua planxit humum. </w:t>
      </w:r>
      <w:r w:rsidRPr="00331075">
        <w:br/>
        <w:t xml:space="preserve">non poterant figi praecordia ferrea cornu; </w:t>
      </w:r>
      <w:r w:rsidRPr="00331075">
        <w:br/>
        <w:t xml:space="preserve">     ut te non tegeres, pectore tutus eras. </w:t>
      </w:r>
      <w:r w:rsidRPr="00331075">
        <w:br/>
        <w:t xml:space="preserve">illic tu silices, illic adamanta tulisti, </w:t>
      </w:r>
      <w:r w:rsidRPr="00331075">
        <w:br/>
        <w:t xml:space="preserve">     illic, qui silices, Thesea, vincat, habes. </w:t>
      </w:r>
      <w:r w:rsidRPr="00331075">
        <w:br/>
        <w:t xml:space="preserve">Crudeles somni, quid me tenuistis inertem? </w:t>
      </w:r>
      <w:r w:rsidRPr="00331075">
        <w:br/>
        <w:t xml:space="preserve">     aut semel aeterna nocte premenda fui. </w:t>
      </w:r>
      <w:r w:rsidRPr="00331075">
        <w:br/>
        <w:t xml:space="preserve">vos quoque crudeles venti, nimiumque parati </w:t>
      </w:r>
      <w:r w:rsidRPr="00331075">
        <w:br/>
        <w:t>     flaminaque in lacrimas officiosa meas;</w:t>
      </w:r>
      <w:r w:rsidRPr="00331075">
        <w:br/>
        <w:t xml:space="preserve">dextera crudelis, quae me fratremque necavit, </w:t>
      </w:r>
      <w:r w:rsidRPr="00331075">
        <w:br/>
        <w:t>     et data poscenti, nomen inane, fides:</w:t>
      </w:r>
      <w:r w:rsidRPr="00331075">
        <w:br/>
        <w:t>in me iurarunt somnus ventusque fidesque:</w:t>
      </w:r>
      <w:r w:rsidRPr="00331075">
        <w:br/>
        <w:t>     prodita sum causis una puella tribus.</w:t>
      </w:r>
      <w:r w:rsidRPr="00331075">
        <w:br/>
        <w:t>Ergo ego nec lacrimas matris moritura videbo</w:t>
      </w:r>
      <w:r w:rsidRPr="00331075">
        <w:br/>
        <w:t>     nec mea qui digitis lumina condat, erit.</w:t>
      </w:r>
      <w:r w:rsidRPr="00331075">
        <w:br/>
        <w:t>spiritus infelix peregrinas ibit in auras</w:t>
      </w:r>
      <w:r w:rsidRPr="00331075">
        <w:br/>
        <w:t>     nec positos artus unguet amica manus.</w:t>
      </w:r>
      <w:r w:rsidRPr="00331075">
        <w:br/>
        <w:t>ossa superstabunt volucres inhumata marinae;</w:t>
      </w:r>
      <w:r w:rsidRPr="00331075">
        <w:br/>
        <w:t>     haec sunt officiis digna sepulcra meis.</w:t>
      </w:r>
      <w:r w:rsidRPr="00331075">
        <w:br/>
        <w:t xml:space="preserve">ibis Cecropios portus patriaque receptus, </w:t>
      </w:r>
      <w:r w:rsidRPr="00331075">
        <w:br/>
      </w:r>
      <w:r w:rsidRPr="00331075">
        <w:lastRenderedPageBreak/>
        <w:t xml:space="preserve">     cum steteris urbis celsus in arce tuae </w:t>
      </w:r>
      <w:r w:rsidRPr="00331075">
        <w:br/>
        <w:t xml:space="preserve">et bene narraris letum taurique virique </w:t>
      </w:r>
      <w:r w:rsidRPr="00331075">
        <w:br/>
        <w:t>     sectaque per dubias saxea tecta vias;</w:t>
      </w:r>
      <w:r w:rsidRPr="00331075">
        <w:br/>
        <w:t>me quoque narrato sola tellure relictam;</w:t>
      </w:r>
      <w:r w:rsidRPr="00331075">
        <w:br/>
        <w:t>     non ego sum titulis subripienda tuis!</w:t>
      </w:r>
      <w:r w:rsidRPr="00331075">
        <w:br/>
        <w:t xml:space="preserve">nec pater est Aegeus, nec tu Pittheidos Aethrae </w:t>
      </w:r>
      <w:r w:rsidRPr="00331075">
        <w:br/>
        <w:t>     filius; auctores saxa fretumque tui.</w:t>
      </w:r>
      <w:r w:rsidRPr="00331075">
        <w:br/>
        <w:t>Di facerent ut me summa de puppe videres,</w:t>
      </w:r>
      <w:r w:rsidRPr="00331075">
        <w:br/>
        <w:t>     movisset vultus maesta figura tuos.</w:t>
      </w:r>
      <w:r w:rsidRPr="00331075">
        <w:br/>
        <w:t xml:space="preserve">nunc quoque non oculis, sed qua potes, adspice mente </w:t>
      </w:r>
      <w:r w:rsidRPr="00331075">
        <w:br/>
        <w:t>     haerentem scopulo quem vaga pulsat aqua;</w:t>
      </w:r>
      <w:r w:rsidRPr="00331075">
        <w:br/>
        <w:t xml:space="preserve">adspice demissos lugentis more capillos </w:t>
      </w:r>
      <w:r w:rsidRPr="00331075">
        <w:br/>
        <w:t>     et tunicas lacrimis sicut ab imbre graves!</w:t>
      </w:r>
      <w:r w:rsidRPr="00331075">
        <w:br/>
        <w:t>corpus ut impulsae segetes aquilonibus horret</w:t>
      </w:r>
      <w:r w:rsidRPr="00331075">
        <w:br/>
        <w:t xml:space="preserve">     litteraque articulo pressa tremente labat. </w:t>
      </w:r>
      <w:r w:rsidRPr="00331075">
        <w:br/>
        <w:t xml:space="preserve">non te per meritum, quoniam male cessit, adoro; </w:t>
      </w:r>
      <w:r w:rsidRPr="00331075">
        <w:br/>
        <w:t xml:space="preserve">     debita sit facto gratia nulla meo. </w:t>
      </w:r>
      <w:r w:rsidRPr="00331075">
        <w:br/>
        <w:t xml:space="preserve">sed ne poena quidem. si non ego causa salutis, </w:t>
      </w:r>
      <w:r w:rsidRPr="00331075">
        <w:br/>
        <w:t>     non tamen est cur sis tu mihi causa necis.</w:t>
      </w:r>
      <w:r w:rsidRPr="00331075">
        <w:br/>
        <w:t xml:space="preserve">Has tibi plangendo lugubria pectora lassas </w:t>
      </w:r>
      <w:r w:rsidRPr="00331075">
        <w:br/>
        <w:t xml:space="preserve">     infelix tendo trans freta lata manus; </w:t>
      </w:r>
      <w:r w:rsidRPr="00331075">
        <w:br/>
        <w:t>hos tibi qui superant ostendo maesta capillos;</w:t>
      </w:r>
      <w:r w:rsidRPr="00331075">
        <w:br/>
        <w:t>     per lacrimas oro, quas tua facta movent:</w:t>
      </w:r>
      <w:r w:rsidRPr="00331075">
        <w:br/>
        <w:t>flecte ratem, Theseu, versoque relabere vento;</w:t>
      </w:r>
      <w:r w:rsidRPr="00331075">
        <w:br/>
        <w:t xml:space="preserve">     si prius occidero, tu tamen ossa feres. </w:t>
      </w:r>
    </w:p>
    <w:p w14:paraId="58B4D64E" w14:textId="77777777" w:rsidR="00DE5447" w:rsidRPr="00306827" w:rsidRDefault="00DE5447" w:rsidP="00DE5447"/>
    <w:p w14:paraId="2C8E51C4" w14:textId="77777777" w:rsidR="00DE5447" w:rsidRDefault="00DE5447" w:rsidP="00DE5447">
      <w:pPr>
        <w:pStyle w:val="Heading1"/>
      </w:pPr>
      <w:r>
        <w:t>Adverb Clauses in the Subjunctive</w:t>
      </w:r>
    </w:p>
    <w:p w14:paraId="6AE3A777" w14:textId="77777777" w:rsidR="00DE5447" w:rsidRDefault="00DE5447" w:rsidP="00DE5447">
      <w:pPr>
        <w:pStyle w:val="Heading3"/>
      </w:pPr>
      <w:r>
        <w:t>Principles of Grammar</w:t>
      </w:r>
    </w:p>
    <w:p w14:paraId="3A9C6336" w14:textId="77777777" w:rsidR="00DE5447" w:rsidRDefault="00DE5447" w:rsidP="00DE5447">
      <w:pPr>
        <w:pStyle w:val="NoSpacing"/>
      </w:pPr>
      <w:r>
        <w:t xml:space="preserve">The subjunctive is often used for adverb clauses and noun clauses. In this chapter, you will learn the most common adverb clauses. An </w:t>
      </w:r>
      <w:r w:rsidRPr="0071255E">
        <w:rPr>
          <w:rStyle w:val="Strong"/>
        </w:rPr>
        <w:t>adverb clause</w:t>
      </w:r>
      <w:r>
        <w:t xml:space="preserve"> is, as strange as it may sound, a clause that functions as an adverb: it modifies a verb in the main clause or another dependent clause. Here is an example:</w:t>
      </w:r>
    </w:p>
    <w:p w14:paraId="1C96E683" w14:textId="77777777" w:rsidR="00DE5447" w:rsidRDefault="00DE5447" w:rsidP="00DE5447">
      <w:pPr>
        <w:pStyle w:val="NoSpacing"/>
      </w:pPr>
    </w:p>
    <w:p w14:paraId="6415E589" w14:textId="77777777" w:rsidR="00DE5447" w:rsidRDefault="00DE5447" w:rsidP="00DE5447">
      <w:pPr>
        <w:pStyle w:val="NoSpacing"/>
      </w:pPr>
      <w:r>
        <w:t xml:space="preserve">The storm came </w:t>
      </w:r>
      <w:r w:rsidRPr="0071255E">
        <w:t>quickly</w:t>
      </w:r>
      <w:r>
        <w:t xml:space="preserve">. </w:t>
      </w:r>
    </w:p>
    <w:p w14:paraId="3713B095" w14:textId="77777777" w:rsidR="00DE5447" w:rsidRDefault="00DE5447">
      <w:pPr>
        <w:pStyle w:val="NoSpacing"/>
        <w:numPr>
          <w:ilvl w:val="0"/>
          <w:numId w:val="102"/>
        </w:numPr>
      </w:pPr>
      <w:r>
        <w:t xml:space="preserve">In this sentence, </w:t>
      </w:r>
      <w:r w:rsidRPr="0071255E">
        <w:rPr>
          <w:i/>
        </w:rPr>
        <w:t>quickly</w:t>
      </w:r>
      <w:r>
        <w:t xml:space="preserve"> is an adverb that describes the verb </w:t>
      </w:r>
      <w:r w:rsidRPr="0071255E">
        <w:rPr>
          <w:i/>
        </w:rPr>
        <w:t>came</w:t>
      </w:r>
      <w:r>
        <w:t xml:space="preserve">. But the sentence can be more descriptive: </w:t>
      </w:r>
    </w:p>
    <w:p w14:paraId="096A089E" w14:textId="77777777" w:rsidR="00DE5447" w:rsidRDefault="00DE5447" w:rsidP="00DE5447">
      <w:pPr>
        <w:pStyle w:val="NoSpacing"/>
      </w:pPr>
      <w:r>
        <w:t>The storm came so quickly that we hid under a rock.</w:t>
      </w:r>
    </w:p>
    <w:p w14:paraId="43D949A0" w14:textId="77777777" w:rsidR="00DE5447" w:rsidRDefault="00DE5447">
      <w:pPr>
        <w:pStyle w:val="NoSpacing"/>
        <w:numPr>
          <w:ilvl w:val="0"/>
          <w:numId w:val="102"/>
        </w:numPr>
      </w:pPr>
      <w:r>
        <w:t xml:space="preserve">In this sentence, </w:t>
      </w:r>
      <w:r>
        <w:rPr>
          <w:i/>
        </w:rPr>
        <w:t>so quickly that we hid under a rock</w:t>
      </w:r>
      <w:r>
        <w:t xml:space="preserve"> is still modifying the verb </w:t>
      </w:r>
      <w:r>
        <w:rPr>
          <w:i/>
        </w:rPr>
        <w:t>came</w:t>
      </w:r>
      <w:r>
        <w:t>, but it is also a dependent clause.</w:t>
      </w:r>
    </w:p>
    <w:p w14:paraId="01EA49C2" w14:textId="77777777" w:rsidR="00DE5447" w:rsidRDefault="00DE5447" w:rsidP="00DE5447">
      <w:pPr>
        <w:pStyle w:val="NoSpacing"/>
      </w:pPr>
    </w:p>
    <w:p w14:paraId="141C47A9" w14:textId="77777777" w:rsidR="00DE5447" w:rsidRDefault="00DE5447" w:rsidP="00DE5447">
      <w:pPr>
        <w:pStyle w:val="NoSpacing"/>
      </w:pPr>
      <w:r>
        <w:t>Adverbs clauses describe the purpose, result, or circumstance of a verb. When this happens, Latin typically uses the subjunctive, but when we translate to English the verb is often the same as the indicative. The pattern will indicate the correct translation.</w:t>
      </w:r>
    </w:p>
    <w:p w14:paraId="1BF5CA02" w14:textId="77777777" w:rsidR="00DE5447" w:rsidRDefault="00DE5447" w:rsidP="00DE5447">
      <w:pPr>
        <w:pStyle w:val="NoSpacing"/>
      </w:pPr>
      <w:r>
        <w:lastRenderedPageBreak/>
        <w:t xml:space="preserve">There are four main adverbial clauses: purpose, result, </w:t>
      </w:r>
      <w:r w:rsidRPr="00B539B9">
        <w:rPr>
          <w:i/>
        </w:rPr>
        <w:t>cum</w:t>
      </w:r>
      <w:r>
        <w:t xml:space="preserve"> clauses, and conditions. Each one uses the subjunctive, and (for the most part) they have specific markers to show you which pattern to use. </w:t>
      </w:r>
    </w:p>
    <w:p w14:paraId="3F536E44" w14:textId="77777777" w:rsidR="00DE5447" w:rsidRDefault="00DE5447" w:rsidP="00DE5447">
      <w:pPr>
        <w:pStyle w:val="NoSpacing"/>
      </w:pPr>
    </w:p>
    <w:p w14:paraId="7EBA01BD" w14:textId="77777777" w:rsidR="00DE5447" w:rsidRDefault="00DE5447">
      <w:pPr>
        <w:pStyle w:val="NoSpacing"/>
        <w:numPr>
          <w:ilvl w:val="0"/>
          <w:numId w:val="102"/>
        </w:numPr>
      </w:pPr>
      <w:r>
        <w:t xml:space="preserve">Purpose clauses answer the question: “why did the subject perform the action?” (e.g., “I study </w:t>
      </w:r>
      <w:r w:rsidRPr="00672AB4">
        <w:rPr>
          <w:i/>
        </w:rPr>
        <w:t xml:space="preserve">so that I may </w:t>
      </w:r>
      <w:r>
        <w:rPr>
          <w:i/>
        </w:rPr>
        <w:t>pass the test</w:t>
      </w:r>
      <w:r>
        <w:t>”)</w:t>
      </w:r>
    </w:p>
    <w:p w14:paraId="40E1A419" w14:textId="77777777" w:rsidR="00DE5447" w:rsidRDefault="00DE5447">
      <w:pPr>
        <w:pStyle w:val="NoSpacing"/>
        <w:numPr>
          <w:ilvl w:val="0"/>
          <w:numId w:val="102"/>
        </w:numPr>
      </w:pPr>
      <w:r>
        <w:t xml:space="preserve">Result clauses explain the outcome of an action (e.g., “I studied so hard </w:t>
      </w:r>
      <w:r w:rsidRPr="00B539B9">
        <w:rPr>
          <w:i/>
        </w:rPr>
        <w:t>that I passed the test</w:t>
      </w:r>
      <w:r>
        <w:t>”)</w:t>
      </w:r>
    </w:p>
    <w:p w14:paraId="2B613743" w14:textId="77777777" w:rsidR="00DE5447" w:rsidRDefault="00DE5447">
      <w:pPr>
        <w:pStyle w:val="NoSpacing"/>
        <w:numPr>
          <w:ilvl w:val="0"/>
          <w:numId w:val="102"/>
        </w:numPr>
      </w:pPr>
      <w:r>
        <w:t>Cum clauses (e.g., “</w:t>
      </w:r>
      <w:r>
        <w:rPr>
          <w:i/>
        </w:rPr>
        <w:t>Because I studied hard,</w:t>
      </w:r>
      <w:r>
        <w:t xml:space="preserve"> I passed the test”)</w:t>
      </w:r>
    </w:p>
    <w:p w14:paraId="4B91D98F" w14:textId="77777777" w:rsidR="00DE5447" w:rsidRPr="0071255E" w:rsidRDefault="00DE5447">
      <w:pPr>
        <w:pStyle w:val="NoSpacing"/>
        <w:numPr>
          <w:ilvl w:val="0"/>
          <w:numId w:val="102"/>
        </w:numPr>
      </w:pPr>
      <w:r>
        <w:t>conditions (e.g., “</w:t>
      </w:r>
      <w:r w:rsidRPr="00B539B9">
        <w:rPr>
          <w:i/>
        </w:rPr>
        <w:t>If I had studied hard, I would have passed the test</w:t>
      </w:r>
      <w:r>
        <w:t>”)</w:t>
      </w:r>
    </w:p>
    <w:p w14:paraId="35542315" w14:textId="77777777" w:rsidR="00DE5447" w:rsidRDefault="00DE5447" w:rsidP="00DE5447">
      <w:pPr>
        <w:pStyle w:val="NoSpacing"/>
      </w:pPr>
    </w:p>
    <w:p w14:paraId="77D2B830" w14:textId="77777777" w:rsidR="00DE5447" w:rsidRDefault="00DE5447" w:rsidP="00DE5447">
      <w:pPr>
        <w:pStyle w:val="Heading3"/>
      </w:pPr>
      <w:r>
        <w:t>Principles of Latin</w:t>
      </w:r>
    </w:p>
    <w:p w14:paraId="69F1084A" w14:textId="77777777" w:rsidR="00DE5447" w:rsidRDefault="00DE5447" w:rsidP="00DE5447">
      <w:r>
        <w:t xml:space="preserve">Adverb clauses use a subordinating conjunction (you learned about these with </w:t>
      </w:r>
      <w:r>
        <w:rPr>
          <w:i/>
        </w:rPr>
        <w:t>cum</w:t>
      </w:r>
      <w:r>
        <w:t xml:space="preserve"> and relative clauses in chapter 12). For these clauses, though, the verb is in the subjunctive. Finding the pattern will help you translate the clause quickly and accurately.</w:t>
      </w:r>
    </w:p>
    <w:p w14:paraId="5ED7ECA7" w14:textId="77777777" w:rsidR="00DE5447" w:rsidRDefault="00DE5447">
      <w:pPr>
        <w:pStyle w:val="ListParagraph"/>
        <w:numPr>
          <w:ilvl w:val="0"/>
          <w:numId w:val="103"/>
        </w:numPr>
        <w:spacing w:after="0"/>
      </w:pPr>
      <w:r>
        <w:t xml:space="preserve">Purpose clauses are typically marked with the conjunction </w:t>
      </w:r>
      <w:r>
        <w:rPr>
          <w:i/>
        </w:rPr>
        <w:t>ut</w:t>
      </w:r>
      <w:r>
        <w:t xml:space="preserve"> or </w:t>
      </w:r>
      <w:r>
        <w:rPr>
          <w:i/>
        </w:rPr>
        <w:t>ne</w:t>
      </w:r>
      <w:r>
        <w:t xml:space="preserve"> (</w:t>
      </w:r>
      <w:r w:rsidRPr="00B539B9">
        <w:rPr>
          <w:i/>
        </w:rPr>
        <w:t>ne</w:t>
      </w:r>
      <w:r>
        <w:t xml:space="preserve"> takes the place of </w:t>
      </w:r>
      <w:r>
        <w:rPr>
          <w:i/>
        </w:rPr>
        <w:t>non</w:t>
      </w:r>
      <w:r>
        <w:t xml:space="preserve"> in some subjunctive clauses).</w:t>
      </w:r>
    </w:p>
    <w:p w14:paraId="1C9EA07B" w14:textId="77777777" w:rsidR="00DE5447" w:rsidRDefault="00DE5447">
      <w:pPr>
        <w:pStyle w:val="ListParagraph"/>
        <w:numPr>
          <w:ilvl w:val="1"/>
          <w:numId w:val="103"/>
        </w:numPr>
        <w:spacing w:after="0"/>
      </w:pPr>
      <w:r>
        <w:t xml:space="preserve">consul scribit </w:t>
      </w:r>
      <w:r w:rsidRPr="004D1321">
        <w:rPr>
          <w:i/>
        </w:rPr>
        <w:t>ut mute</w:t>
      </w:r>
      <w:r>
        <w:rPr>
          <w:i/>
        </w:rPr>
        <w:t>n</w:t>
      </w:r>
      <w:r w:rsidRPr="004D1321">
        <w:rPr>
          <w:i/>
        </w:rPr>
        <w:t>t</w:t>
      </w:r>
      <w:r>
        <w:t xml:space="preserve"> (the consul writes </w:t>
      </w:r>
      <w:r>
        <w:rPr>
          <w:i/>
        </w:rPr>
        <w:t>so that they may change</w:t>
      </w:r>
      <w:r>
        <w:t>)</w:t>
      </w:r>
    </w:p>
    <w:p w14:paraId="0C7F520C" w14:textId="77777777" w:rsidR="00DE5447" w:rsidRDefault="00DE5447">
      <w:pPr>
        <w:pStyle w:val="ListParagraph"/>
        <w:numPr>
          <w:ilvl w:val="1"/>
          <w:numId w:val="103"/>
        </w:numPr>
        <w:spacing w:after="0"/>
      </w:pPr>
      <w:r>
        <w:t xml:space="preserve">consul scribit </w:t>
      </w:r>
      <w:r>
        <w:rPr>
          <w:i/>
        </w:rPr>
        <w:t>ne mutent</w:t>
      </w:r>
      <w:r>
        <w:t xml:space="preserve"> (the consul writes</w:t>
      </w:r>
      <w:r w:rsidRPr="004D1321">
        <w:rPr>
          <w:i/>
        </w:rPr>
        <w:t xml:space="preserve"> so that they may not change</w:t>
      </w:r>
      <w:r>
        <w:t>)</w:t>
      </w:r>
    </w:p>
    <w:p w14:paraId="0B7B5527" w14:textId="77777777" w:rsidR="00DE5447" w:rsidRDefault="00DE5447">
      <w:pPr>
        <w:pStyle w:val="ListParagraph"/>
        <w:numPr>
          <w:ilvl w:val="0"/>
          <w:numId w:val="103"/>
        </w:numPr>
        <w:spacing w:after="0"/>
      </w:pPr>
      <w:r>
        <w:t xml:space="preserve">Result clauses are typically marked with the conjunction </w:t>
      </w:r>
      <w:r>
        <w:rPr>
          <w:i/>
        </w:rPr>
        <w:t>ut</w:t>
      </w:r>
      <w:r>
        <w:t xml:space="preserve"> or </w:t>
      </w:r>
      <w:r>
        <w:rPr>
          <w:i/>
        </w:rPr>
        <w:t>ut non</w:t>
      </w:r>
      <w:r>
        <w:t>. This clause will usually (but not always) have a signal word (</w:t>
      </w:r>
      <w:r>
        <w:rPr>
          <w:i/>
        </w:rPr>
        <w:t>ita</w:t>
      </w:r>
      <w:r>
        <w:t xml:space="preserve">-so, in such a way; </w:t>
      </w:r>
      <w:r>
        <w:rPr>
          <w:i/>
        </w:rPr>
        <w:t>tantus</w:t>
      </w:r>
      <w:r>
        <w:t>-so much) in the main clause that will signal a result clause. A comprehensive list of these words is listed in the chapter vocabulary.</w:t>
      </w:r>
    </w:p>
    <w:p w14:paraId="157E74E4" w14:textId="77777777" w:rsidR="00DE5447" w:rsidRDefault="00DE5447">
      <w:pPr>
        <w:pStyle w:val="ListParagraph"/>
        <w:numPr>
          <w:ilvl w:val="1"/>
          <w:numId w:val="103"/>
        </w:numPr>
        <w:spacing w:after="0"/>
      </w:pPr>
      <w:r>
        <w:t xml:space="preserve">consul </w:t>
      </w:r>
      <w:r w:rsidRPr="004D1321">
        <w:rPr>
          <w:b/>
        </w:rPr>
        <w:t>ita</w:t>
      </w:r>
      <w:r>
        <w:t xml:space="preserve"> scribit </w:t>
      </w:r>
      <w:r w:rsidRPr="004D1321">
        <w:rPr>
          <w:i/>
        </w:rPr>
        <w:t>ut mute</w:t>
      </w:r>
      <w:r>
        <w:rPr>
          <w:i/>
        </w:rPr>
        <w:t>n</w:t>
      </w:r>
      <w:r w:rsidRPr="004D1321">
        <w:rPr>
          <w:i/>
        </w:rPr>
        <w:t>t</w:t>
      </w:r>
      <w:r>
        <w:t xml:space="preserve"> (the consul writes in such a way </w:t>
      </w:r>
      <w:r w:rsidRPr="004D1321">
        <w:rPr>
          <w:i/>
        </w:rPr>
        <w:t>that they change</w:t>
      </w:r>
      <w:r>
        <w:t>)</w:t>
      </w:r>
    </w:p>
    <w:p w14:paraId="2F56F964" w14:textId="77777777" w:rsidR="00DE5447" w:rsidRDefault="00DE5447">
      <w:pPr>
        <w:pStyle w:val="ListParagraph"/>
        <w:numPr>
          <w:ilvl w:val="1"/>
          <w:numId w:val="103"/>
        </w:numPr>
        <w:spacing w:after="0"/>
      </w:pPr>
      <w:r>
        <w:t xml:space="preserve">consul </w:t>
      </w:r>
      <w:r>
        <w:rPr>
          <w:b/>
        </w:rPr>
        <w:t>ita</w:t>
      </w:r>
      <w:r>
        <w:t xml:space="preserve"> scribit </w:t>
      </w:r>
      <w:r>
        <w:rPr>
          <w:i/>
        </w:rPr>
        <w:t>ut non mutent</w:t>
      </w:r>
      <w:r>
        <w:t xml:space="preserve"> (the consul writes in such a way </w:t>
      </w:r>
      <w:r w:rsidRPr="004D1321">
        <w:rPr>
          <w:i/>
        </w:rPr>
        <w:t>that they do not change</w:t>
      </w:r>
      <w:r>
        <w:t>)</w:t>
      </w:r>
    </w:p>
    <w:p w14:paraId="36AA2B66" w14:textId="77777777" w:rsidR="00DE5447" w:rsidRDefault="00DE5447">
      <w:pPr>
        <w:pStyle w:val="ListParagraph"/>
        <w:numPr>
          <w:ilvl w:val="0"/>
          <w:numId w:val="103"/>
        </w:numPr>
        <w:spacing w:after="0"/>
      </w:pPr>
      <w:r>
        <w:t xml:space="preserve">Cum clauses start with the subordinating conjunction </w:t>
      </w:r>
      <w:r>
        <w:rPr>
          <w:i/>
        </w:rPr>
        <w:t>cum</w:t>
      </w:r>
      <w:r>
        <w:t xml:space="preserve"> and show a relationship between the main clause and the dependent clause. There are three types of relationships, outlined below</w:t>
      </w:r>
    </w:p>
    <w:p w14:paraId="394FB921" w14:textId="77777777" w:rsidR="00DE5447" w:rsidRDefault="00DE5447">
      <w:pPr>
        <w:pStyle w:val="ListParagraph"/>
        <w:numPr>
          <w:ilvl w:val="0"/>
          <w:numId w:val="103"/>
        </w:numPr>
        <w:spacing w:after="0"/>
      </w:pPr>
      <w:r>
        <w:t xml:space="preserve">Conditionals show an “if...then...” relationship between the main clause and the dependent clause. They include the subordinating conjunction </w:t>
      </w:r>
      <w:r>
        <w:rPr>
          <w:i/>
        </w:rPr>
        <w:t>si</w:t>
      </w:r>
      <w:r>
        <w:t xml:space="preserve"> (if), but can be translated in a variety of ways outlined below.</w:t>
      </w:r>
    </w:p>
    <w:p w14:paraId="427DEEFF" w14:textId="77777777" w:rsidR="00DE5447" w:rsidRDefault="00DE5447" w:rsidP="00DE5447">
      <w:pPr>
        <w:pStyle w:val="Heading5"/>
      </w:pPr>
    </w:p>
    <w:p w14:paraId="74467577" w14:textId="77777777" w:rsidR="00DE5447" w:rsidRDefault="00DE5447" w:rsidP="00DE5447">
      <w:pPr>
        <w:pStyle w:val="Heading5"/>
      </w:pPr>
      <w:r>
        <w:t>Purpose Clause</w:t>
      </w:r>
    </w:p>
    <w:p w14:paraId="4E154559" w14:textId="77777777" w:rsidR="00DE5447" w:rsidRDefault="00DE5447" w:rsidP="00DE5447">
      <w:r>
        <w:t xml:space="preserve">These are the simplest and most common adverb clauses. They are marked by </w:t>
      </w:r>
      <w:r>
        <w:rPr>
          <w:i/>
        </w:rPr>
        <w:t xml:space="preserve">ut </w:t>
      </w:r>
      <w:r>
        <w:t xml:space="preserve">or </w:t>
      </w:r>
      <w:r>
        <w:rPr>
          <w:i/>
        </w:rPr>
        <w:t>ne</w:t>
      </w:r>
      <w:r>
        <w:t xml:space="preserve">. </w:t>
      </w:r>
    </w:p>
    <w:p w14:paraId="21124F8F" w14:textId="77777777" w:rsidR="00DE5447" w:rsidRDefault="00DE5447" w:rsidP="00DE5447">
      <w:r>
        <w:t>*Patterns: Note that if the verb in the main clause is present, future, or (sometimes perfect—translate “has _______ed” or “have _______ed”) the subjunctive will be present or perfect. If the verb is any other tense (and sometimes perfect—translate “_______ed”), the subjunctive verb will be imperfect or pluperfect.</w:t>
      </w:r>
    </w:p>
    <w:p w14:paraId="5682EDD3" w14:textId="77777777" w:rsidR="00DE5447" w:rsidRDefault="00DE5447" w:rsidP="00DE5447">
      <w:pPr>
        <w:pStyle w:val="Heading5"/>
      </w:pPr>
      <w:r>
        <w:t>Result clause</w:t>
      </w:r>
    </w:p>
    <w:p w14:paraId="77EA9F6D" w14:textId="77777777" w:rsidR="00DE5447" w:rsidRDefault="00DE5447" w:rsidP="00DE5447">
      <w:r>
        <w:t>These clauses will almost always have an adverb (</w:t>
      </w:r>
      <w:r>
        <w:rPr>
          <w:i/>
        </w:rPr>
        <w:t>ita, sic, tam, adeo, talis, tantus, tot, totiens</w:t>
      </w:r>
      <w:r>
        <w:t xml:space="preserve">) in the main clause to signal a consequence. They can be translated with the old, but mean middle school “your mom” joke (“your mom is </w:t>
      </w:r>
      <w:r w:rsidRPr="00215C2F">
        <w:rPr>
          <w:i/>
        </w:rPr>
        <w:t>so</w:t>
      </w:r>
      <w:r>
        <w:t xml:space="preserve"> ugly, that she threw a boomerang and it refused to come back”). The adverb does not have to be there, but it will typically be used in this text so you can identify the pattern.</w:t>
      </w:r>
    </w:p>
    <w:p w14:paraId="7EF30863" w14:textId="77777777" w:rsidR="00DE5447" w:rsidRDefault="00DE5447" w:rsidP="00DE5447">
      <w:pPr>
        <w:pStyle w:val="Heading5"/>
      </w:pPr>
      <w:r>
        <w:lastRenderedPageBreak/>
        <w:t>Cum clause</w:t>
      </w:r>
    </w:p>
    <w:p w14:paraId="4C95BE77" w14:textId="77777777" w:rsidR="00DE5447" w:rsidRDefault="00DE5447" w:rsidP="00DE5447">
      <w:r>
        <w:t xml:space="preserve">You have already learned one </w:t>
      </w:r>
      <w:r>
        <w:rPr>
          <w:i/>
        </w:rPr>
        <w:t>cum</w:t>
      </w:r>
      <w:r>
        <w:t xml:space="preserve"> clause that uses an indicative verb. It’s called a temporal clause (</w:t>
      </w:r>
      <w:r>
        <w:rPr>
          <w:i/>
        </w:rPr>
        <w:t>cum viam vident ambulabunt</w:t>
      </w:r>
      <w:r>
        <w:t xml:space="preserve"> “when they see the road they will walk”).</w:t>
      </w:r>
      <w:r>
        <w:rPr>
          <w:i/>
        </w:rPr>
        <w:t xml:space="preserve"> </w:t>
      </w:r>
      <w:r>
        <w:t xml:space="preserve">There are three types of </w:t>
      </w:r>
      <w:r>
        <w:rPr>
          <w:i/>
        </w:rPr>
        <w:t xml:space="preserve">cum </w:t>
      </w:r>
      <w:r>
        <w:t>clauses that use subjunctive verbs. Context is the best way to decide how to translate, but sometimes there is room for interpretation.</w:t>
      </w:r>
    </w:p>
    <w:p w14:paraId="27B8C8DA" w14:textId="77777777" w:rsidR="00DE5447" w:rsidRDefault="00DE5447">
      <w:pPr>
        <w:pStyle w:val="ListParagraph"/>
        <w:numPr>
          <w:ilvl w:val="0"/>
          <w:numId w:val="104"/>
        </w:numPr>
        <w:spacing w:after="0"/>
      </w:pPr>
      <w:r>
        <w:t>Circumstantial clauses: these are the most common and most basic (</w:t>
      </w:r>
      <w:r>
        <w:rPr>
          <w:i/>
        </w:rPr>
        <w:t>cum viam videant ambulant</w:t>
      </w:r>
      <w:r>
        <w:t xml:space="preserve"> “when they see the road, they walk”).</w:t>
      </w:r>
    </w:p>
    <w:p w14:paraId="76FE2311" w14:textId="77777777" w:rsidR="00DE5447" w:rsidRDefault="00DE5447">
      <w:pPr>
        <w:pStyle w:val="ListParagraph"/>
        <w:numPr>
          <w:ilvl w:val="0"/>
          <w:numId w:val="104"/>
        </w:numPr>
        <w:spacing w:after="0"/>
      </w:pPr>
      <w:r>
        <w:t>Causal clauses: context and your own interpretation will help, but these show a causal relationship between the two clauses (</w:t>
      </w:r>
      <w:r>
        <w:rPr>
          <w:i/>
        </w:rPr>
        <w:t>cum viam videant ambulant</w:t>
      </w:r>
      <w:r>
        <w:t xml:space="preserve"> “because they see the road, they walk”).</w:t>
      </w:r>
    </w:p>
    <w:p w14:paraId="0E943525" w14:textId="77777777" w:rsidR="00DE5447" w:rsidRDefault="00DE5447">
      <w:pPr>
        <w:pStyle w:val="ListParagraph"/>
        <w:numPr>
          <w:ilvl w:val="0"/>
          <w:numId w:val="104"/>
        </w:numPr>
        <w:spacing w:after="0"/>
      </w:pPr>
      <w:r>
        <w:t>Adversative clauses: occur when the independent clause shows something that happened despite the dependent clause (</w:t>
      </w:r>
      <w:r>
        <w:rPr>
          <w:i/>
        </w:rPr>
        <w:t>cum viam videant ambulant</w:t>
      </w:r>
      <w:r>
        <w:t xml:space="preserve"> “even though they see the road, they walk”). These clauses often use the particle </w:t>
      </w:r>
      <w:r>
        <w:rPr>
          <w:i/>
        </w:rPr>
        <w:t>tamen</w:t>
      </w:r>
      <w:r>
        <w:t xml:space="preserve"> in the dependent clause (</w:t>
      </w:r>
      <w:r>
        <w:rPr>
          <w:i/>
        </w:rPr>
        <w:t>cum viam videant tamen ambulant</w:t>
      </w:r>
      <w:r>
        <w:t>) to make sure the reader understands the pattern.</w:t>
      </w:r>
    </w:p>
    <w:p w14:paraId="66C78A8E" w14:textId="77777777" w:rsidR="00DE5447" w:rsidRDefault="00DE5447" w:rsidP="00DE5447">
      <w:pPr>
        <w:spacing w:after="0"/>
      </w:pPr>
    </w:p>
    <w:p w14:paraId="101B59AF" w14:textId="77777777" w:rsidR="00DE5447" w:rsidRDefault="00DE5447" w:rsidP="00DE5447">
      <w:pPr>
        <w:pStyle w:val="Heading5"/>
      </w:pPr>
      <w:r>
        <w:t>Conditions</w:t>
      </w:r>
    </w:p>
    <w:p w14:paraId="044C37DD" w14:textId="77777777" w:rsidR="00DE5447" w:rsidRDefault="00DE5447" w:rsidP="00DE5447">
      <w:pPr>
        <w:rPr>
          <w:rStyle w:val="Strong"/>
          <w:b w:val="0"/>
        </w:rPr>
      </w:pPr>
      <w:r>
        <w:t xml:space="preserve">These clauses require the most attention to patterns. Each clause has a subjunctive or indicative verb, and the tense and voice of the verb show you how to translate. We’ll start with 6 basic patterns. Each pattern has two clauses. The dependent clause (also called the </w:t>
      </w:r>
      <w:r w:rsidRPr="00684C53">
        <w:rPr>
          <w:rStyle w:val="Strong"/>
        </w:rPr>
        <w:t>protasis</w:t>
      </w:r>
      <w:r>
        <w:t xml:space="preserve">) is the “if” part of the condition and is started with </w:t>
      </w:r>
      <w:r>
        <w:rPr>
          <w:i/>
        </w:rPr>
        <w:t>si</w:t>
      </w:r>
      <w:r>
        <w:t xml:space="preserve"> “if” or </w:t>
      </w:r>
      <w:r>
        <w:rPr>
          <w:i/>
        </w:rPr>
        <w:t xml:space="preserve">nisi </w:t>
      </w:r>
      <w:r>
        <w:t>“unless”. The independent clause (</w:t>
      </w:r>
      <w:r w:rsidRPr="00684C53">
        <w:rPr>
          <w:rStyle w:val="Strong"/>
        </w:rPr>
        <w:t>apodosis</w:t>
      </w:r>
      <w:r w:rsidRPr="00684C53">
        <w:rPr>
          <w:rStyle w:val="Strong"/>
          <w:b w:val="0"/>
        </w:rPr>
        <w:t xml:space="preserve">) </w:t>
      </w:r>
      <w:r>
        <w:rPr>
          <w:rStyle w:val="Strong"/>
          <w:b w:val="0"/>
        </w:rPr>
        <w:t>is the “then” part of the condition, and does not have any clause markers.</w:t>
      </w:r>
    </w:p>
    <w:p w14:paraId="7B07CFFB" w14:textId="77777777" w:rsidR="00DE5447" w:rsidRDefault="00DE5447" w:rsidP="00DE5447"/>
    <w:tbl>
      <w:tblPr>
        <w:tblStyle w:val="TableGrid"/>
        <w:tblW w:w="0" w:type="auto"/>
        <w:tblLook w:val="04A0" w:firstRow="1" w:lastRow="0" w:firstColumn="1" w:lastColumn="0" w:noHBand="0" w:noVBand="1"/>
      </w:tblPr>
      <w:tblGrid>
        <w:gridCol w:w="2468"/>
        <w:gridCol w:w="2360"/>
        <w:gridCol w:w="2388"/>
      </w:tblGrid>
      <w:tr w:rsidR="00DE5447" w14:paraId="02426587" w14:textId="77777777" w:rsidTr="0025579E">
        <w:trPr>
          <w:trHeight w:val="355"/>
        </w:trPr>
        <w:tc>
          <w:tcPr>
            <w:tcW w:w="2468" w:type="dxa"/>
          </w:tcPr>
          <w:p w14:paraId="75C2C0F3" w14:textId="77777777" w:rsidR="00DE5447" w:rsidRPr="00E12286" w:rsidRDefault="00DE5447" w:rsidP="0025579E">
            <w:pPr>
              <w:rPr>
                <w:b/>
              </w:rPr>
            </w:pPr>
            <w:r w:rsidRPr="00E12286">
              <w:rPr>
                <w:b/>
              </w:rPr>
              <w:t>indicative (real)</w:t>
            </w:r>
          </w:p>
        </w:tc>
        <w:tc>
          <w:tcPr>
            <w:tcW w:w="2360" w:type="dxa"/>
          </w:tcPr>
          <w:p w14:paraId="4B71125A" w14:textId="77777777" w:rsidR="00DE5447" w:rsidRDefault="00DE5447" w:rsidP="0025579E">
            <w:r>
              <w:t>protasis</w:t>
            </w:r>
          </w:p>
        </w:tc>
        <w:tc>
          <w:tcPr>
            <w:tcW w:w="2388" w:type="dxa"/>
          </w:tcPr>
          <w:p w14:paraId="4BD9EC13" w14:textId="77777777" w:rsidR="00DE5447" w:rsidRDefault="00DE5447" w:rsidP="0025579E">
            <w:r>
              <w:t>apodosis</w:t>
            </w:r>
          </w:p>
        </w:tc>
      </w:tr>
      <w:tr w:rsidR="00DE5447" w14:paraId="0E0A27BB" w14:textId="77777777" w:rsidTr="0025579E">
        <w:trPr>
          <w:trHeight w:val="355"/>
        </w:trPr>
        <w:tc>
          <w:tcPr>
            <w:tcW w:w="2468" w:type="dxa"/>
          </w:tcPr>
          <w:p w14:paraId="483DB09A" w14:textId="77777777" w:rsidR="00DE5447" w:rsidRDefault="00DE5447" w:rsidP="0025579E">
            <w:r>
              <w:t>present general</w:t>
            </w:r>
          </w:p>
        </w:tc>
        <w:tc>
          <w:tcPr>
            <w:tcW w:w="2360" w:type="dxa"/>
          </w:tcPr>
          <w:p w14:paraId="01ACE582" w14:textId="77777777" w:rsidR="00DE5447" w:rsidRDefault="00DE5447" w:rsidP="0025579E">
            <w:r>
              <w:t>present indicative</w:t>
            </w:r>
          </w:p>
        </w:tc>
        <w:tc>
          <w:tcPr>
            <w:tcW w:w="2388" w:type="dxa"/>
          </w:tcPr>
          <w:p w14:paraId="60ED635F" w14:textId="77777777" w:rsidR="00DE5447" w:rsidRDefault="00DE5447" w:rsidP="0025579E">
            <w:r>
              <w:t>present indicative</w:t>
            </w:r>
          </w:p>
        </w:tc>
      </w:tr>
      <w:tr w:rsidR="00DE5447" w14:paraId="7BD4BB4F" w14:textId="77777777" w:rsidTr="0025579E">
        <w:trPr>
          <w:trHeight w:val="355"/>
        </w:trPr>
        <w:tc>
          <w:tcPr>
            <w:tcW w:w="2468" w:type="dxa"/>
          </w:tcPr>
          <w:p w14:paraId="36A2F0D9" w14:textId="77777777" w:rsidR="00DE5447" w:rsidRDefault="00DE5447" w:rsidP="0025579E">
            <w:r>
              <w:t>past general</w:t>
            </w:r>
          </w:p>
        </w:tc>
        <w:tc>
          <w:tcPr>
            <w:tcW w:w="2360" w:type="dxa"/>
          </w:tcPr>
          <w:p w14:paraId="23FE8C5A" w14:textId="77777777" w:rsidR="00DE5447" w:rsidRDefault="00DE5447" w:rsidP="0025579E">
            <w:r>
              <w:t>perfect indicative</w:t>
            </w:r>
          </w:p>
        </w:tc>
        <w:tc>
          <w:tcPr>
            <w:tcW w:w="2388" w:type="dxa"/>
          </w:tcPr>
          <w:p w14:paraId="775B122A" w14:textId="77777777" w:rsidR="00DE5447" w:rsidRDefault="00DE5447" w:rsidP="0025579E">
            <w:r>
              <w:t>perfect indicative</w:t>
            </w:r>
          </w:p>
        </w:tc>
      </w:tr>
      <w:tr w:rsidR="00DE5447" w14:paraId="39B9DC25" w14:textId="77777777" w:rsidTr="0025579E">
        <w:trPr>
          <w:trHeight w:val="355"/>
        </w:trPr>
        <w:tc>
          <w:tcPr>
            <w:tcW w:w="2468" w:type="dxa"/>
          </w:tcPr>
          <w:p w14:paraId="2B22AEAD" w14:textId="77777777" w:rsidR="00DE5447" w:rsidRDefault="00DE5447" w:rsidP="0025579E">
            <w:r>
              <w:t>future more-vivid</w:t>
            </w:r>
          </w:p>
        </w:tc>
        <w:tc>
          <w:tcPr>
            <w:tcW w:w="2360" w:type="dxa"/>
          </w:tcPr>
          <w:p w14:paraId="6C93E8C1" w14:textId="77777777" w:rsidR="00DE5447" w:rsidRDefault="00DE5447" w:rsidP="0025579E">
            <w:r>
              <w:t>future indicative</w:t>
            </w:r>
          </w:p>
        </w:tc>
        <w:tc>
          <w:tcPr>
            <w:tcW w:w="2388" w:type="dxa"/>
          </w:tcPr>
          <w:p w14:paraId="01552004" w14:textId="77777777" w:rsidR="00DE5447" w:rsidRDefault="00DE5447" w:rsidP="0025579E">
            <w:r>
              <w:t>future indicative</w:t>
            </w:r>
          </w:p>
        </w:tc>
      </w:tr>
      <w:tr w:rsidR="00DE5447" w14:paraId="0F8B559F" w14:textId="77777777" w:rsidTr="0025579E">
        <w:trPr>
          <w:trHeight w:val="365"/>
        </w:trPr>
        <w:tc>
          <w:tcPr>
            <w:tcW w:w="2468" w:type="dxa"/>
          </w:tcPr>
          <w:p w14:paraId="2A3F551B" w14:textId="77777777" w:rsidR="00DE5447" w:rsidRPr="00E12286" w:rsidRDefault="00DE5447" w:rsidP="0025579E">
            <w:pPr>
              <w:rPr>
                <w:b/>
              </w:rPr>
            </w:pPr>
            <w:r w:rsidRPr="00E12286">
              <w:rPr>
                <w:b/>
              </w:rPr>
              <w:t>subjunctive (unreal)</w:t>
            </w:r>
          </w:p>
        </w:tc>
        <w:tc>
          <w:tcPr>
            <w:tcW w:w="2360" w:type="dxa"/>
          </w:tcPr>
          <w:p w14:paraId="5AB0ADB2" w14:textId="77777777" w:rsidR="00DE5447" w:rsidRDefault="00DE5447" w:rsidP="0025579E"/>
        </w:tc>
        <w:tc>
          <w:tcPr>
            <w:tcW w:w="2388" w:type="dxa"/>
          </w:tcPr>
          <w:p w14:paraId="47046B0B" w14:textId="77777777" w:rsidR="00DE5447" w:rsidRDefault="00DE5447" w:rsidP="0025579E"/>
        </w:tc>
      </w:tr>
      <w:tr w:rsidR="00DE5447" w14:paraId="0ABD5B07" w14:textId="77777777" w:rsidTr="0025579E">
        <w:trPr>
          <w:trHeight w:val="355"/>
        </w:trPr>
        <w:tc>
          <w:tcPr>
            <w:tcW w:w="2468" w:type="dxa"/>
          </w:tcPr>
          <w:p w14:paraId="6F607952" w14:textId="77777777" w:rsidR="00DE5447" w:rsidRDefault="00DE5447" w:rsidP="0025579E">
            <w:r>
              <w:t>future less-vivid (should/would)</w:t>
            </w:r>
          </w:p>
        </w:tc>
        <w:tc>
          <w:tcPr>
            <w:tcW w:w="2360" w:type="dxa"/>
          </w:tcPr>
          <w:p w14:paraId="631B2058" w14:textId="77777777" w:rsidR="00DE5447" w:rsidRDefault="00DE5447" w:rsidP="0025579E">
            <w:r>
              <w:t>present subjunctive</w:t>
            </w:r>
          </w:p>
        </w:tc>
        <w:tc>
          <w:tcPr>
            <w:tcW w:w="2388" w:type="dxa"/>
          </w:tcPr>
          <w:p w14:paraId="22B4BCD7" w14:textId="77777777" w:rsidR="00DE5447" w:rsidRDefault="00DE5447" w:rsidP="0025579E">
            <w:r>
              <w:t>present subjunctive</w:t>
            </w:r>
          </w:p>
        </w:tc>
      </w:tr>
      <w:tr w:rsidR="00DE5447" w14:paraId="7A798FE0" w14:textId="77777777" w:rsidTr="0025579E">
        <w:trPr>
          <w:trHeight w:val="355"/>
        </w:trPr>
        <w:tc>
          <w:tcPr>
            <w:tcW w:w="2468" w:type="dxa"/>
          </w:tcPr>
          <w:p w14:paraId="1D59C3A2" w14:textId="77777777" w:rsidR="00DE5447" w:rsidRDefault="00DE5447" w:rsidP="0025579E">
            <w:r>
              <w:t>present contrafactual</w:t>
            </w:r>
          </w:p>
        </w:tc>
        <w:tc>
          <w:tcPr>
            <w:tcW w:w="2360" w:type="dxa"/>
          </w:tcPr>
          <w:p w14:paraId="17B2D826" w14:textId="77777777" w:rsidR="00DE5447" w:rsidRDefault="00DE5447" w:rsidP="0025579E">
            <w:r>
              <w:t>imperfect subjunctive</w:t>
            </w:r>
          </w:p>
        </w:tc>
        <w:tc>
          <w:tcPr>
            <w:tcW w:w="2388" w:type="dxa"/>
          </w:tcPr>
          <w:p w14:paraId="431AE96B" w14:textId="77777777" w:rsidR="00DE5447" w:rsidRDefault="00DE5447" w:rsidP="0025579E">
            <w:r>
              <w:t>imperfect subjunctive</w:t>
            </w:r>
          </w:p>
        </w:tc>
      </w:tr>
      <w:tr w:rsidR="00DE5447" w14:paraId="25A87166" w14:textId="77777777" w:rsidTr="0025579E">
        <w:trPr>
          <w:trHeight w:val="347"/>
        </w:trPr>
        <w:tc>
          <w:tcPr>
            <w:tcW w:w="2468" w:type="dxa"/>
          </w:tcPr>
          <w:p w14:paraId="249174B2" w14:textId="77777777" w:rsidR="00DE5447" w:rsidRDefault="00DE5447" w:rsidP="0025579E">
            <w:r>
              <w:t>past contrafactual</w:t>
            </w:r>
          </w:p>
        </w:tc>
        <w:tc>
          <w:tcPr>
            <w:tcW w:w="2360" w:type="dxa"/>
          </w:tcPr>
          <w:p w14:paraId="7B368EED" w14:textId="77777777" w:rsidR="00DE5447" w:rsidRDefault="00DE5447" w:rsidP="0025579E">
            <w:r>
              <w:t>pluperfect subjunctive</w:t>
            </w:r>
          </w:p>
        </w:tc>
        <w:tc>
          <w:tcPr>
            <w:tcW w:w="2388" w:type="dxa"/>
          </w:tcPr>
          <w:p w14:paraId="77161820" w14:textId="77777777" w:rsidR="00DE5447" w:rsidRDefault="00DE5447" w:rsidP="0025579E">
            <w:r>
              <w:t>pluperfect subjunctive</w:t>
            </w:r>
          </w:p>
        </w:tc>
      </w:tr>
    </w:tbl>
    <w:p w14:paraId="4A130D94" w14:textId="77777777" w:rsidR="00DE5447" w:rsidRDefault="00DE5447" w:rsidP="00DE5447"/>
    <w:p w14:paraId="57FCB118" w14:textId="77777777" w:rsidR="00DE5447" w:rsidRDefault="00DE5447" w:rsidP="00DE5447">
      <w:r>
        <w:t>Real:</w:t>
      </w:r>
    </w:p>
    <w:p w14:paraId="1422C6C1" w14:textId="77777777" w:rsidR="00DE5447" w:rsidRDefault="00DE5447">
      <w:pPr>
        <w:pStyle w:val="ListParagraph"/>
        <w:numPr>
          <w:ilvl w:val="0"/>
          <w:numId w:val="105"/>
        </w:numPr>
        <w:suppressAutoHyphens w:val="0"/>
        <w:autoSpaceDE/>
        <w:autoSpaceDN/>
        <w:adjustRightInd/>
        <w:spacing w:line="259" w:lineRule="auto"/>
        <w:contextualSpacing/>
        <w:textAlignment w:val="auto"/>
      </w:pPr>
      <w:r>
        <w:t xml:space="preserve">present general: </w:t>
      </w:r>
      <w:r w:rsidRPr="00855030">
        <w:rPr>
          <w:i/>
        </w:rPr>
        <w:t>si sen</w:t>
      </w:r>
      <w:r>
        <w:rPr>
          <w:i/>
        </w:rPr>
        <w:t>ā</w:t>
      </w:r>
      <w:r w:rsidRPr="00855030">
        <w:rPr>
          <w:i/>
        </w:rPr>
        <w:t xml:space="preserve">tus regit, </w:t>
      </w:r>
      <w:r>
        <w:rPr>
          <w:i/>
        </w:rPr>
        <w:t>fallīmur</w:t>
      </w:r>
      <w:r>
        <w:t>: If the senate rules, we are deceived.</w:t>
      </w:r>
    </w:p>
    <w:p w14:paraId="152F9635" w14:textId="77777777" w:rsidR="00DE5447" w:rsidRDefault="00DE5447">
      <w:pPr>
        <w:pStyle w:val="ListParagraph"/>
        <w:numPr>
          <w:ilvl w:val="0"/>
          <w:numId w:val="105"/>
        </w:numPr>
        <w:suppressAutoHyphens w:val="0"/>
        <w:autoSpaceDE/>
        <w:autoSpaceDN/>
        <w:adjustRightInd/>
        <w:spacing w:line="259" w:lineRule="auto"/>
        <w:contextualSpacing/>
        <w:textAlignment w:val="auto"/>
      </w:pPr>
      <w:r>
        <w:t xml:space="preserve">past general: </w:t>
      </w:r>
      <w:r w:rsidRPr="00855030">
        <w:rPr>
          <w:i/>
        </w:rPr>
        <w:t>si sen</w:t>
      </w:r>
      <w:r>
        <w:rPr>
          <w:i/>
        </w:rPr>
        <w:t>ā</w:t>
      </w:r>
      <w:r w:rsidRPr="00855030">
        <w:rPr>
          <w:i/>
        </w:rPr>
        <w:t>tus r</w:t>
      </w:r>
      <w:r>
        <w:rPr>
          <w:i/>
        </w:rPr>
        <w:t>ē</w:t>
      </w:r>
      <w:r w:rsidRPr="00855030">
        <w:rPr>
          <w:i/>
        </w:rPr>
        <w:t xml:space="preserve">xit, </w:t>
      </w:r>
      <w:r>
        <w:rPr>
          <w:i/>
        </w:rPr>
        <w:t>falsī sumus</w:t>
      </w:r>
      <w:r>
        <w:t>: If the senate ruled, we were deceived.</w:t>
      </w:r>
    </w:p>
    <w:p w14:paraId="5DA23CA7" w14:textId="77777777" w:rsidR="00DE5447" w:rsidRDefault="00DE5447">
      <w:pPr>
        <w:pStyle w:val="ListParagraph"/>
        <w:numPr>
          <w:ilvl w:val="0"/>
          <w:numId w:val="105"/>
        </w:numPr>
        <w:suppressAutoHyphens w:val="0"/>
        <w:autoSpaceDE/>
        <w:autoSpaceDN/>
        <w:adjustRightInd/>
        <w:spacing w:line="259" w:lineRule="auto"/>
        <w:contextualSpacing/>
        <w:textAlignment w:val="auto"/>
      </w:pPr>
      <w:r>
        <w:t xml:space="preserve">future more-vivid: </w:t>
      </w:r>
      <w:r>
        <w:rPr>
          <w:i/>
        </w:rPr>
        <w:t>si senātus reget, fallēmur</w:t>
      </w:r>
      <w:r>
        <w:t>. If the senate (will) rule, we will be deceived.</w:t>
      </w:r>
    </w:p>
    <w:p w14:paraId="33FDC4DC" w14:textId="77777777" w:rsidR="00DE5447" w:rsidRDefault="00DE5447" w:rsidP="00DE5447">
      <w:r>
        <w:t>Unreal:</w:t>
      </w:r>
    </w:p>
    <w:p w14:paraId="2975FEDF" w14:textId="77777777" w:rsidR="00DE5447" w:rsidRDefault="00DE5447">
      <w:pPr>
        <w:pStyle w:val="ListParagraph"/>
        <w:numPr>
          <w:ilvl w:val="0"/>
          <w:numId w:val="106"/>
        </w:numPr>
        <w:suppressAutoHyphens w:val="0"/>
        <w:autoSpaceDE/>
        <w:autoSpaceDN/>
        <w:adjustRightInd/>
        <w:spacing w:line="259" w:lineRule="auto"/>
        <w:contextualSpacing/>
        <w:textAlignment w:val="auto"/>
      </w:pPr>
      <w:r>
        <w:lastRenderedPageBreak/>
        <w:t xml:space="preserve">future less-vivid (should/would): </w:t>
      </w:r>
      <w:r w:rsidRPr="00E12286">
        <w:rPr>
          <w:i/>
        </w:rPr>
        <w:t>si id aedificias, ei veniant</w:t>
      </w:r>
      <w:r>
        <w:t>: Should you build it, they would come.</w:t>
      </w:r>
    </w:p>
    <w:p w14:paraId="2EBF6769" w14:textId="77777777" w:rsidR="00DE5447" w:rsidRDefault="00DE5447">
      <w:pPr>
        <w:pStyle w:val="ListParagraph"/>
        <w:numPr>
          <w:ilvl w:val="0"/>
          <w:numId w:val="106"/>
        </w:numPr>
        <w:suppressAutoHyphens w:val="0"/>
        <w:autoSpaceDE/>
        <w:autoSpaceDN/>
        <w:adjustRightInd/>
        <w:spacing w:line="259" w:lineRule="auto"/>
        <w:contextualSpacing/>
        <w:textAlignment w:val="auto"/>
      </w:pPr>
      <w:r>
        <w:t xml:space="preserve">present contrafactual: </w:t>
      </w:r>
      <w:r w:rsidRPr="00E12286">
        <w:rPr>
          <w:i/>
        </w:rPr>
        <w:t>si id aedificeres, ei venirent</w:t>
      </w:r>
      <w:r>
        <w:t>: Were you building it, they would come.</w:t>
      </w:r>
    </w:p>
    <w:p w14:paraId="7FEEFC09" w14:textId="77777777" w:rsidR="00DE5447" w:rsidRDefault="00DE5447">
      <w:pPr>
        <w:pStyle w:val="ListParagraph"/>
        <w:numPr>
          <w:ilvl w:val="0"/>
          <w:numId w:val="106"/>
        </w:numPr>
        <w:suppressAutoHyphens w:val="0"/>
        <w:autoSpaceDE/>
        <w:autoSpaceDN/>
        <w:adjustRightInd/>
        <w:spacing w:line="259" w:lineRule="auto"/>
        <w:contextualSpacing/>
        <w:textAlignment w:val="auto"/>
      </w:pPr>
      <w:r>
        <w:t xml:space="preserve">past contrafactual: </w:t>
      </w:r>
      <w:r w:rsidRPr="00E12286">
        <w:rPr>
          <w:i/>
        </w:rPr>
        <w:t>si id aedifecisses, ei vēnissent</w:t>
      </w:r>
      <w:r>
        <w:t>: Had you built it, they would have come.</w:t>
      </w:r>
    </w:p>
    <w:p w14:paraId="0E47DDC2" w14:textId="77777777" w:rsidR="00DE5447" w:rsidRDefault="00DE5447" w:rsidP="00DE5447">
      <w:pPr>
        <w:contextualSpacing/>
      </w:pPr>
      <w:r>
        <w:t>Many conditions you see in Latin are a combination (a perfect subjunctive in the protasis and a present indicative in the apodosis. Just remember the translation rule for each part of the condition and combine.</w:t>
      </w:r>
    </w:p>
    <w:p w14:paraId="761311F2" w14:textId="77777777" w:rsidR="00DE5447" w:rsidRDefault="00DE5447" w:rsidP="00DE5447">
      <w:pPr>
        <w:pStyle w:val="SectionandVocabheader"/>
      </w:pPr>
      <w:r>
        <w:t>Chapter 21 Exercises</w:t>
      </w:r>
    </w:p>
    <w:p w14:paraId="54A47323" w14:textId="77777777" w:rsidR="00DE5447" w:rsidRPr="00E12286" w:rsidRDefault="00DE5447" w:rsidP="00DE5447">
      <w:pPr>
        <w:contextualSpacing/>
      </w:pPr>
    </w:p>
    <w:p w14:paraId="43E1FA14" w14:textId="77777777" w:rsidR="00DE5447" w:rsidRDefault="00DE5447" w:rsidP="00DE5447">
      <w:r>
        <w:t>A) Identify the use of the subjunctive(s) and translate:</w:t>
      </w:r>
    </w:p>
    <w:p w14:paraId="4F43AE7A" w14:textId="77777777" w:rsidR="00DE5447" w:rsidRDefault="00DE5447">
      <w:pPr>
        <w:pStyle w:val="ListParagraph"/>
        <w:numPr>
          <w:ilvl w:val="0"/>
          <w:numId w:val="108"/>
        </w:numPr>
      </w:pPr>
      <w:r>
        <w:t>si cursum secutae essent aedem vīdissent</w:t>
      </w:r>
    </w:p>
    <w:p w14:paraId="728956A8" w14:textId="77777777" w:rsidR="00DE5447" w:rsidRDefault="00DE5447">
      <w:pPr>
        <w:pStyle w:val="ListParagraph"/>
        <w:numPr>
          <w:ilvl w:val="0"/>
          <w:numId w:val="108"/>
        </w:numPr>
      </w:pPr>
      <w:r>
        <w:t>hodie ab durā flammā gradiāmur nē incendāmur</w:t>
      </w:r>
    </w:p>
    <w:p w14:paraId="19CE7128" w14:textId="77777777" w:rsidR="00DE5447" w:rsidRDefault="00DE5447">
      <w:pPr>
        <w:pStyle w:val="ListParagraph"/>
        <w:numPr>
          <w:ilvl w:val="0"/>
          <w:numId w:val="108"/>
        </w:numPr>
      </w:pPr>
      <w:r>
        <w:t>cum ad pontem mitterentur tamen ad viam eunt</w:t>
      </w:r>
    </w:p>
    <w:p w14:paraId="1FD7C441" w14:textId="77777777" w:rsidR="00DE5447" w:rsidRDefault="00DE5447">
      <w:pPr>
        <w:pStyle w:val="ListParagraph"/>
        <w:numPr>
          <w:ilvl w:val="0"/>
          <w:numId w:val="108"/>
        </w:numPr>
      </w:pPr>
      <w:r>
        <w:t xml:space="preserve">ite ad fractum pontem ut militēs ibi quaeratis </w:t>
      </w:r>
    </w:p>
    <w:p w14:paraId="3390B859" w14:textId="77777777" w:rsidR="00DE5447" w:rsidRDefault="00DE5447">
      <w:pPr>
        <w:pStyle w:val="ListParagraph"/>
        <w:numPr>
          <w:ilvl w:val="0"/>
          <w:numId w:val="108"/>
        </w:numPr>
      </w:pPr>
      <w:r>
        <w:t xml:space="preserve">cum multī militēs cursum reī publicae quaererent multī civēs mansērunt </w:t>
      </w:r>
    </w:p>
    <w:p w14:paraId="51FCF3CA" w14:textId="77777777" w:rsidR="00DE5447" w:rsidRDefault="00DE5447" w:rsidP="00DE5447">
      <w:r>
        <w:t>B) Translate the independent and dependent subjunctives, noting the tense and mood of every verb:</w:t>
      </w:r>
    </w:p>
    <w:p w14:paraId="702174D5" w14:textId="77777777" w:rsidR="00DE5447" w:rsidRPr="00B91196" w:rsidRDefault="00DE5447">
      <w:pPr>
        <w:pStyle w:val="ListParagraph"/>
        <w:numPr>
          <w:ilvl w:val="0"/>
          <w:numId w:val="107"/>
        </w:numPr>
        <w:rPr>
          <w:lang w:val="en-CA"/>
        </w:rPr>
      </w:pPr>
      <w:r w:rsidRPr="00B91196">
        <w:rPr>
          <w:lang w:val="en-CA"/>
        </w:rPr>
        <w:t xml:space="preserve">utinam haec arma castraque </w:t>
      </w:r>
      <w:r>
        <w:rPr>
          <w:lang w:val="en-CA"/>
        </w:rPr>
        <w:t>serventur</w:t>
      </w:r>
    </w:p>
    <w:p w14:paraId="4E8BF129" w14:textId="77777777" w:rsidR="00DE5447" w:rsidRDefault="00DE5447">
      <w:pPr>
        <w:pStyle w:val="ListParagraph"/>
        <w:numPr>
          <w:ilvl w:val="0"/>
          <w:numId w:val="107"/>
        </w:numPr>
        <w:rPr>
          <w:lang w:val="en-CA"/>
        </w:rPr>
      </w:pPr>
      <w:r w:rsidRPr="00B91196">
        <w:rPr>
          <w:lang w:val="en-CA"/>
        </w:rPr>
        <w:t>ille miser iuvenis omnēs agrōs servet</w:t>
      </w:r>
    </w:p>
    <w:p w14:paraId="69AF8D61" w14:textId="77777777" w:rsidR="00DE5447" w:rsidRPr="00B91196" w:rsidRDefault="00DE5447">
      <w:pPr>
        <w:pStyle w:val="ListParagraph"/>
        <w:numPr>
          <w:ilvl w:val="0"/>
          <w:numId w:val="107"/>
        </w:numPr>
        <w:rPr>
          <w:lang w:val="en-CA"/>
        </w:rPr>
      </w:pPr>
      <w:r>
        <w:rPr>
          <w:lang w:val="en-CA"/>
        </w:rPr>
        <w:t>si in litore amoenō ambulēmus, insulam videamus</w:t>
      </w:r>
    </w:p>
    <w:p w14:paraId="0ECFBA20" w14:textId="77777777" w:rsidR="00DE5447" w:rsidRPr="00B91196" w:rsidRDefault="00DE5447">
      <w:pPr>
        <w:pStyle w:val="ListParagraph"/>
        <w:numPr>
          <w:ilvl w:val="0"/>
          <w:numId w:val="107"/>
        </w:numPr>
        <w:rPr>
          <w:lang w:val="en-CA"/>
        </w:rPr>
      </w:pPr>
      <w:r w:rsidRPr="00B91196">
        <w:rPr>
          <w:lang w:val="en-CA"/>
        </w:rPr>
        <w:t>forsitan novās epistulās ea scribat</w:t>
      </w:r>
    </w:p>
    <w:p w14:paraId="52242914" w14:textId="77777777" w:rsidR="00DE5447" w:rsidRPr="00B91196" w:rsidRDefault="00DE5447">
      <w:pPr>
        <w:pStyle w:val="ListParagraph"/>
        <w:numPr>
          <w:ilvl w:val="0"/>
          <w:numId w:val="107"/>
        </w:numPr>
        <w:rPr>
          <w:lang w:val="en-CA"/>
        </w:rPr>
      </w:pPr>
      <w:r w:rsidRPr="00B91196">
        <w:rPr>
          <w:lang w:val="en-CA"/>
        </w:rPr>
        <w:t>ad illam urbem ambulēmus?</w:t>
      </w:r>
    </w:p>
    <w:p w14:paraId="5048BABB" w14:textId="77777777" w:rsidR="00DE5447" w:rsidRPr="00B91196" w:rsidRDefault="00DE5447">
      <w:pPr>
        <w:pStyle w:val="ListParagraph"/>
        <w:numPr>
          <w:ilvl w:val="0"/>
          <w:numId w:val="107"/>
        </w:numPr>
        <w:rPr>
          <w:lang w:val="en-CA"/>
        </w:rPr>
      </w:pPr>
      <w:r w:rsidRPr="00B91196">
        <w:t>hoc regnum novō hōminī</w:t>
      </w:r>
      <w:r>
        <w:t xml:space="preserve"> dent</w:t>
      </w:r>
    </w:p>
    <w:p w14:paraId="1130894E" w14:textId="77777777" w:rsidR="00DE5447" w:rsidRPr="00B91196" w:rsidRDefault="00DE5447">
      <w:pPr>
        <w:pStyle w:val="ListParagraph"/>
        <w:numPr>
          <w:ilvl w:val="0"/>
          <w:numId w:val="107"/>
        </w:numPr>
      </w:pPr>
      <w:r w:rsidRPr="00B91196">
        <w:t>cum multī patrēs hostēs pugnant, totus popūlus illum locum pet</w:t>
      </w:r>
      <w:r>
        <w:t>i</w:t>
      </w:r>
      <w:r w:rsidRPr="00B91196">
        <w:t>t</w:t>
      </w:r>
    </w:p>
    <w:p w14:paraId="0E1021FF" w14:textId="77777777" w:rsidR="00DE5447" w:rsidRDefault="00DE5447">
      <w:pPr>
        <w:pStyle w:val="ListParagraph"/>
        <w:numPr>
          <w:ilvl w:val="0"/>
          <w:numId w:val="107"/>
        </w:numPr>
      </w:pPr>
      <w:r w:rsidRPr="00B91196">
        <w:t>tantās terrās petimus ut agere multās rēs possumus</w:t>
      </w:r>
    </w:p>
    <w:p w14:paraId="1BF4F101" w14:textId="77777777" w:rsidR="00DE5447" w:rsidRDefault="00DE5447" w:rsidP="00DE5447">
      <w:pPr>
        <w:rPr>
          <w:lang w:val="en-CA"/>
        </w:rPr>
      </w:pPr>
    </w:p>
    <w:p w14:paraId="1ECE8423" w14:textId="77777777" w:rsidR="00DE5447" w:rsidRDefault="00DE5447" w:rsidP="00DE5447">
      <w:pPr>
        <w:pStyle w:val="SectionandVocabheader"/>
        <w:rPr>
          <w:lang w:val="en-CA"/>
        </w:rPr>
      </w:pPr>
      <w:r>
        <w:rPr>
          <w:lang w:val="en-CA"/>
        </w:rPr>
        <w:t>Chapter 21 Vocabulary</w:t>
      </w:r>
    </w:p>
    <w:tbl>
      <w:tblPr>
        <w:tblStyle w:val="TableGrid"/>
        <w:tblW w:w="0" w:type="auto"/>
        <w:tblLook w:val="04A0" w:firstRow="1" w:lastRow="0" w:firstColumn="1" w:lastColumn="0" w:noHBand="0" w:noVBand="1"/>
      </w:tblPr>
      <w:tblGrid>
        <w:gridCol w:w="4675"/>
        <w:gridCol w:w="4675"/>
      </w:tblGrid>
      <w:tr w:rsidR="00DE5447" w:rsidRPr="00B91196" w14:paraId="1150B516" w14:textId="77777777" w:rsidTr="0025579E">
        <w:tc>
          <w:tcPr>
            <w:tcW w:w="4675" w:type="dxa"/>
          </w:tcPr>
          <w:p w14:paraId="73B00535" w14:textId="77777777" w:rsidR="00DE5447" w:rsidRPr="006513F4" w:rsidRDefault="00DE5447" w:rsidP="0025579E">
            <w:pPr>
              <w:rPr>
                <w:b/>
                <w:lang w:val="en-CA"/>
              </w:rPr>
            </w:pPr>
            <w:r w:rsidRPr="006513F4">
              <w:rPr>
                <w:b/>
                <w:lang w:val="en-CA"/>
              </w:rPr>
              <w:t>Adjectives</w:t>
            </w:r>
          </w:p>
        </w:tc>
        <w:tc>
          <w:tcPr>
            <w:tcW w:w="4675" w:type="dxa"/>
          </w:tcPr>
          <w:p w14:paraId="42C4C1EF" w14:textId="77777777" w:rsidR="00DE5447" w:rsidRPr="00B91196" w:rsidRDefault="00DE5447" w:rsidP="0025579E">
            <w:pPr>
              <w:rPr>
                <w:lang w:val="en-CA"/>
              </w:rPr>
            </w:pPr>
          </w:p>
        </w:tc>
      </w:tr>
      <w:tr w:rsidR="00DE5447" w:rsidRPr="00B91196" w14:paraId="1FEE3FA3" w14:textId="77777777" w:rsidTr="0025579E">
        <w:tc>
          <w:tcPr>
            <w:tcW w:w="4675" w:type="dxa"/>
          </w:tcPr>
          <w:p w14:paraId="603FB680" w14:textId="77777777" w:rsidR="00DE5447" w:rsidRDefault="00DE5447" w:rsidP="0025579E">
            <w:pPr>
              <w:rPr>
                <w:lang w:val="en-CA"/>
              </w:rPr>
            </w:pPr>
            <w:r>
              <w:rPr>
                <w:lang w:val="en-CA"/>
              </w:rPr>
              <w:t>certus, certa, certum</w:t>
            </w:r>
          </w:p>
        </w:tc>
        <w:tc>
          <w:tcPr>
            <w:tcW w:w="4675" w:type="dxa"/>
          </w:tcPr>
          <w:p w14:paraId="07493E78" w14:textId="77777777" w:rsidR="00DE5447" w:rsidRPr="00B91196" w:rsidRDefault="00DE5447" w:rsidP="0025579E">
            <w:pPr>
              <w:rPr>
                <w:lang w:val="en-CA"/>
              </w:rPr>
            </w:pPr>
            <w:r>
              <w:rPr>
                <w:lang w:val="en-CA"/>
              </w:rPr>
              <w:t>sure, fixed</w:t>
            </w:r>
          </w:p>
        </w:tc>
      </w:tr>
      <w:tr w:rsidR="00DE5447" w:rsidRPr="00B91196" w14:paraId="7628818A" w14:textId="77777777" w:rsidTr="0025579E">
        <w:tc>
          <w:tcPr>
            <w:tcW w:w="4675" w:type="dxa"/>
          </w:tcPr>
          <w:p w14:paraId="120C12FB" w14:textId="77777777" w:rsidR="00DE5447" w:rsidRDefault="00DE5447" w:rsidP="0025579E">
            <w:pPr>
              <w:rPr>
                <w:lang w:val="en-CA"/>
              </w:rPr>
            </w:pPr>
            <w:r>
              <w:rPr>
                <w:lang w:val="en-CA"/>
              </w:rPr>
              <w:t>dūrus, dura, durum</w:t>
            </w:r>
          </w:p>
        </w:tc>
        <w:tc>
          <w:tcPr>
            <w:tcW w:w="4675" w:type="dxa"/>
          </w:tcPr>
          <w:p w14:paraId="7440D496" w14:textId="77777777" w:rsidR="00DE5447" w:rsidRDefault="00DE5447" w:rsidP="0025579E">
            <w:pPr>
              <w:rPr>
                <w:lang w:val="en-CA"/>
              </w:rPr>
            </w:pPr>
            <w:r w:rsidRPr="00B057B4">
              <w:rPr>
                <w:lang w:val="en-CA"/>
              </w:rPr>
              <w:t>hard, tough, harsh</w:t>
            </w:r>
          </w:p>
        </w:tc>
      </w:tr>
      <w:tr w:rsidR="00DE5447" w:rsidRPr="00B91196" w14:paraId="7845F68A" w14:textId="77777777" w:rsidTr="0025579E">
        <w:tc>
          <w:tcPr>
            <w:tcW w:w="4675" w:type="dxa"/>
          </w:tcPr>
          <w:p w14:paraId="0AFE7F80" w14:textId="77777777" w:rsidR="00DE5447" w:rsidRDefault="00DE5447" w:rsidP="0025579E">
            <w:pPr>
              <w:rPr>
                <w:lang w:val="en-CA"/>
              </w:rPr>
            </w:pPr>
            <w:r>
              <w:rPr>
                <w:lang w:val="en-CA"/>
              </w:rPr>
              <w:t>cūnctus, dura, durum</w:t>
            </w:r>
          </w:p>
        </w:tc>
        <w:tc>
          <w:tcPr>
            <w:tcW w:w="4675" w:type="dxa"/>
          </w:tcPr>
          <w:p w14:paraId="606E086C" w14:textId="77777777" w:rsidR="00DE5447" w:rsidRDefault="00DE5447" w:rsidP="0025579E">
            <w:pPr>
              <w:rPr>
                <w:lang w:val="en-CA"/>
              </w:rPr>
            </w:pPr>
            <w:r w:rsidRPr="00B057B4">
              <w:rPr>
                <w:lang w:val="en-CA"/>
              </w:rPr>
              <w:t>entire</w:t>
            </w:r>
            <w:r>
              <w:rPr>
                <w:lang w:val="en-CA"/>
              </w:rPr>
              <w:t>,</w:t>
            </w:r>
            <w:r w:rsidRPr="00B057B4">
              <w:rPr>
                <w:lang w:val="en-CA"/>
              </w:rPr>
              <w:t xml:space="preserve"> all together</w:t>
            </w:r>
          </w:p>
        </w:tc>
      </w:tr>
      <w:tr w:rsidR="00DE5447" w:rsidRPr="00B91196" w14:paraId="5B5087A4" w14:textId="77777777" w:rsidTr="0025579E">
        <w:tc>
          <w:tcPr>
            <w:tcW w:w="4675" w:type="dxa"/>
          </w:tcPr>
          <w:p w14:paraId="2F100E22" w14:textId="77777777" w:rsidR="00DE5447" w:rsidRPr="006513F4" w:rsidRDefault="00DE5447" w:rsidP="0025579E">
            <w:pPr>
              <w:rPr>
                <w:b/>
                <w:lang w:val="en-CA"/>
              </w:rPr>
            </w:pPr>
            <w:r w:rsidRPr="006513F4">
              <w:rPr>
                <w:b/>
                <w:lang w:val="en-CA"/>
              </w:rPr>
              <w:t>Nouns</w:t>
            </w:r>
          </w:p>
        </w:tc>
        <w:tc>
          <w:tcPr>
            <w:tcW w:w="4675" w:type="dxa"/>
          </w:tcPr>
          <w:p w14:paraId="15FB0DE3" w14:textId="77777777" w:rsidR="00DE5447" w:rsidRDefault="00DE5447" w:rsidP="0025579E">
            <w:pPr>
              <w:rPr>
                <w:lang w:val="en-CA"/>
              </w:rPr>
            </w:pPr>
          </w:p>
        </w:tc>
      </w:tr>
      <w:tr w:rsidR="00DE5447" w:rsidRPr="00B91196" w14:paraId="40F1A5BF" w14:textId="77777777" w:rsidTr="0025579E">
        <w:tc>
          <w:tcPr>
            <w:tcW w:w="4675" w:type="dxa"/>
          </w:tcPr>
          <w:p w14:paraId="3B70980A" w14:textId="77777777" w:rsidR="00DE5447" w:rsidRDefault="00DE5447" w:rsidP="0025579E">
            <w:pPr>
              <w:rPr>
                <w:lang w:val="en-CA"/>
              </w:rPr>
            </w:pPr>
            <w:r>
              <w:rPr>
                <w:lang w:val="en-CA"/>
              </w:rPr>
              <w:t>flamma, flammae (f)</w:t>
            </w:r>
          </w:p>
        </w:tc>
        <w:tc>
          <w:tcPr>
            <w:tcW w:w="4675" w:type="dxa"/>
          </w:tcPr>
          <w:p w14:paraId="69857BF7" w14:textId="77777777" w:rsidR="00DE5447" w:rsidRDefault="00DE5447" w:rsidP="0025579E">
            <w:pPr>
              <w:rPr>
                <w:lang w:val="en-CA"/>
              </w:rPr>
            </w:pPr>
            <w:r>
              <w:rPr>
                <w:lang w:val="en-CA"/>
              </w:rPr>
              <w:t>fire</w:t>
            </w:r>
          </w:p>
        </w:tc>
      </w:tr>
      <w:tr w:rsidR="00DE5447" w:rsidRPr="00B91196" w14:paraId="59364E94" w14:textId="77777777" w:rsidTr="0025579E">
        <w:trPr>
          <w:trHeight w:val="230"/>
        </w:trPr>
        <w:tc>
          <w:tcPr>
            <w:tcW w:w="4675" w:type="dxa"/>
          </w:tcPr>
          <w:p w14:paraId="11706343" w14:textId="77777777" w:rsidR="00DE5447" w:rsidRDefault="00DE5447" w:rsidP="0025579E">
            <w:pPr>
              <w:rPr>
                <w:lang w:val="en-CA"/>
              </w:rPr>
            </w:pPr>
            <w:r>
              <w:rPr>
                <w:lang w:val="en-CA"/>
              </w:rPr>
              <w:t>ventus, ventī (m)</w:t>
            </w:r>
          </w:p>
        </w:tc>
        <w:tc>
          <w:tcPr>
            <w:tcW w:w="4675" w:type="dxa"/>
          </w:tcPr>
          <w:p w14:paraId="1F9CB0C6" w14:textId="77777777" w:rsidR="00DE5447" w:rsidRDefault="00DE5447" w:rsidP="0025579E">
            <w:pPr>
              <w:rPr>
                <w:lang w:val="en-CA"/>
              </w:rPr>
            </w:pPr>
            <w:r>
              <w:rPr>
                <w:lang w:val="en-CA"/>
              </w:rPr>
              <w:t>wind</w:t>
            </w:r>
          </w:p>
        </w:tc>
      </w:tr>
      <w:tr w:rsidR="00DE5447" w:rsidRPr="00B91196" w14:paraId="30B69667" w14:textId="77777777" w:rsidTr="0025579E">
        <w:trPr>
          <w:trHeight w:val="230"/>
        </w:trPr>
        <w:tc>
          <w:tcPr>
            <w:tcW w:w="4675" w:type="dxa"/>
          </w:tcPr>
          <w:p w14:paraId="13717BE1" w14:textId="77777777" w:rsidR="00DE5447" w:rsidRDefault="00DE5447" w:rsidP="0025579E">
            <w:pPr>
              <w:rPr>
                <w:lang w:val="en-CA"/>
              </w:rPr>
            </w:pPr>
            <w:r>
              <w:rPr>
                <w:lang w:val="en-CA"/>
              </w:rPr>
              <w:lastRenderedPageBreak/>
              <w:t>cura, curae (f)</w:t>
            </w:r>
          </w:p>
        </w:tc>
        <w:tc>
          <w:tcPr>
            <w:tcW w:w="4675" w:type="dxa"/>
          </w:tcPr>
          <w:p w14:paraId="03AA20BD" w14:textId="77777777" w:rsidR="00DE5447" w:rsidRDefault="00DE5447" w:rsidP="0025579E">
            <w:pPr>
              <w:rPr>
                <w:lang w:val="en-CA"/>
              </w:rPr>
            </w:pPr>
            <w:r>
              <w:rPr>
                <w:lang w:val="en-CA"/>
              </w:rPr>
              <w:t>care, concern</w:t>
            </w:r>
          </w:p>
        </w:tc>
      </w:tr>
      <w:tr w:rsidR="00DE5447" w:rsidRPr="00B91196" w14:paraId="59C907B4" w14:textId="77777777" w:rsidTr="0025579E">
        <w:trPr>
          <w:trHeight w:val="230"/>
        </w:trPr>
        <w:tc>
          <w:tcPr>
            <w:tcW w:w="4675" w:type="dxa"/>
          </w:tcPr>
          <w:p w14:paraId="67B4B98B" w14:textId="77777777" w:rsidR="00DE5447" w:rsidRPr="006513F4" w:rsidRDefault="00DE5447" w:rsidP="0025579E">
            <w:pPr>
              <w:rPr>
                <w:b/>
                <w:lang w:val="en-CA"/>
              </w:rPr>
            </w:pPr>
            <w:r w:rsidRPr="006513F4">
              <w:rPr>
                <w:b/>
                <w:lang w:val="en-CA"/>
              </w:rPr>
              <w:t>Adverbs</w:t>
            </w:r>
          </w:p>
        </w:tc>
        <w:tc>
          <w:tcPr>
            <w:tcW w:w="4675" w:type="dxa"/>
          </w:tcPr>
          <w:p w14:paraId="1B3EF851" w14:textId="77777777" w:rsidR="00DE5447" w:rsidRDefault="00DE5447" w:rsidP="0025579E">
            <w:pPr>
              <w:rPr>
                <w:lang w:val="en-CA"/>
              </w:rPr>
            </w:pPr>
          </w:p>
        </w:tc>
      </w:tr>
      <w:tr w:rsidR="00DE5447" w:rsidRPr="00B91196" w14:paraId="11CF113B" w14:textId="77777777" w:rsidTr="0025579E">
        <w:trPr>
          <w:trHeight w:val="230"/>
        </w:trPr>
        <w:tc>
          <w:tcPr>
            <w:tcW w:w="4675" w:type="dxa"/>
          </w:tcPr>
          <w:p w14:paraId="10395AC9" w14:textId="77777777" w:rsidR="00DE5447" w:rsidRDefault="00DE5447" w:rsidP="0025579E">
            <w:pPr>
              <w:rPr>
                <w:lang w:val="en-CA"/>
              </w:rPr>
            </w:pPr>
            <w:r>
              <w:rPr>
                <w:lang w:val="en-CA"/>
              </w:rPr>
              <w:t>primum</w:t>
            </w:r>
          </w:p>
        </w:tc>
        <w:tc>
          <w:tcPr>
            <w:tcW w:w="4675" w:type="dxa"/>
          </w:tcPr>
          <w:p w14:paraId="035C950F" w14:textId="77777777" w:rsidR="00DE5447" w:rsidRDefault="00DE5447" w:rsidP="0025579E">
            <w:pPr>
              <w:rPr>
                <w:lang w:val="en-CA"/>
              </w:rPr>
            </w:pPr>
            <w:r>
              <w:rPr>
                <w:lang w:val="en-CA"/>
              </w:rPr>
              <w:t>at first</w:t>
            </w:r>
          </w:p>
        </w:tc>
      </w:tr>
      <w:tr w:rsidR="00DE5447" w:rsidRPr="00B91196" w14:paraId="08657FEF" w14:textId="77777777" w:rsidTr="0025579E">
        <w:trPr>
          <w:trHeight w:val="230"/>
        </w:trPr>
        <w:tc>
          <w:tcPr>
            <w:tcW w:w="4675" w:type="dxa"/>
          </w:tcPr>
          <w:p w14:paraId="4FD4C16D" w14:textId="77777777" w:rsidR="00DE5447" w:rsidRDefault="00DE5447" w:rsidP="0025579E">
            <w:pPr>
              <w:rPr>
                <w:lang w:val="en-CA"/>
              </w:rPr>
            </w:pPr>
            <w:r>
              <w:rPr>
                <w:lang w:val="en-CA"/>
              </w:rPr>
              <w:t>simul</w:t>
            </w:r>
          </w:p>
        </w:tc>
        <w:tc>
          <w:tcPr>
            <w:tcW w:w="4675" w:type="dxa"/>
          </w:tcPr>
          <w:p w14:paraId="300D46E5" w14:textId="77777777" w:rsidR="00DE5447" w:rsidRDefault="00DE5447" w:rsidP="0025579E">
            <w:pPr>
              <w:rPr>
                <w:lang w:val="en-CA"/>
              </w:rPr>
            </w:pPr>
            <w:r>
              <w:rPr>
                <w:lang w:val="en-CA"/>
              </w:rPr>
              <w:t>at the same time</w:t>
            </w:r>
          </w:p>
        </w:tc>
      </w:tr>
      <w:tr w:rsidR="00DE5447" w:rsidRPr="00B91196" w14:paraId="107284D5" w14:textId="77777777" w:rsidTr="0025579E">
        <w:trPr>
          <w:trHeight w:val="230"/>
        </w:trPr>
        <w:tc>
          <w:tcPr>
            <w:tcW w:w="4675" w:type="dxa"/>
          </w:tcPr>
          <w:p w14:paraId="38E9A4E7" w14:textId="77777777" w:rsidR="00DE5447" w:rsidRDefault="00DE5447" w:rsidP="0025579E">
            <w:pPr>
              <w:rPr>
                <w:lang w:val="en-CA"/>
              </w:rPr>
            </w:pPr>
            <w:r>
              <w:rPr>
                <w:lang w:val="en-CA"/>
              </w:rPr>
              <w:t>deinde</w:t>
            </w:r>
          </w:p>
        </w:tc>
        <w:tc>
          <w:tcPr>
            <w:tcW w:w="4675" w:type="dxa"/>
          </w:tcPr>
          <w:p w14:paraId="76680AC8" w14:textId="77777777" w:rsidR="00DE5447" w:rsidRDefault="00DE5447" w:rsidP="0025579E">
            <w:pPr>
              <w:rPr>
                <w:lang w:val="en-CA"/>
              </w:rPr>
            </w:pPr>
            <w:r>
              <w:rPr>
                <w:lang w:val="en-CA"/>
              </w:rPr>
              <w:t>then, next</w:t>
            </w:r>
          </w:p>
        </w:tc>
      </w:tr>
      <w:tr w:rsidR="00DE5447" w:rsidRPr="00B91196" w14:paraId="495C702D" w14:textId="77777777" w:rsidTr="0025579E">
        <w:trPr>
          <w:trHeight w:val="230"/>
        </w:trPr>
        <w:tc>
          <w:tcPr>
            <w:tcW w:w="4675" w:type="dxa"/>
          </w:tcPr>
          <w:p w14:paraId="145EA1B2" w14:textId="77777777" w:rsidR="00DE5447" w:rsidRPr="006513F4" w:rsidRDefault="00DE5447" w:rsidP="0025579E">
            <w:pPr>
              <w:rPr>
                <w:b/>
                <w:lang w:val="en-CA"/>
              </w:rPr>
            </w:pPr>
            <w:r w:rsidRPr="006513F4">
              <w:rPr>
                <w:b/>
                <w:lang w:val="en-CA"/>
              </w:rPr>
              <w:t>Verbs</w:t>
            </w:r>
          </w:p>
        </w:tc>
        <w:tc>
          <w:tcPr>
            <w:tcW w:w="4675" w:type="dxa"/>
          </w:tcPr>
          <w:p w14:paraId="0D6DD3A1" w14:textId="77777777" w:rsidR="00DE5447" w:rsidRDefault="00DE5447" w:rsidP="0025579E">
            <w:pPr>
              <w:rPr>
                <w:lang w:val="en-CA"/>
              </w:rPr>
            </w:pPr>
          </w:p>
        </w:tc>
      </w:tr>
      <w:tr w:rsidR="00DE5447" w:rsidRPr="00B91196" w14:paraId="17B47D4E" w14:textId="77777777" w:rsidTr="0025579E">
        <w:trPr>
          <w:trHeight w:val="230"/>
        </w:trPr>
        <w:tc>
          <w:tcPr>
            <w:tcW w:w="4675" w:type="dxa"/>
          </w:tcPr>
          <w:p w14:paraId="7A483A06" w14:textId="77777777" w:rsidR="00DE5447" w:rsidRDefault="00DE5447" w:rsidP="0025579E">
            <w:pPr>
              <w:rPr>
                <w:lang w:val="en-CA"/>
              </w:rPr>
            </w:pPr>
            <w:r>
              <w:rPr>
                <w:lang w:val="en-CA"/>
              </w:rPr>
              <w:t>trādō, tradere, tradidī, traditus</w:t>
            </w:r>
          </w:p>
        </w:tc>
        <w:tc>
          <w:tcPr>
            <w:tcW w:w="4675" w:type="dxa"/>
          </w:tcPr>
          <w:p w14:paraId="3FE6E38D" w14:textId="77777777" w:rsidR="00DE5447" w:rsidRDefault="00DE5447" w:rsidP="0025579E">
            <w:pPr>
              <w:rPr>
                <w:lang w:val="en-CA"/>
              </w:rPr>
            </w:pPr>
            <w:r w:rsidRPr="00B057B4">
              <w:rPr>
                <w:lang w:val="en-CA"/>
              </w:rPr>
              <w:t>hand over, yield</w:t>
            </w:r>
          </w:p>
        </w:tc>
      </w:tr>
      <w:tr w:rsidR="00DE5447" w:rsidRPr="00B91196" w14:paraId="77B6F454" w14:textId="77777777" w:rsidTr="0025579E">
        <w:trPr>
          <w:trHeight w:val="230"/>
        </w:trPr>
        <w:tc>
          <w:tcPr>
            <w:tcW w:w="4675" w:type="dxa"/>
          </w:tcPr>
          <w:p w14:paraId="0237CE17" w14:textId="77777777" w:rsidR="00DE5447" w:rsidRDefault="00DE5447" w:rsidP="0025579E">
            <w:pPr>
              <w:rPr>
                <w:lang w:val="en-CA"/>
              </w:rPr>
            </w:pPr>
            <w:r>
              <w:rPr>
                <w:lang w:val="en-CA"/>
              </w:rPr>
              <w:t>reddō, reddere, reddidī, redditus</w:t>
            </w:r>
          </w:p>
        </w:tc>
        <w:tc>
          <w:tcPr>
            <w:tcW w:w="4675" w:type="dxa"/>
          </w:tcPr>
          <w:p w14:paraId="31E9F709" w14:textId="77777777" w:rsidR="00DE5447" w:rsidRDefault="00DE5447" w:rsidP="0025579E">
            <w:pPr>
              <w:rPr>
                <w:lang w:val="en-CA"/>
              </w:rPr>
            </w:pPr>
            <w:r w:rsidRPr="00B057B4">
              <w:rPr>
                <w:lang w:val="en-CA"/>
              </w:rPr>
              <w:t>return, give back</w:t>
            </w:r>
          </w:p>
        </w:tc>
      </w:tr>
      <w:tr w:rsidR="00DE5447" w:rsidRPr="00B91196" w14:paraId="7808BF68" w14:textId="77777777" w:rsidTr="0025579E">
        <w:tc>
          <w:tcPr>
            <w:tcW w:w="4675" w:type="dxa"/>
          </w:tcPr>
          <w:p w14:paraId="40C8261D" w14:textId="77777777" w:rsidR="00DE5447" w:rsidRDefault="00DE5447" w:rsidP="0025579E">
            <w:pPr>
              <w:rPr>
                <w:lang w:val="en-CA"/>
              </w:rPr>
            </w:pPr>
            <w:r w:rsidRPr="00B057B4">
              <w:rPr>
                <w:lang w:val="en-CA"/>
              </w:rPr>
              <w:t>cadō</w:t>
            </w:r>
            <w:r>
              <w:rPr>
                <w:lang w:val="en-CA"/>
              </w:rPr>
              <w:t>,</w:t>
            </w:r>
            <w:r w:rsidRPr="00B057B4">
              <w:rPr>
                <w:lang w:val="en-CA"/>
              </w:rPr>
              <w:t xml:space="preserve"> cadere</w:t>
            </w:r>
            <w:r>
              <w:rPr>
                <w:lang w:val="en-CA"/>
              </w:rPr>
              <w:t>,</w:t>
            </w:r>
            <w:r w:rsidRPr="00B057B4">
              <w:rPr>
                <w:lang w:val="en-CA"/>
              </w:rPr>
              <w:t xml:space="preserve"> cecidī</w:t>
            </w:r>
            <w:r>
              <w:rPr>
                <w:lang w:val="en-CA"/>
              </w:rPr>
              <w:t>, cāsus</w:t>
            </w:r>
          </w:p>
        </w:tc>
        <w:tc>
          <w:tcPr>
            <w:tcW w:w="4675" w:type="dxa"/>
          </w:tcPr>
          <w:p w14:paraId="596AFA14" w14:textId="77777777" w:rsidR="00DE5447" w:rsidRPr="00B91196" w:rsidRDefault="00DE5447" w:rsidP="0025579E">
            <w:pPr>
              <w:rPr>
                <w:lang w:val="en-CA"/>
              </w:rPr>
            </w:pPr>
            <w:r w:rsidRPr="00B057B4">
              <w:rPr>
                <w:lang w:val="en-CA"/>
              </w:rPr>
              <w:t>fall, be killed</w:t>
            </w:r>
          </w:p>
        </w:tc>
      </w:tr>
      <w:tr w:rsidR="00DE5447" w:rsidRPr="00B91196" w14:paraId="3D1271F3" w14:textId="77777777" w:rsidTr="0025579E">
        <w:tc>
          <w:tcPr>
            <w:tcW w:w="4675" w:type="dxa"/>
          </w:tcPr>
          <w:p w14:paraId="02A3F970" w14:textId="77777777" w:rsidR="00DE5447" w:rsidRDefault="00DE5447" w:rsidP="0025579E">
            <w:pPr>
              <w:rPr>
                <w:lang w:val="en-CA"/>
              </w:rPr>
            </w:pPr>
            <w:r>
              <w:rPr>
                <w:lang w:val="en-CA"/>
              </w:rPr>
              <w:t>vincō, vincere, vīcī, victus</w:t>
            </w:r>
          </w:p>
        </w:tc>
        <w:tc>
          <w:tcPr>
            <w:tcW w:w="4675" w:type="dxa"/>
          </w:tcPr>
          <w:p w14:paraId="67A4EC84" w14:textId="77777777" w:rsidR="00DE5447" w:rsidRPr="00B91196" w:rsidRDefault="00DE5447" w:rsidP="0025579E">
            <w:pPr>
              <w:rPr>
                <w:lang w:val="en-CA"/>
              </w:rPr>
            </w:pPr>
            <w:r w:rsidRPr="00B057B4">
              <w:rPr>
                <w:lang w:val="en-CA"/>
              </w:rPr>
              <w:t>conquer</w:t>
            </w:r>
          </w:p>
        </w:tc>
      </w:tr>
      <w:tr w:rsidR="00DE5447" w:rsidRPr="00B91196" w14:paraId="68C1EB8A" w14:textId="77777777" w:rsidTr="0025579E">
        <w:tc>
          <w:tcPr>
            <w:tcW w:w="4675" w:type="dxa"/>
          </w:tcPr>
          <w:p w14:paraId="07AA5AA3" w14:textId="77777777" w:rsidR="00DE5447" w:rsidRDefault="00DE5447" w:rsidP="0025579E">
            <w:pPr>
              <w:rPr>
                <w:lang w:val="en-CA"/>
              </w:rPr>
            </w:pPr>
            <w:r>
              <w:rPr>
                <w:lang w:val="en-CA"/>
              </w:rPr>
              <w:t>gerō, gerere, gessī, gestus</w:t>
            </w:r>
          </w:p>
        </w:tc>
        <w:tc>
          <w:tcPr>
            <w:tcW w:w="4675" w:type="dxa"/>
          </w:tcPr>
          <w:p w14:paraId="2D63CD26" w14:textId="77777777" w:rsidR="00DE5447" w:rsidRPr="00B91196" w:rsidRDefault="00DE5447" w:rsidP="0025579E">
            <w:pPr>
              <w:rPr>
                <w:lang w:val="en-CA"/>
              </w:rPr>
            </w:pPr>
            <w:r>
              <w:rPr>
                <w:lang w:val="en-CA"/>
              </w:rPr>
              <w:t>bear, manage</w:t>
            </w:r>
          </w:p>
        </w:tc>
      </w:tr>
      <w:tr w:rsidR="00DE5447" w:rsidRPr="00B91196" w14:paraId="34BA46E6" w14:textId="77777777" w:rsidTr="0025579E">
        <w:tc>
          <w:tcPr>
            <w:tcW w:w="4675" w:type="dxa"/>
          </w:tcPr>
          <w:p w14:paraId="72760AEF" w14:textId="77777777" w:rsidR="00DE5447" w:rsidRDefault="00DE5447" w:rsidP="0025579E">
            <w:pPr>
              <w:rPr>
                <w:lang w:val="en-CA"/>
              </w:rPr>
            </w:pPr>
            <w:r>
              <w:rPr>
                <w:lang w:val="en-CA"/>
              </w:rPr>
              <w:t xml:space="preserve">    bellum gerere</w:t>
            </w:r>
          </w:p>
        </w:tc>
        <w:tc>
          <w:tcPr>
            <w:tcW w:w="4675" w:type="dxa"/>
          </w:tcPr>
          <w:p w14:paraId="358E720E" w14:textId="77777777" w:rsidR="00DE5447" w:rsidRPr="00B91196" w:rsidRDefault="00DE5447" w:rsidP="0025579E">
            <w:pPr>
              <w:rPr>
                <w:lang w:val="en-CA"/>
              </w:rPr>
            </w:pPr>
            <w:r>
              <w:rPr>
                <w:lang w:val="en-CA"/>
              </w:rPr>
              <w:t>to wage war</w:t>
            </w:r>
          </w:p>
        </w:tc>
      </w:tr>
      <w:tr w:rsidR="00DE5447" w:rsidRPr="00B91196" w14:paraId="601D189D" w14:textId="77777777" w:rsidTr="0025579E">
        <w:tc>
          <w:tcPr>
            <w:tcW w:w="4675" w:type="dxa"/>
          </w:tcPr>
          <w:p w14:paraId="693EA7CA" w14:textId="77777777" w:rsidR="00DE5447" w:rsidRDefault="00DE5447" w:rsidP="0025579E">
            <w:pPr>
              <w:rPr>
                <w:lang w:val="en-CA"/>
              </w:rPr>
            </w:pPr>
            <w:r>
              <w:rPr>
                <w:lang w:val="en-CA"/>
              </w:rPr>
              <w:t>vertō, vertere, vertī, versus</w:t>
            </w:r>
          </w:p>
        </w:tc>
        <w:tc>
          <w:tcPr>
            <w:tcW w:w="4675" w:type="dxa"/>
          </w:tcPr>
          <w:p w14:paraId="23B7E01A" w14:textId="77777777" w:rsidR="00DE5447" w:rsidRPr="00B91196" w:rsidRDefault="00DE5447" w:rsidP="0025579E">
            <w:pPr>
              <w:rPr>
                <w:lang w:val="en-CA"/>
              </w:rPr>
            </w:pPr>
            <w:r w:rsidRPr="00B057B4">
              <w:rPr>
                <w:lang w:val="en-CA"/>
              </w:rPr>
              <w:t>turn</w:t>
            </w:r>
          </w:p>
        </w:tc>
      </w:tr>
      <w:tr w:rsidR="00DE5447" w:rsidRPr="00B91196" w14:paraId="06D2FDFC" w14:textId="77777777" w:rsidTr="0025579E">
        <w:tc>
          <w:tcPr>
            <w:tcW w:w="4675" w:type="dxa"/>
          </w:tcPr>
          <w:p w14:paraId="574630B3" w14:textId="77777777" w:rsidR="00DE5447" w:rsidRPr="006513F4" w:rsidRDefault="00DE5447" w:rsidP="0025579E">
            <w:pPr>
              <w:rPr>
                <w:b/>
                <w:lang w:val="en-CA"/>
              </w:rPr>
            </w:pPr>
            <w:r w:rsidRPr="006513F4">
              <w:rPr>
                <w:b/>
                <w:lang w:val="en-CA"/>
              </w:rPr>
              <w:t>Words that often appear in adverb clauses</w:t>
            </w:r>
          </w:p>
        </w:tc>
        <w:tc>
          <w:tcPr>
            <w:tcW w:w="4675" w:type="dxa"/>
          </w:tcPr>
          <w:p w14:paraId="3AC731EC" w14:textId="77777777" w:rsidR="00DE5447" w:rsidRPr="00B91196" w:rsidRDefault="00DE5447" w:rsidP="0025579E">
            <w:pPr>
              <w:rPr>
                <w:lang w:val="en-CA"/>
              </w:rPr>
            </w:pPr>
          </w:p>
        </w:tc>
      </w:tr>
      <w:tr w:rsidR="00DE5447" w:rsidRPr="00B91196" w14:paraId="5ACC98A0" w14:textId="77777777" w:rsidTr="0025579E">
        <w:tc>
          <w:tcPr>
            <w:tcW w:w="4675" w:type="dxa"/>
          </w:tcPr>
          <w:p w14:paraId="67665874" w14:textId="77777777" w:rsidR="00DE5447" w:rsidRDefault="00DE5447" w:rsidP="0025579E">
            <w:pPr>
              <w:rPr>
                <w:lang w:val="en-CA"/>
              </w:rPr>
            </w:pPr>
            <w:r>
              <w:rPr>
                <w:lang w:val="en-CA"/>
              </w:rPr>
              <w:t>si</w:t>
            </w:r>
          </w:p>
        </w:tc>
        <w:tc>
          <w:tcPr>
            <w:tcW w:w="4675" w:type="dxa"/>
          </w:tcPr>
          <w:p w14:paraId="5C5C44E9" w14:textId="77777777" w:rsidR="00DE5447" w:rsidRPr="00B91196" w:rsidRDefault="00DE5447" w:rsidP="0025579E">
            <w:pPr>
              <w:rPr>
                <w:lang w:val="en-CA"/>
              </w:rPr>
            </w:pPr>
            <w:r>
              <w:rPr>
                <w:lang w:val="en-CA"/>
              </w:rPr>
              <w:t>if</w:t>
            </w:r>
          </w:p>
        </w:tc>
      </w:tr>
      <w:tr w:rsidR="00DE5447" w:rsidRPr="00B91196" w14:paraId="7F62DD01" w14:textId="77777777" w:rsidTr="0025579E">
        <w:tc>
          <w:tcPr>
            <w:tcW w:w="4675" w:type="dxa"/>
          </w:tcPr>
          <w:p w14:paraId="7608273C" w14:textId="77777777" w:rsidR="00DE5447" w:rsidRDefault="00DE5447" w:rsidP="0025579E">
            <w:pPr>
              <w:rPr>
                <w:lang w:val="en-CA"/>
              </w:rPr>
            </w:pPr>
            <w:r>
              <w:rPr>
                <w:lang w:val="en-CA"/>
              </w:rPr>
              <w:t>nisi</w:t>
            </w:r>
          </w:p>
        </w:tc>
        <w:tc>
          <w:tcPr>
            <w:tcW w:w="4675" w:type="dxa"/>
          </w:tcPr>
          <w:p w14:paraId="31D62554" w14:textId="77777777" w:rsidR="00DE5447" w:rsidRPr="00B91196" w:rsidRDefault="00DE5447" w:rsidP="0025579E">
            <w:pPr>
              <w:rPr>
                <w:lang w:val="en-CA"/>
              </w:rPr>
            </w:pPr>
            <w:r>
              <w:rPr>
                <w:lang w:val="en-CA"/>
              </w:rPr>
              <w:t>if not, unles</w:t>
            </w:r>
          </w:p>
        </w:tc>
      </w:tr>
      <w:tr w:rsidR="00DE5447" w:rsidRPr="00B91196" w14:paraId="55E18E9E" w14:textId="77777777" w:rsidTr="0025579E">
        <w:tc>
          <w:tcPr>
            <w:tcW w:w="4675" w:type="dxa"/>
          </w:tcPr>
          <w:p w14:paraId="0EC5793C" w14:textId="77777777" w:rsidR="00DE5447" w:rsidRDefault="00DE5447" w:rsidP="0025579E">
            <w:pPr>
              <w:rPr>
                <w:lang w:val="en-CA"/>
              </w:rPr>
            </w:pPr>
            <w:r>
              <w:rPr>
                <w:lang w:val="en-CA"/>
              </w:rPr>
              <w:t>cum (+subj)</w:t>
            </w:r>
          </w:p>
        </w:tc>
        <w:tc>
          <w:tcPr>
            <w:tcW w:w="4675" w:type="dxa"/>
          </w:tcPr>
          <w:p w14:paraId="48C8AEAA" w14:textId="77777777" w:rsidR="00DE5447" w:rsidRPr="00B91196" w:rsidRDefault="00DE5447" w:rsidP="0025579E">
            <w:pPr>
              <w:rPr>
                <w:lang w:val="en-CA"/>
              </w:rPr>
            </w:pPr>
            <w:r w:rsidRPr="00B91196">
              <w:rPr>
                <w:lang w:val="en-CA"/>
              </w:rPr>
              <w:t>when, since, although (depending on type of clause)</w:t>
            </w:r>
          </w:p>
        </w:tc>
      </w:tr>
      <w:tr w:rsidR="00DE5447" w:rsidRPr="00B91196" w14:paraId="2928712D" w14:textId="77777777" w:rsidTr="0025579E">
        <w:tc>
          <w:tcPr>
            <w:tcW w:w="4675" w:type="dxa"/>
          </w:tcPr>
          <w:p w14:paraId="49291B97" w14:textId="77777777" w:rsidR="00DE5447" w:rsidRDefault="00DE5447" w:rsidP="0025579E">
            <w:pPr>
              <w:rPr>
                <w:lang w:val="en-CA"/>
              </w:rPr>
            </w:pPr>
            <w:r>
              <w:rPr>
                <w:lang w:val="en-CA"/>
              </w:rPr>
              <w:t>ut (+subj)</w:t>
            </w:r>
          </w:p>
        </w:tc>
        <w:tc>
          <w:tcPr>
            <w:tcW w:w="4675" w:type="dxa"/>
          </w:tcPr>
          <w:p w14:paraId="491441AD" w14:textId="77777777" w:rsidR="00DE5447" w:rsidRPr="00B91196" w:rsidRDefault="00DE5447" w:rsidP="0025579E">
            <w:pPr>
              <w:rPr>
                <w:lang w:val="en-CA"/>
              </w:rPr>
            </w:pPr>
            <w:r>
              <w:rPr>
                <w:lang w:val="en-CA"/>
              </w:rPr>
              <w:t>so that, in order to, to</w:t>
            </w:r>
          </w:p>
        </w:tc>
      </w:tr>
      <w:tr w:rsidR="00DE5447" w:rsidRPr="00B91196" w14:paraId="6D911288" w14:textId="77777777" w:rsidTr="0025579E">
        <w:tc>
          <w:tcPr>
            <w:tcW w:w="4675" w:type="dxa"/>
          </w:tcPr>
          <w:p w14:paraId="0F8A9155" w14:textId="77777777" w:rsidR="00DE5447" w:rsidRDefault="00DE5447" w:rsidP="0025579E">
            <w:pPr>
              <w:rPr>
                <w:lang w:val="en-CA"/>
              </w:rPr>
            </w:pPr>
            <w:r>
              <w:rPr>
                <w:lang w:val="en-CA"/>
              </w:rPr>
              <w:t>ne</w:t>
            </w:r>
          </w:p>
        </w:tc>
        <w:tc>
          <w:tcPr>
            <w:tcW w:w="4675" w:type="dxa"/>
          </w:tcPr>
          <w:p w14:paraId="51F63661" w14:textId="77777777" w:rsidR="00DE5447" w:rsidRPr="00B91196" w:rsidRDefault="00DE5447" w:rsidP="0025579E">
            <w:pPr>
              <w:rPr>
                <w:lang w:val="en-CA"/>
              </w:rPr>
            </w:pPr>
            <w:r>
              <w:rPr>
                <w:lang w:val="en-CA"/>
              </w:rPr>
              <w:t>so that ... not; lest</w:t>
            </w:r>
          </w:p>
        </w:tc>
      </w:tr>
      <w:tr w:rsidR="00DE5447" w:rsidRPr="00B91196" w14:paraId="16CDC02F" w14:textId="77777777" w:rsidTr="0025579E">
        <w:tc>
          <w:tcPr>
            <w:tcW w:w="4675" w:type="dxa"/>
          </w:tcPr>
          <w:p w14:paraId="7180EFCD" w14:textId="77777777" w:rsidR="00DE5447" w:rsidRPr="006513F4" w:rsidRDefault="00DE5447" w:rsidP="0025579E">
            <w:pPr>
              <w:rPr>
                <w:b/>
                <w:lang w:val="en-CA"/>
              </w:rPr>
            </w:pPr>
            <w:r w:rsidRPr="006513F4">
              <w:rPr>
                <w:b/>
                <w:lang w:val="en-CA"/>
              </w:rPr>
              <w:t>Preposition</w:t>
            </w:r>
          </w:p>
        </w:tc>
        <w:tc>
          <w:tcPr>
            <w:tcW w:w="4675" w:type="dxa"/>
          </w:tcPr>
          <w:p w14:paraId="7A7C8A2C" w14:textId="77777777" w:rsidR="00DE5447" w:rsidRDefault="00DE5447" w:rsidP="0025579E">
            <w:pPr>
              <w:rPr>
                <w:lang w:val="en-CA"/>
              </w:rPr>
            </w:pPr>
          </w:p>
        </w:tc>
      </w:tr>
      <w:tr w:rsidR="00DE5447" w:rsidRPr="00B91196" w14:paraId="2D56D8A7" w14:textId="77777777" w:rsidTr="0025579E">
        <w:tc>
          <w:tcPr>
            <w:tcW w:w="4675" w:type="dxa"/>
          </w:tcPr>
          <w:p w14:paraId="6E528AD6" w14:textId="77777777" w:rsidR="00DE5447" w:rsidRDefault="00DE5447" w:rsidP="0025579E">
            <w:pPr>
              <w:rPr>
                <w:lang w:val="en-CA"/>
              </w:rPr>
            </w:pPr>
            <w:r>
              <w:rPr>
                <w:lang w:val="en-CA"/>
              </w:rPr>
              <w:t>apud (+acc)</w:t>
            </w:r>
          </w:p>
        </w:tc>
        <w:tc>
          <w:tcPr>
            <w:tcW w:w="4675" w:type="dxa"/>
          </w:tcPr>
          <w:p w14:paraId="6FA523AF" w14:textId="77777777" w:rsidR="00DE5447" w:rsidRPr="00B91196" w:rsidRDefault="00DE5447" w:rsidP="0025579E">
            <w:pPr>
              <w:rPr>
                <w:lang w:val="en-CA"/>
              </w:rPr>
            </w:pPr>
            <w:r>
              <w:rPr>
                <w:lang w:val="en-CA"/>
              </w:rPr>
              <w:t>near, at the house of, in the presence of</w:t>
            </w:r>
          </w:p>
        </w:tc>
      </w:tr>
      <w:tr w:rsidR="00DE5447" w:rsidRPr="00B91196" w14:paraId="3549F016" w14:textId="77777777" w:rsidTr="0025579E">
        <w:tc>
          <w:tcPr>
            <w:tcW w:w="4675" w:type="dxa"/>
          </w:tcPr>
          <w:p w14:paraId="77C23DAE" w14:textId="77777777" w:rsidR="00DE5447" w:rsidRPr="006513F4" w:rsidRDefault="00DE5447" w:rsidP="0025579E">
            <w:pPr>
              <w:rPr>
                <w:b/>
                <w:lang w:val="en-CA"/>
              </w:rPr>
            </w:pPr>
            <w:r w:rsidRPr="006513F4">
              <w:rPr>
                <w:b/>
                <w:lang w:val="en-CA"/>
              </w:rPr>
              <w:t>Words that often appear in result clauses</w:t>
            </w:r>
          </w:p>
        </w:tc>
        <w:tc>
          <w:tcPr>
            <w:tcW w:w="4675" w:type="dxa"/>
          </w:tcPr>
          <w:p w14:paraId="71C53332" w14:textId="77777777" w:rsidR="00DE5447" w:rsidRDefault="00DE5447" w:rsidP="0025579E">
            <w:pPr>
              <w:rPr>
                <w:lang w:val="en-CA"/>
              </w:rPr>
            </w:pPr>
          </w:p>
        </w:tc>
      </w:tr>
      <w:tr w:rsidR="00DE5447" w:rsidRPr="00B91196" w14:paraId="4EE836BE" w14:textId="77777777" w:rsidTr="0025579E">
        <w:tc>
          <w:tcPr>
            <w:tcW w:w="4675" w:type="dxa"/>
          </w:tcPr>
          <w:p w14:paraId="708C5D9F" w14:textId="77777777" w:rsidR="00DE5447" w:rsidRDefault="00DE5447" w:rsidP="0025579E">
            <w:pPr>
              <w:rPr>
                <w:lang w:val="en-CA"/>
              </w:rPr>
            </w:pPr>
            <w:r w:rsidRPr="00B91196">
              <w:rPr>
                <w:lang w:val="en-CA"/>
              </w:rPr>
              <w:t>ita, sic, tam</w:t>
            </w:r>
          </w:p>
        </w:tc>
        <w:tc>
          <w:tcPr>
            <w:tcW w:w="4675" w:type="dxa"/>
          </w:tcPr>
          <w:p w14:paraId="53F0909A" w14:textId="77777777" w:rsidR="00DE5447" w:rsidRPr="00B91196" w:rsidRDefault="00DE5447" w:rsidP="0025579E">
            <w:pPr>
              <w:rPr>
                <w:lang w:val="en-CA"/>
              </w:rPr>
            </w:pPr>
            <w:r>
              <w:rPr>
                <w:lang w:val="en-CA"/>
              </w:rPr>
              <w:t>so, in such a way</w:t>
            </w:r>
          </w:p>
        </w:tc>
      </w:tr>
      <w:tr w:rsidR="00DE5447" w:rsidRPr="00B91196" w14:paraId="73A10577" w14:textId="77777777" w:rsidTr="0025579E">
        <w:tc>
          <w:tcPr>
            <w:tcW w:w="4675" w:type="dxa"/>
          </w:tcPr>
          <w:p w14:paraId="3D88E5D9" w14:textId="77777777" w:rsidR="00DE5447" w:rsidRDefault="00DE5447" w:rsidP="0025579E">
            <w:pPr>
              <w:rPr>
                <w:lang w:val="en-CA"/>
              </w:rPr>
            </w:pPr>
            <w:r>
              <w:rPr>
                <w:lang w:val="en-CA"/>
              </w:rPr>
              <w:t>adeo, talis</w:t>
            </w:r>
          </w:p>
        </w:tc>
        <w:tc>
          <w:tcPr>
            <w:tcW w:w="4675" w:type="dxa"/>
          </w:tcPr>
          <w:p w14:paraId="47E692F8" w14:textId="77777777" w:rsidR="00DE5447" w:rsidRPr="00B91196" w:rsidRDefault="00DE5447" w:rsidP="0025579E">
            <w:pPr>
              <w:rPr>
                <w:lang w:val="en-CA"/>
              </w:rPr>
            </w:pPr>
            <w:r w:rsidRPr="00B91196">
              <w:rPr>
                <w:lang w:val="en-CA"/>
              </w:rPr>
              <w:t>so much, of such degree</w:t>
            </w:r>
          </w:p>
        </w:tc>
      </w:tr>
      <w:tr w:rsidR="00DE5447" w:rsidRPr="00B91196" w14:paraId="2685B23A" w14:textId="77777777" w:rsidTr="0025579E">
        <w:tc>
          <w:tcPr>
            <w:tcW w:w="4675" w:type="dxa"/>
          </w:tcPr>
          <w:p w14:paraId="035B8A1D" w14:textId="77777777" w:rsidR="00DE5447" w:rsidRDefault="00DE5447" w:rsidP="0025579E">
            <w:pPr>
              <w:rPr>
                <w:lang w:val="en-CA"/>
              </w:rPr>
            </w:pPr>
            <w:r>
              <w:rPr>
                <w:lang w:val="en-CA"/>
              </w:rPr>
              <w:t>tantus, -a, -um</w:t>
            </w:r>
          </w:p>
        </w:tc>
        <w:tc>
          <w:tcPr>
            <w:tcW w:w="4675" w:type="dxa"/>
          </w:tcPr>
          <w:p w14:paraId="69CE32F4" w14:textId="77777777" w:rsidR="00DE5447" w:rsidRPr="00B91196" w:rsidRDefault="00DE5447" w:rsidP="0025579E">
            <w:pPr>
              <w:rPr>
                <w:lang w:val="en-CA"/>
              </w:rPr>
            </w:pPr>
            <w:r>
              <w:rPr>
                <w:lang w:val="en-CA"/>
              </w:rPr>
              <w:t>so great, so much</w:t>
            </w:r>
          </w:p>
        </w:tc>
      </w:tr>
      <w:tr w:rsidR="00DE5447" w:rsidRPr="00B91196" w14:paraId="35829A80" w14:textId="77777777" w:rsidTr="0025579E">
        <w:tc>
          <w:tcPr>
            <w:tcW w:w="4675" w:type="dxa"/>
          </w:tcPr>
          <w:p w14:paraId="72133103" w14:textId="77777777" w:rsidR="00DE5447" w:rsidRDefault="00DE5447" w:rsidP="0025579E">
            <w:pPr>
              <w:rPr>
                <w:lang w:val="en-CA"/>
              </w:rPr>
            </w:pPr>
            <w:r>
              <w:rPr>
                <w:lang w:val="en-CA"/>
              </w:rPr>
              <w:t>tot, totiens</w:t>
            </w:r>
          </w:p>
        </w:tc>
        <w:tc>
          <w:tcPr>
            <w:tcW w:w="4675" w:type="dxa"/>
          </w:tcPr>
          <w:p w14:paraId="654C270A" w14:textId="77777777" w:rsidR="00DE5447" w:rsidRPr="00B91196" w:rsidRDefault="00DE5447" w:rsidP="0025579E">
            <w:pPr>
              <w:rPr>
                <w:lang w:val="en-CA"/>
              </w:rPr>
            </w:pPr>
            <w:r>
              <w:rPr>
                <w:lang w:val="en-CA"/>
              </w:rPr>
              <w:t>so many, so often</w:t>
            </w:r>
          </w:p>
        </w:tc>
      </w:tr>
    </w:tbl>
    <w:p w14:paraId="6E6E019B" w14:textId="77777777" w:rsidR="00DE5447" w:rsidRDefault="00DE5447" w:rsidP="00DE5447"/>
    <w:p w14:paraId="0D4080BC" w14:textId="77777777" w:rsidR="00DE5447" w:rsidRDefault="00DE5447" w:rsidP="00DE5447">
      <w:pPr>
        <w:pStyle w:val="Heading1"/>
      </w:pPr>
      <w:r>
        <w:t>Noun clauses</w:t>
      </w:r>
    </w:p>
    <w:p w14:paraId="7E9775A6" w14:textId="77777777" w:rsidR="00DE5447" w:rsidRDefault="00DE5447" w:rsidP="00DE5447">
      <w:pPr>
        <w:pStyle w:val="Heading3"/>
      </w:pPr>
      <w:r>
        <w:t>Principles of Grammar</w:t>
      </w:r>
    </w:p>
    <w:p w14:paraId="13895AD7" w14:textId="77777777" w:rsidR="00DE5447" w:rsidRDefault="00DE5447" w:rsidP="00DE5447">
      <w:r>
        <w:t xml:space="preserve">Adverb clauses replace adverbs, but there are also clauses (predictably called </w:t>
      </w:r>
      <w:r w:rsidRPr="00E549F0">
        <w:rPr>
          <w:rStyle w:val="Strong"/>
        </w:rPr>
        <w:t>Noun Clauses</w:t>
      </w:r>
      <w:r>
        <w:t xml:space="preserve">) that replace nouns. You saw this in chapter 12 when we discussed dependent clauses (I heard </w:t>
      </w:r>
      <w:r>
        <w:rPr>
          <w:i/>
        </w:rPr>
        <w:t>what you said.</w:t>
      </w:r>
      <w:r>
        <w:t>) These clauses are some of the most difficult clauses in Latin, unless you look at them by their patterns.</w:t>
      </w:r>
    </w:p>
    <w:p w14:paraId="176EB569" w14:textId="77777777" w:rsidR="00DE5447" w:rsidRDefault="00DE5447" w:rsidP="00DE5447">
      <w:r>
        <w:t>The most common noun clauses are:</w:t>
      </w:r>
    </w:p>
    <w:p w14:paraId="0D3245AE" w14:textId="77777777" w:rsidR="00DE5447" w:rsidRDefault="00DE5447">
      <w:pPr>
        <w:pStyle w:val="ListParagraph"/>
        <w:numPr>
          <w:ilvl w:val="0"/>
          <w:numId w:val="109"/>
        </w:numPr>
        <w:spacing w:after="0"/>
      </w:pPr>
      <w:r>
        <w:t>Indirect question—these sometimes report a question “he asks why you went there,” but more often answer a question “he knows why you went there,” or “he wonders why you went there.”</w:t>
      </w:r>
    </w:p>
    <w:p w14:paraId="5CA7D117" w14:textId="77777777" w:rsidR="00DE5447" w:rsidRDefault="00DE5447">
      <w:pPr>
        <w:pStyle w:val="ListParagraph"/>
        <w:numPr>
          <w:ilvl w:val="1"/>
          <w:numId w:val="109"/>
        </w:numPr>
        <w:spacing w:after="0"/>
      </w:pPr>
      <w:r>
        <w:t>these have a head verb, usually one of asking, requesting, or wondering</w:t>
      </w:r>
    </w:p>
    <w:p w14:paraId="2D0D57FE" w14:textId="77777777" w:rsidR="00DE5447" w:rsidRDefault="00DE5447">
      <w:pPr>
        <w:pStyle w:val="ListParagraph"/>
        <w:numPr>
          <w:ilvl w:val="1"/>
          <w:numId w:val="109"/>
        </w:numPr>
        <w:spacing w:after="0"/>
      </w:pPr>
      <w:r>
        <w:t>a question word (who?, why? where?)</w:t>
      </w:r>
    </w:p>
    <w:p w14:paraId="73F56FAE" w14:textId="77777777" w:rsidR="00DE5447" w:rsidRDefault="00DE5447">
      <w:pPr>
        <w:pStyle w:val="ListParagraph"/>
        <w:numPr>
          <w:ilvl w:val="1"/>
          <w:numId w:val="109"/>
        </w:numPr>
        <w:spacing w:after="0"/>
      </w:pPr>
      <w:r>
        <w:t>a subjunctive verb (remember that if the main verb is present or future, the subjunctive verb will be present or perfect; if the main verb is imperfect or pluperfect, the subjunctive will be imperfect or pluperfect)</w:t>
      </w:r>
    </w:p>
    <w:p w14:paraId="29CA6032" w14:textId="77777777" w:rsidR="00DE5447" w:rsidRDefault="00DE5447">
      <w:pPr>
        <w:pStyle w:val="ListParagraph"/>
        <w:numPr>
          <w:ilvl w:val="0"/>
          <w:numId w:val="109"/>
        </w:numPr>
        <w:spacing w:after="0"/>
      </w:pPr>
      <w:r>
        <w:lastRenderedPageBreak/>
        <w:t>Indirect command—these give a report of one person telling someone to do something (e.g., “we urge you to find it,” or “we told you to find it.” Although this verb often has a head verb, it does not follow the same pattern as an indirect statement.</w:t>
      </w:r>
    </w:p>
    <w:p w14:paraId="53D92CEA" w14:textId="77777777" w:rsidR="00DE5447" w:rsidRDefault="00DE5447">
      <w:pPr>
        <w:pStyle w:val="ListParagraph"/>
        <w:numPr>
          <w:ilvl w:val="1"/>
          <w:numId w:val="109"/>
        </w:numPr>
        <w:spacing w:after="0"/>
      </w:pPr>
      <w:r>
        <w:t>a verb of speaking or commanding</w:t>
      </w:r>
    </w:p>
    <w:p w14:paraId="4D9CE32D" w14:textId="77777777" w:rsidR="00DE5447" w:rsidRDefault="00DE5447">
      <w:pPr>
        <w:pStyle w:val="ListParagraph"/>
        <w:numPr>
          <w:ilvl w:val="1"/>
          <w:numId w:val="109"/>
        </w:numPr>
        <w:spacing w:after="0"/>
      </w:pPr>
      <w:r>
        <w:t>a subordinating conjunction (ut or ne)</w:t>
      </w:r>
    </w:p>
    <w:p w14:paraId="16C40AD8" w14:textId="77777777" w:rsidR="00DE5447" w:rsidRDefault="00DE5447">
      <w:pPr>
        <w:pStyle w:val="ListParagraph"/>
        <w:numPr>
          <w:ilvl w:val="1"/>
          <w:numId w:val="109"/>
        </w:numPr>
        <w:spacing w:after="0"/>
      </w:pPr>
      <w:r>
        <w:t>a subjunctive verb</w:t>
      </w:r>
    </w:p>
    <w:p w14:paraId="79E0BD9B" w14:textId="77777777" w:rsidR="00DE5447" w:rsidRDefault="00DE5447">
      <w:pPr>
        <w:pStyle w:val="ListParagraph"/>
        <w:numPr>
          <w:ilvl w:val="0"/>
          <w:numId w:val="109"/>
        </w:numPr>
        <w:spacing w:after="0"/>
      </w:pPr>
      <w:r>
        <w:t xml:space="preserve">Noun result clauses—like adverbial result clauses in the previous chapter, noun result clauses have a word or phrase in the main clause. Grammatically, often they can be translated the same as the indicative. An indicative clause “You found my phone” becomes a subjunctive clause when it’s the result of the main clause “It just so happens that you found my phone” or “It’s common that you find my phone.” </w:t>
      </w:r>
    </w:p>
    <w:p w14:paraId="3DD6EBE7" w14:textId="77777777" w:rsidR="00DE5447" w:rsidRDefault="00DE5447">
      <w:pPr>
        <w:pStyle w:val="ListParagraph"/>
        <w:numPr>
          <w:ilvl w:val="1"/>
          <w:numId w:val="109"/>
        </w:numPr>
        <w:spacing w:after="0"/>
      </w:pPr>
      <w:r>
        <w:t>a “signal word” in the main clause. These will be in the dictionary</w:t>
      </w:r>
    </w:p>
    <w:p w14:paraId="7924DBD9" w14:textId="77777777" w:rsidR="00DE5447" w:rsidRDefault="00DE5447">
      <w:pPr>
        <w:pStyle w:val="ListParagraph"/>
        <w:numPr>
          <w:ilvl w:val="1"/>
          <w:numId w:val="109"/>
        </w:numPr>
        <w:spacing w:after="0"/>
      </w:pPr>
      <w:r>
        <w:t>a subordinating conjunction (ut, ut nōn, or ne)</w:t>
      </w:r>
    </w:p>
    <w:p w14:paraId="1613195B" w14:textId="77777777" w:rsidR="00DE5447" w:rsidRDefault="00DE5447">
      <w:pPr>
        <w:pStyle w:val="ListParagraph"/>
        <w:numPr>
          <w:ilvl w:val="1"/>
          <w:numId w:val="109"/>
        </w:numPr>
        <w:spacing w:after="0"/>
      </w:pPr>
      <w:r>
        <w:t>a subjunctive verb</w:t>
      </w:r>
    </w:p>
    <w:p w14:paraId="75C085C2" w14:textId="77777777" w:rsidR="00DE5447" w:rsidRDefault="00DE5447">
      <w:pPr>
        <w:pStyle w:val="ListParagraph"/>
        <w:numPr>
          <w:ilvl w:val="0"/>
          <w:numId w:val="109"/>
        </w:numPr>
        <w:spacing w:after="0"/>
      </w:pPr>
      <w:r>
        <w:t>Fear clauses—these are not common, but they are worth noting because they deviate from the normal pattern.</w:t>
      </w:r>
    </w:p>
    <w:p w14:paraId="75D84B2D" w14:textId="77777777" w:rsidR="00DE5447" w:rsidRDefault="00DE5447">
      <w:pPr>
        <w:pStyle w:val="ListParagraph"/>
        <w:numPr>
          <w:ilvl w:val="1"/>
          <w:numId w:val="109"/>
        </w:numPr>
        <w:spacing w:after="0"/>
      </w:pPr>
      <w:r>
        <w:t>a verb of fear (timēre, metuēre, verērī)</w:t>
      </w:r>
    </w:p>
    <w:p w14:paraId="05C8E62D" w14:textId="77777777" w:rsidR="00DE5447" w:rsidRDefault="00DE5447">
      <w:pPr>
        <w:pStyle w:val="ListParagraph"/>
        <w:numPr>
          <w:ilvl w:val="1"/>
          <w:numId w:val="109"/>
        </w:numPr>
        <w:spacing w:after="0"/>
      </w:pPr>
      <w:r>
        <w:t>a subordinating conjunction (ut or nē)</w:t>
      </w:r>
    </w:p>
    <w:p w14:paraId="07330453" w14:textId="77777777" w:rsidR="00DE5447" w:rsidRDefault="00DE5447">
      <w:pPr>
        <w:pStyle w:val="ListParagraph"/>
        <w:numPr>
          <w:ilvl w:val="1"/>
          <w:numId w:val="109"/>
        </w:numPr>
        <w:spacing w:after="0"/>
      </w:pPr>
      <w:r>
        <w:t>a subjunctive verb</w:t>
      </w:r>
    </w:p>
    <w:p w14:paraId="4B398B90" w14:textId="77777777" w:rsidR="00DE5447" w:rsidRDefault="00DE5447">
      <w:pPr>
        <w:pStyle w:val="ListParagraph"/>
        <w:numPr>
          <w:ilvl w:val="1"/>
          <w:numId w:val="109"/>
        </w:numPr>
        <w:spacing w:after="0"/>
      </w:pPr>
      <w:r>
        <w:t xml:space="preserve">when you translate these, just switch the meaning of </w:t>
      </w:r>
      <w:r>
        <w:rPr>
          <w:i/>
        </w:rPr>
        <w:t>ut</w:t>
      </w:r>
      <w:r>
        <w:t xml:space="preserve"> and </w:t>
      </w:r>
      <w:r>
        <w:rPr>
          <w:i/>
        </w:rPr>
        <w:t>ne</w:t>
      </w:r>
      <w:r>
        <w:t xml:space="preserve"> (timeō ut me videas = I am afraid that you do </w:t>
      </w:r>
      <w:r w:rsidRPr="00F67389">
        <w:rPr>
          <w:b/>
        </w:rPr>
        <w:t>not</w:t>
      </w:r>
      <w:r>
        <w:t xml:space="preserve"> see me)</w:t>
      </w:r>
    </w:p>
    <w:p w14:paraId="79AC01FA" w14:textId="77777777" w:rsidR="00DE5447" w:rsidRDefault="00DE5447" w:rsidP="00DE5447">
      <w:pPr>
        <w:pStyle w:val="Heading3"/>
      </w:pPr>
      <w:r>
        <w:t>Principles of Latin</w:t>
      </w:r>
    </w:p>
    <w:p w14:paraId="56D4DEE3" w14:textId="77777777" w:rsidR="00DE5447" w:rsidRDefault="00DE5447">
      <w:pPr>
        <w:pStyle w:val="ListParagraph"/>
        <w:numPr>
          <w:ilvl w:val="0"/>
          <w:numId w:val="110"/>
        </w:numPr>
        <w:spacing w:after="0"/>
      </w:pPr>
      <w:r>
        <w:t xml:space="preserve">Indirect question—you have learned several vocabulary words related to indirect question, and they will be reintroduced in this chapter’s vocabulary. Most “q” words in Latin correspond to “who” words in English (e.g., </w:t>
      </w:r>
      <w:r>
        <w:rPr>
          <w:i/>
        </w:rPr>
        <w:t>quo</w:t>
      </w:r>
      <w:r>
        <w:t xml:space="preserve"> = what and </w:t>
      </w:r>
      <w:r>
        <w:rPr>
          <w:i/>
        </w:rPr>
        <w:t xml:space="preserve">quid </w:t>
      </w:r>
      <w:r>
        <w:t>= what)</w:t>
      </w:r>
    </w:p>
    <w:p w14:paraId="3F77891A" w14:textId="77777777" w:rsidR="00DE5447" w:rsidRDefault="00DE5447">
      <w:pPr>
        <w:pStyle w:val="ListParagraph"/>
        <w:numPr>
          <w:ilvl w:val="0"/>
          <w:numId w:val="110"/>
        </w:numPr>
        <w:spacing w:after="0"/>
      </w:pPr>
      <w:r>
        <w:t xml:space="preserve">Indirect command—the best way to translate these is with an English infinitive (frustrating because with indirect statement you have a Latin infinitive but you don’t translate it that way) Remember to follow the pattern, because this clause does usually look like a command (e.g., </w:t>
      </w:r>
      <w:r>
        <w:rPr>
          <w:i/>
        </w:rPr>
        <w:t xml:space="preserve">dicit nōs equōs </w:t>
      </w:r>
      <w:r w:rsidRPr="0028154A">
        <w:rPr>
          <w:b/>
          <w:i/>
        </w:rPr>
        <w:t>sequ</w:t>
      </w:r>
      <w:r>
        <w:rPr>
          <w:b/>
          <w:i/>
        </w:rPr>
        <w:t>ī</w:t>
      </w:r>
      <w:r>
        <w:rPr>
          <w:i/>
        </w:rPr>
        <w:t xml:space="preserve"> </w:t>
      </w:r>
      <w:r>
        <w:t xml:space="preserve">= he says that we follow the horses; </w:t>
      </w:r>
      <w:r>
        <w:rPr>
          <w:i/>
        </w:rPr>
        <w:t xml:space="preserve">dicit ut nōs equōs </w:t>
      </w:r>
      <w:r w:rsidRPr="0028154A">
        <w:rPr>
          <w:b/>
          <w:i/>
        </w:rPr>
        <w:t>sequ</w:t>
      </w:r>
      <w:r>
        <w:rPr>
          <w:b/>
          <w:i/>
        </w:rPr>
        <w:t>ā</w:t>
      </w:r>
      <w:r w:rsidRPr="0028154A">
        <w:rPr>
          <w:b/>
          <w:i/>
        </w:rPr>
        <w:t>mus</w:t>
      </w:r>
      <w:r>
        <w:t xml:space="preserve"> = he tells us to follow the horses [that we follow the horses])</w:t>
      </w:r>
    </w:p>
    <w:p w14:paraId="67D36DBB" w14:textId="77777777" w:rsidR="00DE5447" w:rsidRDefault="00DE5447">
      <w:pPr>
        <w:pStyle w:val="ListParagraph"/>
        <w:numPr>
          <w:ilvl w:val="0"/>
          <w:numId w:val="110"/>
        </w:numPr>
        <w:spacing w:after="0"/>
      </w:pPr>
      <w:r>
        <w:t xml:space="preserve">Noun result clause—the pattern for these is the most difficult to catch because the main clause varies. If a subjunctive verb does not match any other pattern, it is probably a noun result: </w:t>
      </w:r>
      <w:r>
        <w:rPr>
          <w:i/>
        </w:rPr>
        <w:t>reliquum est ut abeāmus</w:t>
      </w:r>
      <w:r>
        <w:t xml:space="preserve"> = all that remains is that we leave; </w:t>
      </w:r>
      <w:r>
        <w:rPr>
          <w:i/>
        </w:rPr>
        <w:t>facitur ut eum videant</w:t>
      </w:r>
      <w:r>
        <w:t xml:space="preserve"> = it just so happens that they see him</w:t>
      </w:r>
    </w:p>
    <w:p w14:paraId="35257D1F" w14:textId="77777777" w:rsidR="00DE5447" w:rsidRDefault="00DE5447">
      <w:pPr>
        <w:pStyle w:val="ListParagraph"/>
        <w:numPr>
          <w:ilvl w:val="0"/>
          <w:numId w:val="110"/>
        </w:numPr>
        <w:spacing w:after="0"/>
      </w:pPr>
      <w:r>
        <w:t xml:space="preserve">Fear clause—a strange but simple clause. If the main verb is a verb of fear (see vocabulary), then </w:t>
      </w:r>
      <w:r>
        <w:rPr>
          <w:i/>
        </w:rPr>
        <w:t xml:space="preserve">ut </w:t>
      </w:r>
      <w:r>
        <w:t xml:space="preserve">means “that not” and </w:t>
      </w:r>
      <w:r>
        <w:rPr>
          <w:i/>
        </w:rPr>
        <w:t xml:space="preserve">ne </w:t>
      </w:r>
      <w:r>
        <w:t xml:space="preserve">means “that” </w:t>
      </w:r>
      <w:r>
        <w:rPr>
          <w:i/>
        </w:rPr>
        <w:t xml:space="preserve">metuīmus </w:t>
      </w:r>
      <w:r w:rsidRPr="00BE6789">
        <w:rPr>
          <w:b/>
          <w:i/>
        </w:rPr>
        <w:t>ne</w:t>
      </w:r>
      <w:r>
        <w:rPr>
          <w:i/>
        </w:rPr>
        <w:t xml:space="preserve"> hostēs advenīrent</w:t>
      </w:r>
      <w:r>
        <w:t xml:space="preserve"> = we were afraid </w:t>
      </w:r>
      <w:r w:rsidRPr="00BE6789">
        <w:rPr>
          <w:b/>
        </w:rPr>
        <w:t>that</w:t>
      </w:r>
      <w:r>
        <w:t xml:space="preserve"> the enemies were arriving</w:t>
      </w:r>
    </w:p>
    <w:tbl>
      <w:tblPr>
        <w:tblStyle w:val="TableGrid"/>
        <w:tblW w:w="0" w:type="auto"/>
        <w:tblLook w:val="04A0" w:firstRow="1" w:lastRow="0" w:firstColumn="1" w:lastColumn="0" w:noHBand="0" w:noVBand="1"/>
      </w:tblPr>
      <w:tblGrid>
        <w:gridCol w:w="4675"/>
        <w:gridCol w:w="4675"/>
      </w:tblGrid>
      <w:tr w:rsidR="00DE5447" w:rsidRPr="0035402D" w14:paraId="38BF734E" w14:textId="77777777" w:rsidTr="0025579E">
        <w:tc>
          <w:tcPr>
            <w:tcW w:w="4675" w:type="dxa"/>
          </w:tcPr>
          <w:p w14:paraId="7A3DCE19" w14:textId="77777777" w:rsidR="00DE5447" w:rsidRPr="0035402D" w:rsidRDefault="00DE5447" w:rsidP="0025579E">
            <w:pPr>
              <w:rPr>
                <w:b/>
              </w:rPr>
            </w:pPr>
            <w:r w:rsidRPr="0035402D">
              <w:rPr>
                <w:b/>
              </w:rPr>
              <w:t>Verbs</w:t>
            </w:r>
          </w:p>
        </w:tc>
        <w:tc>
          <w:tcPr>
            <w:tcW w:w="4675" w:type="dxa"/>
          </w:tcPr>
          <w:p w14:paraId="30188BFF" w14:textId="77777777" w:rsidR="00DE5447" w:rsidRPr="0035402D" w:rsidRDefault="00DE5447" w:rsidP="0025579E"/>
        </w:tc>
      </w:tr>
      <w:tr w:rsidR="00DE5447" w:rsidRPr="0035402D" w14:paraId="3B7A8CBE" w14:textId="77777777" w:rsidTr="0025579E">
        <w:tc>
          <w:tcPr>
            <w:tcW w:w="4675" w:type="dxa"/>
          </w:tcPr>
          <w:p w14:paraId="23B73D9F" w14:textId="77777777" w:rsidR="00DE5447" w:rsidRPr="0035402D" w:rsidRDefault="00DE5447" w:rsidP="0025579E">
            <w:r w:rsidRPr="0035402D">
              <w:t>moneō, monēre, monuī, monitus</w:t>
            </w:r>
          </w:p>
        </w:tc>
        <w:tc>
          <w:tcPr>
            <w:tcW w:w="4675" w:type="dxa"/>
          </w:tcPr>
          <w:p w14:paraId="47C3BEC6" w14:textId="77777777" w:rsidR="00DE5447" w:rsidRPr="0035402D" w:rsidRDefault="00DE5447" w:rsidP="0025579E">
            <w:r>
              <w:t>to advise, warn</w:t>
            </w:r>
            <w:r w:rsidRPr="0035402D">
              <w:t>, suggest</w:t>
            </w:r>
          </w:p>
        </w:tc>
      </w:tr>
      <w:tr w:rsidR="00DE5447" w:rsidRPr="0035402D" w14:paraId="5702F115" w14:textId="77777777" w:rsidTr="0025579E">
        <w:tc>
          <w:tcPr>
            <w:tcW w:w="4675" w:type="dxa"/>
          </w:tcPr>
          <w:p w14:paraId="6776348E" w14:textId="77777777" w:rsidR="00DE5447" w:rsidRPr="0035402D" w:rsidRDefault="00DE5447" w:rsidP="0025579E">
            <w:r w:rsidRPr="0035402D">
              <w:t>rogō, rogāre, rogāvī, rogātus</w:t>
            </w:r>
          </w:p>
        </w:tc>
        <w:tc>
          <w:tcPr>
            <w:tcW w:w="4675" w:type="dxa"/>
          </w:tcPr>
          <w:p w14:paraId="3CCB1C21" w14:textId="77777777" w:rsidR="00DE5447" w:rsidRPr="0035402D" w:rsidRDefault="00DE5447" w:rsidP="0025579E">
            <w:r w:rsidRPr="0035402D">
              <w:t>to ask</w:t>
            </w:r>
          </w:p>
        </w:tc>
      </w:tr>
      <w:tr w:rsidR="00DE5447" w:rsidRPr="0035402D" w14:paraId="65C1807D" w14:textId="77777777" w:rsidTr="0025579E">
        <w:tc>
          <w:tcPr>
            <w:tcW w:w="4675" w:type="dxa"/>
          </w:tcPr>
          <w:p w14:paraId="26E79D54" w14:textId="77777777" w:rsidR="00DE5447" w:rsidRPr="0035402D" w:rsidRDefault="00DE5447" w:rsidP="0025579E">
            <w:r w:rsidRPr="0035402D">
              <w:lastRenderedPageBreak/>
              <w:t xml:space="preserve">pōscō, pōscere, popōscī </w:t>
            </w:r>
          </w:p>
        </w:tc>
        <w:tc>
          <w:tcPr>
            <w:tcW w:w="4675" w:type="dxa"/>
          </w:tcPr>
          <w:p w14:paraId="1E8B6C2B" w14:textId="77777777" w:rsidR="00DE5447" w:rsidRPr="0035402D" w:rsidRDefault="00DE5447" w:rsidP="0025579E">
            <w:r w:rsidRPr="0035402D">
              <w:t>to demand, claim; inquire into</w:t>
            </w:r>
          </w:p>
        </w:tc>
      </w:tr>
      <w:tr w:rsidR="00DE5447" w:rsidRPr="0035402D" w14:paraId="0051EE0D" w14:textId="77777777" w:rsidTr="0025579E">
        <w:tc>
          <w:tcPr>
            <w:tcW w:w="4675" w:type="dxa"/>
          </w:tcPr>
          <w:p w14:paraId="4B6B3791" w14:textId="77777777" w:rsidR="00DE5447" w:rsidRPr="0035402D" w:rsidRDefault="00DE5447" w:rsidP="0025579E">
            <w:r w:rsidRPr="0035402D">
              <w:t>imperō, imperāre, imperāvī, imperātus</w:t>
            </w:r>
          </w:p>
        </w:tc>
        <w:tc>
          <w:tcPr>
            <w:tcW w:w="4675" w:type="dxa"/>
          </w:tcPr>
          <w:p w14:paraId="6B3F8EB0" w14:textId="77777777" w:rsidR="00DE5447" w:rsidRPr="0035402D" w:rsidRDefault="00DE5447" w:rsidP="0025579E">
            <w:r w:rsidRPr="0035402D">
              <w:t>to command, require</w:t>
            </w:r>
          </w:p>
        </w:tc>
      </w:tr>
      <w:tr w:rsidR="00DE5447" w:rsidRPr="0035402D" w14:paraId="79D3CCAE" w14:textId="77777777" w:rsidTr="0025579E">
        <w:tc>
          <w:tcPr>
            <w:tcW w:w="4675" w:type="dxa"/>
          </w:tcPr>
          <w:p w14:paraId="622622CA" w14:textId="77777777" w:rsidR="00DE5447" w:rsidRPr="0035402D" w:rsidRDefault="00DE5447" w:rsidP="0025579E">
            <w:r w:rsidRPr="0035402D">
              <w:t xml:space="preserve">timeō, timēre, timuī </w:t>
            </w:r>
          </w:p>
        </w:tc>
        <w:tc>
          <w:tcPr>
            <w:tcW w:w="4675" w:type="dxa"/>
          </w:tcPr>
          <w:p w14:paraId="6C1196D1" w14:textId="77777777" w:rsidR="00DE5447" w:rsidRPr="0035402D" w:rsidRDefault="00DE5447" w:rsidP="0025579E">
            <w:r w:rsidRPr="0035402D">
              <w:t>to fear, to dread</w:t>
            </w:r>
          </w:p>
        </w:tc>
      </w:tr>
      <w:tr w:rsidR="00DE5447" w:rsidRPr="0035402D" w14:paraId="1FAFF4AE" w14:textId="77777777" w:rsidTr="0025579E">
        <w:tc>
          <w:tcPr>
            <w:tcW w:w="4675" w:type="dxa"/>
          </w:tcPr>
          <w:p w14:paraId="4D6019AF" w14:textId="77777777" w:rsidR="00DE5447" w:rsidRPr="0035402D" w:rsidRDefault="00DE5447" w:rsidP="0025579E">
            <w:r w:rsidRPr="0035402D">
              <w:t xml:space="preserve">metuō, metuere, metuī </w:t>
            </w:r>
          </w:p>
        </w:tc>
        <w:tc>
          <w:tcPr>
            <w:tcW w:w="4675" w:type="dxa"/>
          </w:tcPr>
          <w:p w14:paraId="7AC62CC1" w14:textId="77777777" w:rsidR="00DE5447" w:rsidRPr="0035402D" w:rsidRDefault="00DE5447" w:rsidP="0025579E">
            <w:r w:rsidRPr="0035402D">
              <w:t>to fear, to dread</w:t>
            </w:r>
          </w:p>
        </w:tc>
      </w:tr>
      <w:tr w:rsidR="00DE5447" w:rsidRPr="0035402D" w14:paraId="490EBEA3" w14:textId="77777777" w:rsidTr="0025579E">
        <w:tc>
          <w:tcPr>
            <w:tcW w:w="4675" w:type="dxa"/>
          </w:tcPr>
          <w:p w14:paraId="3C4A87C2" w14:textId="77777777" w:rsidR="00DE5447" w:rsidRPr="0035402D" w:rsidRDefault="00DE5447" w:rsidP="0025579E">
            <w:r w:rsidRPr="0035402D">
              <w:t xml:space="preserve">vereor, verērī, veritus sum </w:t>
            </w:r>
          </w:p>
        </w:tc>
        <w:tc>
          <w:tcPr>
            <w:tcW w:w="4675" w:type="dxa"/>
          </w:tcPr>
          <w:p w14:paraId="1247016F" w14:textId="77777777" w:rsidR="00DE5447" w:rsidRPr="0035402D" w:rsidRDefault="00DE5447" w:rsidP="0025579E">
            <w:r w:rsidRPr="0035402D">
              <w:t>to fear, stand in awe of, respect</w:t>
            </w:r>
          </w:p>
        </w:tc>
      </w:tr>
      <w:tr w:rsidR="00DE5447" w:rsidRPr="0035402D" w14:paraId="433761A4" w14:textId="77777777" w:rsidTr="0025579E">
        <w:tc>
          <w:tcPr>
            <w:tcW w:w="4675" w:type="dxa"/>
          </w:tcPr>
          <w:p w14:paraId="55B45FB6" w14:textId="77777777" w:rsidR="00DE5447" w:rsidRPr="0035402D" w:rsidRDefault="00DE5447" w:rsidP="0025579E">
            <w:r w:rsidRPr="0035402D">
              <w:t>facio, facere, fēcī, factus</w:t>
            </w:r>
          </w:p>
        </w:tc>
        <w:tc>
          <w:tcPr>
            <w:tcW w:w="4675" w:type="dxa"/>
          </w:tcPr>
          <w:p w14:paraId="03C8A38F" w14:textId="77777777" w:rsidR="00DE5447" w:rsidRPr="0035402D" w:rsidRDefault="00DE5447" w:rsidP="0025579E">
            <w:r w:rsidRPr="0035402D">
              <w:t>(with a noun result clause, usually passive) “it is brought about,” it happens</w:t>
            </w:r>
          </w:p>
        </w:tc>
      </w:tr>
      <w:tr w:rsidR="00DE5447" w:rsidRPr="0035402D" w14:paraId="76D8A6AB" w14:textId="77777777" w:rsidTr="0025579E">
        <w:tc>
          <w:tcPr>
            <w:tcW w:w="4675" w:type="dxa"/>
          </w:tcPr>
          <w:p w14:paraId="3EA9AF5D" w14:textId="77777777" w:rsidR="00DE5447" w:rsidRPr="0035402D" w:rsidRDefault="00DE5447" w:rsidP="0025579E">
            <w:r w:rsidRPr="0035402D">
              <w:t>fiō, fiērī factus sum</w:t>
            </w:r>
          </w:p>
        </w:tc>
        <w:tc>
          <w:tcPr>
            <w:tcW w:w="4675" w:type="dxa"/>
          </w:tcPr>
          <w:p w14:paraId="0EB95403" w14:textId="77777777" w:rsidR="00DE5447" w:rsidRPr="0035402D" w:rsidRDefault="00DE5447" w:rsidP="0025579E">
            <w:r w:rsidRPr="0035402D">
              <w:t xml:space="preserve">often used as the passive form of </w:t>
            </w:r>
            <w:r w:rsidRPr="0035402D">
              <w:rPr>
                <w:i/>
              </w:rPr>
              <w:t>facio</w:t>
            </w:r>
            <w:r w:rsidRPr="0035402D">
              <w:t>: to happen, to become</w:t>
            </w:r>
          </w:p>
        </w:tc>
      </w:tr>
      <w:tr w:rsidR="00DE5447" w:rsidRPr="0035402D" w14:paraId="23AC8DF7" w14:textId="77777777" w:rsidTr="0025579E">
        <w:tc>
          <w:tcPr>
            <w:tcW w:w="4675" w:type="dxa"/>
          </w:tcPr>
          <w:p w14:paraId="707ED512" w14:textId="77777777" w:rsidR="00DE5447" w:rsidRPr="0035402D" w:rsidRDefault="00DE5447" w:rsidP="0025579E">
            <w:r w:rsidRPr="0035402D">
              <w:t>inquam, inquis, inquit</w:t>
            </w:r>
          </w:p>
        </w:tc>
        <w:tc>
          <w:tcPr>
            <w:tcW w:w="4675" w:type="dxa"/>
          </w:tcPr>
          <w:p w14:paraId="4CC10368" w14:textId="77777777" w:rsidR="00DE5447" w:rsidRDefault="00DE5447" w:rsidP="0025579E">
            <w:r w:rsidRPr="0035402D">
              <w:t>to say (used for direct quotations, not indirect statement)</w:t>
            </w:r>
          </w:p>
        </w:tc>
      </w:tr>
      <w:tr w:rsidR="00DE5447" w:rsidRPr="0035402D" w14:paraId="7DFBC893" w14:textId="77777777" w:rsidTr="0025579E">
        <w:tc>
          <w:tcPr>
            <w:tcW w:w="4675" w:type="dxa"/>
          </w:tcPr>
          <w:p w14:paraId="2DCF06C3" w14:textId="77777777" w:rsidR="00DE5447" w:rsidRPr="0035402D" w:rsidRDefault="00DE5447" w:rsidP="0025579E">
            <w:r>
              <w:t>Nouns</w:t>
            </w:r>
          </w:p>
        </w:tc>
        <w:tc>
          <w:tcPr>
            <w:tcW w:w="4675" w:type="dxa"/>
          </w:tcPr>
          <w:p w14:paraId="7A432BFF" w14:textId="77777777" w:rsidR="00DE5447" w:rsidRPr="0035402D" w:rsidRDefault="00DE5447" w:rsidP="0025579E"/>
        </w:tc>
      </w:tr>
      <w:tr w:rsidR="00DE5447" w:rsidRPr="0035402D" w14:paraId="179CCCC8" w14:textId="77777777" w:rsidTr="0025579E">
        <w:tc>
          <w:tcPr>
            <w:tcW w:w="4675" w:type="dxa"/>
          </w:tcPr>
          <w:p w14:paraId="3F4AA1AB" w14:textId="77777777" w:rsidR="00DE5447" w:rsidRDefault="00DE5447" w:rsidP="0025579E">
            <w:r>
              <w:t>aliquis, aliquid</w:t>
            </w:r>
          </w:p>
        </w:tc>
        <w:tc>
          <w:tcPr>
            <w:tcW w:w="4675" w:type="dxa"/>
          </w:tcPr>
          <w:p w14:paraId="2D28F71D" w14:textId="77777777" w:rsidR="00DE5447" w:rsidRDefault="00DE5447" w:rsidP="0025579E">
            <w:r>
              <w:t>anyone, anything</w:t>
            </w:r>
          </w:p>
        </w:tc>
      </w:tr>
      <w:tr w:rsidR="00DE5447" w:rsidRPr="0035402D" w14:paraId="71249645" w14:textId="77777777" w:rsidTr="0025579E">
        <w:tc>
          <w:tcPr>
            <w:tcW w:w="4675" w:type="dxa"/>
          </w:tcPr>
          <w:p w14:paraId="7568E5CD" w14:textId="77777777" w:rsidR="00DE5447" w:rsidRPr="0035402D" w:rsidRDefault="00DE5447" w:rsidP="0025579E">
            <w:r>
              <w:t>quis, quid</w:t>
            </w:r>
          </w:p>
        </w:tc>
        <w:tc>
          <w:tcPr>
            <w:tcW w:w="4675" w:type="dxa"/>
          </w:tcPr>
          <w:p w14:paraId="5444DECF" w14:textId="77777777" w:rsidR="00DE5447" w:rsidRPr="0035402D" w:rsidRDefault="00DE5447" w:rsidP="0025579E">
            <w:r>
              <w:t>who, what</w:t>
            </w:r>
          </w:p>
        </w:tc>
      </w:tr>
      <w:tr w:rsidR="00DE5447" w:rsidRPr="0035402D" w14:paraId="29A1B36F" w14:textId="77777777" w:rsidTr="0025579E">
        <w:tc>
          <w:tcPr>
            <w:tcW w:w="4675" w:type="dxa"/>
          </w:tcPr>
          <w:p w14:paraId="23A5C490" w14:textId="77777777" w:rsidR="00DE5447" w:rsidRPr="0035402D" w:rsidRDefault="00DE5447" w:rsidP="0025579E">
            <w:r w:rsidRPr="0035402D">
              <w:t>mos, moris (m)</w:t>
            </w:r>
          </w:p>
        </w:tc>
        <w:tc>
          <w:tcPr>
            <w:tcW w:w="4675" w:type="dxa"/>
          </w:tcPr>
          <w:p w14:paraId="29728694" w14:textId="77777777" w:rsidR="00DE5447" w:rsidRPr="0035402D" w:rsidRDefault="00DE5447" w:rsidP="0025579E">
            <w:r w:rsidRPr="0035402D">
              <w:t>custom (</w:t>
            </w:r>
            <w:r w:rsidRPr="0035402D">
              <w:rPr>
                <w:i/>
              </w:rPr>
              <w:t>mos est ut</w:t>
            </w:r>
            <w:r w:rsidRPr="0035402D">
              <w:t xml:space="preserve"> + subj. = it is customary that ...)</w:t>
            </w:r>
          </w:p>
        </w:tc>
      </w:tr>
      <w:tr w:rsidR="00DE5447" w:rsidRPr="0035402D" w14:paraId="0F52C9C0" w14:textId="77777777" w:rsidTr="0025579E">
        <w:tc>
          <w:tcPr>
            <w:tcW w:w="4675" w:type="dxa"/>
          </w:tcPr>
          <w:p w14:paraId="3B6D70BB" w14:textId="77777777" w:rsidR="00DE5447" w:rsidRPr="0035402D" w:rsidRDefault="00DE5447" w:rsidP="0025579E">
            <w:r w:rsidRPr="0035402D">
              <w:t>necesse (indeclinable)</w:t>
            </w:r>
          </w:p>
        </w:tc>
        <w:tc>
          <w:tcPr>
            <w:tcW w:w="4675" w:type="dxa"/>
          </w:tcPr>
          <w:p w14:paraId="708A93BE" w14:textId="77777777" w:rsidR="00DE5447" w:rsidRPr="0035402D" w:rsidRDefault="00DE5447" w:rsidP="0025579E">
            <w:r w:rsidRPr="0035402D">
              <w:t>necessary, important (</w:t>
            </w:r>
            <w:r w:rsidRPr="0035402D">
              <w:rPr>
                <w:i/>
              </w:rPr>
              <w:t xml:space="preserve">necesse est ut </w:t>
            </w:r>
            <w:r w:rsidRPr="0035402D">
              <w:t>+ subj. = it is necessary that ...)</w:t>
            </w:r>
          </w:p>
        </w:tc>
      </w:tr>
      <w:tr w:rsidR="00DE5447" w:rsidRPr="0035402D" w14:paraId="7A9F59CA" w14:textId="77777777" w:rsidTr="0025579E">
        <w:tc>
          <w:tcPr>
            <w:tcW w:w="4675" w:type="dxa"/>
          </w:tcPr>
          <w:p w14:paraId="7612899D" w14:textId="77777777" w:rsidR="00DE5447" w:rsidRPr="0035402D" w:rsidRDefault="00DE5447" w:rsidP="0025579E">
            <w:r w:rsidRPr="0035402D">
              <w:t>scelus, sceleris (n)</w:t>
            </w:r>
          </w:p>
        </w:tc>
        <w:tc>
          <w:tcPr>
            <w:tcW w:w="4675" w:type="dxa"/>
          </w:tcPr>
          <w:p w14:paraId="40363516" w14:textId="77777777" w:rsidR="00DE5447" w:rsidRPr="0035402D" w:rsidRDefault="00DE5447" w:rsidP="0025579E">
            <w:r w:rsidRPr="0035402D">
              <w:t>crime, wicked deed</w:t>
            </w:r>
          </w:p>
        </w:tc>
      </w:tr>
      <w:tr w:rsidR="00DE5447" w:rsidRPr="0035402D" w14:paraId="4351227B" w14:textId="77777777" w:rsidTr="0025579E">
        <w:tc>
          <w:tcPr>
            <w:tcW w:w="4675" w:type="dxa"/>
          </w:tcPr>
          <w:p w14:paraId="4E44A18E" w14:textId="77777777" w:rsidR="00DE5447" w:rsidRPr="0035402D" w:rsidRDefault="00DE5447" w:rsidP="0025579E">
            <w:r>
              <w:t>Adjectives</w:t>
            </w:r>
          </w:p>
        </w:tc>
        <w:tc>
          <w:tcPr>
            <w:tcW w:w="4675" w:type="dxa"/>
          </w:tcPr>
          <w:p w14:paraId="39F69223" w14:textId="77777777" w:rsidR="00DE5447" w:rsidRPr="0035402D" w:rsidRDefault="00DE5447" w:rsidP="0025579E"/>
        </w:tc>
      </w:tr>
      <w:tr w:rsidR="00DE5447" w:rsidRPr="0035402D" w14:paraId="297F882C" w14:textId="77777777" w:rsidTr="0025579E">
        <w:tc>
          <w:tcPr>
            <w:tcW w:w="4675" w:type="dxa"/>
          </w:tcPr>
          <w:p w14:paraId="1AA49364" w14:textId="77777777" w:rsidR="00DE5447" w:rsidRPr="0035402D" w:rsidRDefault="00DE5447" w:rsidP="0025579E">
            <w:r w:rsidRPr="0035402D">
              <w:t>quīdam, quaedam, quoddam</w:t>
            </w:r>
          </w:p>
        </w:tc>
        <w:tc>
          <w:tcPr>
            <w:tcW w:w="4675" w:type="dxa"/>
          </w:tcPr>
          <w:p w14:paraId="36B71A7A" w14:textId="77777777" w:rsidR="00DE5447" w:rsidRPr="0035402D" w:rsidRDefault="00DE5447" w:rsidP="0025579E">
            <w:r w:rsidRPr="0035402D">
              <w:t>a certain person, a certain thing</w:t>
            </w:r>
          </w:p>
        </w:tc>
      </w:tr>
      <w:tr w:rsidR="00DE5447" w:rsidRPr="0035402D" w14:paraId="4B8407F5" w14:textId="77777777" w:rsidTr="0025579E">
        <w:tc>
          <w:tcPr>
            <w:tcW w:w="4675" w:type="dxa"/>
          </w:tcPr>
          <w:p w14:paraId="1C97CF43" w14:textId="77777777" w:rsidR="00DE5447" w:rsidRPr="0035402D" w:rsidRDefault="00DE5447" w:rsidP="0025579E">
            <w:r>
              <w:t>certus, certa, certum</w:t>
            </w:r>
          </w:p>
        </w:tc>
        <w:tc>
          <w:tcPr>
            <w:tcW w:w="4675" w:type="dxa"/>
          </w:tcPr>
          <w:p w14:paraId="06F6F790" w14:textId="77777777" w:rsidR="00DE5447" w:rsidRPr="0035402D" w:rsidRDefault="00DE5447" w:rsidP="0025579E">
            <w:r>
              <w:t>sure, fixed</w:t>
            </w:r>
          </w:p>
        </w:tc>
      </w:tr>
      <w:tr w:rsidR="00DE5447" w14:paraId="19FEB78A" w14:textId="77777777" w:rsidTr="0025579E">
        <w:tc>
          <w:tcPr>
            <w:tcW w:w="4675" w:type="dxa"/>
          </w:tcPr>
          <w:p w14:paraId="23322822" w14:textId="77777777" w:rsidR="00DE5447" w:rsidRPr="0035402D" w:rsidRDefault="00DE5447" w:rsidP="0025579E">
            <w:r>
              <w:t>cunctus, cuncta, cunctum</w:t>
            </w:r>
          </w:p>
        </w:tc>
        <w:tc>
          <w:tcPr>
            <w:tcW w:w="4675" w:type="dxa"/>
          </w:tcPr>
          <w:p w14:paraId="563A69EE" w14:textId="77777777" w:rsidR="00DE5447" w:rsidRDefault="00DE5447" w:rsidP="0025579E">
            <w:r>
              <w:t>all, together</w:t>
            </w:r>
          </w:p>
        </w:tc>
      </w:tr>
    </w:tbl>
    <w:p w14:paraId="5BD3E812" w14:textId="77777777" w:rsidR="00DE5447" w:rsidRDefault="00DE5447" w:rsidP="00DE5447">
      <w:pPr>
        <w:spacing w:after="0"/>
      </w:pPr>
    </w:p>
    <w:p w14:paraId="6B7AEA8E" w14:textId="77777777" w:rsidR="00DE5447" w:rsidRPr="00470E40" w:rsidRDefault="00DE5447" w:rsidP="00DE5447">
      <w:pPr>
        <w:spacing w:after="0"/>
      </w:pPr>
    </w:p>
    <w:p w14:paraId="658538A1" w14:textId="77777777" w:rsidR="00DE5447" w:rsidRPr="00026ED0" w:rsidRDefault="00DE5447" w:rsidP="00DE5447">
      <w:pPr>
        <w:spacing w:after="0"/>
      </w:pPr>
      <w:r>
        <w:t>Phrases that commonly start noun result clauses and should be added to your vocabulary: accidit + ut + subjunctive (it happens that ____); faciam + ut (I will make sure that ___); ita efficitur ut (it just so happened that ___); mos mihi est + ut (it is common for me to ___; contigit + ut (it turns out that ___); necesse est + ut (it is necessary that ___); reliquum est + ut (all that remains is that ___); fit ut (it just so happens that ___)</w:t>
      </w:r>
    </w:p>
    <w:p w14:paraId="42DA59AC" w14:textId="77777777" w:rsidR="00DE5447" w:rsidRDefault="00DE5447" w:rsidP="00DE5447">
      <w:pPr>
        <w:spacing w:after="0"/>
      </w:pPr>
    </w:p>
    <w:p w14:paraId="4DAEE583" w14:textId="77777777" w:rsidR="00DE5447" w:rsidRDefault="00DE5447" w:rsidP="00DE5447">
      <w:pPr>
        <w:contextualSpacing/>
      </w:pPr>
      <w:r>
        <w:t xml:space="preserve">Question words that start indirect questions: </w:t>
      </w:r>
    </w:p>
    <w:p w14:paraId="49A7BE1D" w14:textId="77777777" w:rsidR="00DE5447" w:rsidRDefault="00DE5447">
      <w:pPr>
        <w:pStyle w:val="ListParagraph"/>
        <w:numPr>
          <w:ilvl w:val="0"/>
          <w:numId w:val="112"/>
        </w:numPr>
        <w:contextualSpacing/>
      </w:pPr>
      <w:r>
        <w:t>cur: why?</w:t>
      </w:r>
    </w:p>
    <w:p w14:paraId="43352B1D" w14:textId="77777777" w:rsidR="00DE5447" w:rsidRDefault="00DE5447">
      <w:pPr>
        <w:pStyle w:val="ListParagraph"/>
        <w:numPr>
          <w:ilvl w:val="0"/>
          <w:numId w:val="111"/>
        </w:numPr>
        <w:suppressAutoHyphens w:val="0"/>
        <w:autoSpaceDE/>
        <w:autoSpaceDN/>
        <w:adjustRightInd/>
        <w:spacing w:line="259" w:lineRule="auto"/>
        <w:contextualSpacing/>
        <w:textAlignment w:val="auto"/>
      </w:pPr>
      <w:r>
        <w:t>quis, quid: who, what? (declines like qui, quae, quod except in the neuter)</w:t>
      </w:r>
    </w:p>
    <w:p w14:paraId="69C3C36F" w14:textId="77777777" w:rsidR="00DE5447" w:rsidRDefault="00DE5447">
      <w:pPr>
        <w:pStyle w:val="ListParagraph"/>
        <w:numPr>
          <w:ilvl w:val="0"/>
          <w:numId w:val="111"/>
        </w:numPr>
        <w:suppressAutoHyphens w:val="0"/>
        <w:autoSpaceDE/>
        <w:autoSpaceDN/>
        <w:adjustRightInd/>
        <w:spacing w:line="259" w:lineRule="auto"/>
        <w:contextualSpacing/>
        <w:textAlignment w:val="auto"/>
      </w:pPr>
      <w:r>
        <w:t>qualis, quale: of what kind?</w:t>
      </w:r>
    </w:p>
    <w:p w14:paraId="162D799B" w14:textId="77777777" w:rsidR="00DE5447" w:rsidRDefault="00DE5447">
      <w:pPr>
        <w:pStyle w:val="ListParagraph"/>
        <w:numPr>
          <w:ilvl w:val="0"/>
          <w:numId w:val="111"/>
        </w:numPr>
        <w:suppressAutoHyphens w:val="0"/>
        <w:autoSpaceDE/>
        <w:autoSpaceDN/>
        <w:adjustRightInd/>
        <w:spacing w:line="259" w:lineRule="auto"/>
        <w:contextualSpacing/>
        <w:textAlignment w:val="auto"/>
      </w:pPr>
      <w:r>
        <w:t>quam: how?</w:t>
      </w:r>
    </w:p>
    <w:p w14:paraId="699EE195" w14:textId="77777777" w:rsidR="00DE5447" w:rsidRDefault="00DE5447">
      <w:pPr>
        <w:pStyle w:val="ListParagraph"/>
        <w:numPr>
          <w:ilvl w:val="0"/>
          <w:numId w:val="111"/>
        </w:numPr>
        <w:suppressAutoHyphens w:val="0"/>
        <w:autoSpaceDE/>
        <w:autoSpaceDN/>
        <w:adjustRightInd/>
        <w:spacing w:line="259" w:lineRule="auto"/>
        <w:contextualSpacing/>
        <w:textAlignment w:val="auto"/>
      </w:pPr>
      <w:r>
        <w:t>quantum: how much?</w:t>
      </w:r>
    </w:p>
    <w:p w14:paraId="0F410CC4" w14:textId="77777777" w:rsidR="00DE5447" w:rsidRDefault="00DE5447">
      <w:pPr>
        <w:pStyle w:val="ListParagraph"/>
        <w:numPr>
          <w:ilvl w:val="0"/>
          <w:numId w:val="111"/>
        </w:numPr>
        <w:suppressAutoHyphens w:val="0"/>
        <w:autoSpaceDE/>
        <w:autoSpaceDN/>
        <w:adjustRightInd/>
        <w:spacing w:line="259" w:lineRule="auto"/>
        <w:contextualSpacing/>
        <w:textAlignment w:val="auto"/>
      </w:pPr>
      <w:r>
        <w:t>quemadmodem: how the heck?</w:t>
      </w:r>
    </w:p>
    <w:p w14:paraId="4D936370" w14:textId="77777777" w:rsidR="00DE5447" w:rsidRDefault="00DE5447">
      <w:pPr>
        <w:pStyle w:val="ListParagraph"/>
        <w:numPr>
          <w:ilvl w:val="0"/>
          <w:numId w:val="111"/>
        </w:numPr>
        <w:suppressAutoHyphens w:val="0"/>
        <w:autoSpaceDE/>
        <w:autoSpaceDN/>
        <w:adjustRightInd/>
        <w:spacing w:line="259" w:lineRule="auto"/>
        <w:contextualSpacing/>
        <w:textAlignment w:val="auto"/>
      </w:pPr>
      <w:r>
        <w:t>quotiens: how many times? how often?</w:t>
      </w:r>
    </w:p>
    <w:p w14:paraId="2A5AAE49" w14:textId="77777777" w:rsidR="00DE5447" w:rsidRPr="00E549F0" w:rsidRDefault="00DE5447">
      <w:pPr>
        <w:pStyle w:val="ListParagraph"/>
        <w:numPr>
          <w:ilvl w:val="0"/>
          <w:numId w:val="111"/>
        </w:numPr>
        <w:suppressAutoHyphens w:val="0"/>
        <w:autoSpaceDE/>
        <w:autoSpaceDN/>
        <w:adjustRightInd/>
        <w:spacing w:line="259" w:lineRule="auto"/>
        <w:contextualSpacing/>
        <w:textAlignment w:val="auto"/>
      </w:pPr>
      <w:r>
        <w:t>ubi: where? when?</w:t>
      </w:r>
    </w:p>
    <w:p w14:paraId="516ABF40" w14:textId="77777777" w:rsidR="00DE5447" w:rsidRDefault="00DE5447" w:rsidP="00A7580B">
      <w:pPr>
        <w:keepLines/>
        <w:spacing w:after="0"/>
      </w:pPr>
    </w:p>
    <w:p w14:paraId="738E764E" w14:textId="223CB234" w:rsidR="000F601F" w:rsidRPr="000F601F" w:rsidRDefault="000F601F" w:rsidP="00A7580B">
      <w:pPr>
        <w:keepLines/>
        <w:spacing w:after="0"/>
        <w:rPr>
          <w:rStyle w:val="BookTitle"/>
        </w:rPr>
      </w:pPr>
    </w:p>
    <w:sectPr w:rsidR="000F601F" w:rsidRPr="000F601F" w:rsidSect="00264EE9">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8" w:author="Dustin Ryan Heinen" w:date="2025-02-06T13:51:00Z" w:initials="DH">
    <w:p w14:paraId="3684EBDC" w14:textId="77777777" w:rsidR="008113D8" w:rsidRDefault="008113D8" w:rsidP="008113D8">
      <w:r>
        <w:rPr>
          <w:rStyle w:val="CommentReference"/>
        </w:rPr>
        <w:annotationRef/>
      </w:r>
      <w:r>
        <w:rPr>
          <w:color w:val="000000"/>
          <w:sz w:val="20"/>
          <w:szCs w:val="20"/>
        </w:rPr>
        <w:t>******add verbs like volo and cogo, etc. (p17 of woodcock)</w:t>
      </w:r>
    </w:p>
    <w:p w14:paraId="361605BD" w14:textId="77777777" w:rsidR="008113D8" w:rsidRDefault="008113D8" w:rsidP="008113D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1605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2E3D490" w16cex:dateUtc="2025-02-06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1605BD" w16cid:durableId="22E3D4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16EBAF" w14:textId="77777777" w:rsidR="00E5264E" w:rsidRDefault="00E5264E" w:rsidP="001837F8">
      <w:pPr>
        <w:spacing w:after="0" w:line="240" w:lineRule="auto"/>
      </w:pPr>
      <w:r>
        <w:separator/>
      </w:r>
    </w:p>
  </w:endnote>
  <w:endnote w:type="continuationSeparator" w:id="0">
    <w:p w14:paraId="21AA4BB4" w14:textId="77777777" w:rsidR="00E5264E" w:rsidRDefault="00E5264E" w:rsidP="00183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nionPro-Regular">
    <w:altName w:val="Calibri"/>
    <w:panose1 w:val="020B0604020202020204"/>
    <w:charset w:val="00"/>
    <w:family w:val="auto"/>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d">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0B3341" w14:textId="77777777" w:rsidR="00E5264E" w:rsidRDefault="00E5264E" w:rsidP="001837F8">
      <w:pPr>
        <w:spacing w:after="0" w:line="240" w:lineRule="auto"/>
      </w:pPr>
      <w:r>
        <w:separator/>
      </w:r>
    </w:p>
  </w:footnote>
  <w:footnote w:type="continuationSeparator" w:id="0">
    <w:p w14:paraId="1C2FC7DB" w14:textId="77777777" w:rsidR="00E5264E" w:rsidRDefault="00E5264E" w:rsidP="001837F8">
      <w:pPr>
        <w:spacing w:after="0" w:line="240" w:lineRule="auto"/>
      </w:pPr>
      <w:r>
        <w:continuationSeparator/>
      </w:r>
    </w:p>
  </w:footnote>
  <w:footnote w:id="1">
    <w:p w14:paraId="21E86ACC" w14:textId="77777777" w:rsidR="00347A8D" w:rsidRDefault="00347A8D" w:rsidP="001837F8">
      <w:pPr>
        <w:pStyle w:val="FootnoteText"/>
      </w:pPr>
      <w:r>
        <w:rPr>
          <w:rStyle w:val="FootnoteReference"/>
        </w:rPr>
        <w:footnoteRef/>
      </w:r>
      <w:r>
        <w:t xml:space="preserve"> English does not have a universal form for 2nd person plural. That’s why it has so many regional forms. Variation in diction is a wonderful component of language. If you can pronounce a word and it conveys meaning that others can understand, then you should try it. You guys, y’all, y’ouse, you’uns, yinz, etc. are all great ways to translate you (pl) in English.</w:t>
      </w:r>
    </w:p>
  </w:footnote>
  <w:footnote w:id="2">
    <w:p w14:paraId="6C55D61E" w14:textId="77777777" w:rsidR="00347A8D" w:rsidRDefault="00347A8D" w:rsidP="001837F8">
      <w:pPr>
        <w:pStyle w:val="FootnoteText"/>
      </w:pPr>
      <w:r>
        <w:rPr>
          <w:rStyle w:val="FootnoteReference"/>
        </w:rPr>
        <w:footnoteRef/>
      </w:r>
      <w:r>
        <w:t xml:space="preserve"> </w:t>
      </w:r>
      <w:r w:rsidRPr="00927D8E">
        <w:rPr>
          <w:rFonts w:cstheme="minorHAnsi"/>
        </w:rPr>
        <w:t>The macron in ēre and ere verbs makes a big difference because the two verb families have different rules.</w:t>
      </w:r>
    </w:p>
  </w:footnote>
  <w:footnote w:id="3">
    <w:p w14:paraId="34043E13" w14:textId="77777777" w:rsidR="00347A8D" w:rsidRDefault="00347A8D" w:rsidP="001837F8">
      <w:pPr>
        <w:pStyle w:val="FootnoteText"/>
      </w:pPr>
      <w:r>
        <w:rPr>
          <w:rStyle w:val="FootnoteReference"/>
        </w:rPr>
        <w:footnoteRef/>
      </w:r>
      <w:r>
        <w:t xml:space="preserve"> The two endings are interchangeable. They are used by different authors in different periods, areas, and genres, so you must memorize both.</w:t>
      </w:r>
    </w:p>
  </w:footnote>
  <w:footnote w:id="4">
    <w:p w14:paraId="2CD2572B" w14:textId="77777777" w:rsidR="00347A8D" w:rsidRDefault="00347A8D" w:rsidP="008758E5">
      <w:pPr>
        <w:pStyle w:val="FootnoteText"/>
      </w:pPr>
      <w:r>
        <w:rPr>
          <w:rStyle w:val="FootnoteReference"/>
        </w:rPr>
        <w:footnoteRef/>
      </w:r>
      <w:r>
        <w:t xml:space="preserve"> Comparative and superlative degrees often have regional dialectic variants. These can be a fun way for you to translate them, rather than “longer.” Some superlative examples might include “wicked far,” “quite far,” or (my great grandmother’s favorite), “way over yonder.”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21BBD"/>
    <w:multiLevelType w:val="hybridMultilevel"/>
    <w:tmpl w:val="99607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D12C8"/>
    <w:multiLevelType w:val="hybridMultilevel"/>
    <w:tmpl w:val="8D28C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56E7F"/>
    <w:multiLevelType w:val="hybridMultilevel"/>
    <w:tmpl w:val="7D628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4318C"/>
    <w:multiLevelType w:val="hybridMultilevel"/>
    <w:tmpl w:val="2D129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45743"/>
    <w:multiLevelType w:val="hybridMultilevel"/>
    <w:tmpl w:val="4128E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DD3520"/>
    <w:multiLevelType w:val="hybridMultilevel"/>
    <w:tmpl w:val="9DDC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31E16"/>
    <w:multiLevelType w:val="hybridMultilevel"/>
    <w:tmpl w:val="E5EAF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ED538F"/>
    <w:multiLevelType w:val="hybridMultilevel"/>
    <w:tmpl w:val="DBE4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22461"/>
    <w:multiLevelType w:val="hybridMultilevel"/>
    <w:tmpl w:val="CB7C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0E0F60"/>
    <w:multiLevelType w:val="hybridMultilevel"/>
    <w:tmpl w:val="FA948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6F1117"/>
    <w:multiLevelType w:val="hybridMultilevel"/>
    <w:tmpl w:val="757A3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323CC8"/>
    <w:multiLevelType w:val="hybridMultilevel"/>
    <w:tmpl w:val="00DC4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8E5433"/>
    <w:multiLevelType w:val="hybridMultilevel"/>
    <w:tmpl w:val="BC26B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12902"/>
    <w:multiLevelType w:val="hybridMultilevel"/>
    <w:tmpl w:val="FC1C6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7A160D"/>
    <w:multiLevelType w:val="hybridMultilevel"/>
    <w:tmpl w:val="2C9E1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0A7F4A"/>
    <w:multiLevelType w:val="hybridMultilevel"/>
    <w:tmpl w:val="F93AD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ED1F05"/>
    <w:multiLevelType w:val="hybridMultilevel"/>
    <w:tmpl w:val="AB52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C60FA4"/>
    <w:multiLevelType w:val="hybridMultilevel"/>
    <w:tmpl w:val="83A49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072976"/>
    <w:multiLevelType w:val="hybridMultilevel"/>
    <w:tmpl w:val="A394F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BB3505"/>
    <w:multiLevelType w:val="hybridMultilevel"/>
    <w:tmpl w:val="940AF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042D41"/>
    <w:multiLevelType w:val="hybridMultilevel"/>
    <w:tmpl w:val="84F29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B65621"/>
    <w:multiLevelType w:val="hybridMultilevel"/>
    <w:tmpl w:val="E1D2E5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25020A5"/>
    <w:multiLevelType w:val="hybridMultilevel"/>
    <w:tmpl w:val="21087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105E18"/>
    <w:multiLevelType w:val="hybridMultilevel"/>
    <w:tmpl w:val="1C368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242696"/>
    <w:multiLevelType w:val="hybridMultilevel"/>
    <w:tmpl w:val="F1841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B53741"/>
    <w:multiLevelType w:val="hybridMultilevel"/>
    <w:tmpl w:val="C2165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6E14528"/>
    <w:multiLevelType w:val="hybridMultilevel"/>
    <w:tmpl w:val="B600A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E72046"/>
    <w:multiLevelType w:val="hybridMultilevel"/>
    <w:tmpl w:val="BEC06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7F7078"/>
    <w:multiLevelType w:val="hybridMultilevel"/>
    <w:tmpl w:val="051C6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A93ABF"/>
    <w:multiLevelType w:val="hybridMultilevel"/>
    <w:tmpl w:val="FE607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6C6015"/>
    <w:multiLevelType w:val="hybridMultilevel"/>
    <w:tmpl w:val="BCC0A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AB131F"/>
    <w:multiLevelType w:val="multilevel"/>
    <w:tmpl w:val="B63EE9E2"/>
    <w:styleLink w:val="CurrentList1"/>
    <w:lvl w:ilvl="0">
      <w:start w:val="1"/>
      <w:numFmt w:val="decimal"/>
      <w:suff w:val="space"/>
      <w:lvlText w:val="Chapter %1"/>
      <w:lvlJc w:val="left"/>
      <w:pPr>
        <w:ind w:left="558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3214726B"/>
    <w:multiLevelType w:val="hybridMultilevel"/>
    <w:tmpl w:val="60F29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726C5E"/>
    <w:multiLevelType w:val="hybridMultilevel"/>
    <w:tmpl w:val="395E4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4A17DD"/>
    <w:multiLevelType w:val="hybridMultilevel"/>
    <w:tmpl w:val="F9F6D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964C44"/>
    <w:multiLevelType w:val="hybridMultilevel"/>
    <w:tmpl w:val="0CF8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475959"/>
    <w:multiLevelType w:val="hybridMultilevel"/>
    <w:tmpl w:val="D910C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561C64"/>
    <w:multiLevelType w:val="hybridMultilevel"/>
    <w:tmpl w:val="A3989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F61E37"/>
    <w:multiLevelType w:val="hybridMultilevel"/>
    <w:tmpl w:val="BB24F2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2D673E"/>
    <w:multiLevelType w:val="hybridMultilevel"/>
    <w:tmpl w:val="152A6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047CAD"/>
    <w:multiLevelType w:val="hybridMultilevel"/>
    <w:tmpl w:val="BA92F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A120296"/>
    <w:multiLevelType w:val="hybridMultilevel"/>
    <w:tmpl w:val="AC1A1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AB61FC8"/>
    <w:multiLevelType w:val="hybridMultilevel"/>
    <w:tmpl w:val="06403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846B2B"/>
    <w:multiLevelType w:val="hybridMultilevel"/>
    <w:tmpl w:val="492EC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BF26826"/>
    <w:multiLevelType w:val="hybridMultilevel"/>
    <w:tmpl w:val="A288D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E602F1C"/>
    <w:multiLevelType w:val="hybridMultilevel"/>
    <w:tmpl w:val="099AB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F0D2980"/>
    <w:multiLevelType w:val="hybridMultilevel"/>
    <w:tmpl w:val="BC34C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1242FB"/>
    <w:multiLevelType w:val="hybridMultilevel"/>
    <w:tmpl w:val="D298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722543"/>
    <w:multiLevelType w:val="hybridMultilevel"/>
    <w:tmpl w:val="5BB23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CF78A9"/>
    <w:multiLevelType w:val="hybridMultilevel"/>
    <w:tmpl w:val="9E0CB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F80978"/>
    <w:multiLevelType w:val="hybridMultilevel"/>
    <w:tmpl w:val="CFF6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D741DF"/>
    <w:multiLevelType w:val="hybridMultilevel"/>
    <w:tmpl w:val="0B7C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A7102B"/>
    <w:multiLevelType w:val="hybridMultilevel"/>
    <w:tmpl w:val="CA9C4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426663"/>
    <w:multiLevelType w:val="hybridMultilevel"/>
    <w:tmpl w:val="4C8AA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3C5DA3"/>
    <w:multiLevelType w:val="hybridMultilevel"/>
    <w:tmpl w:val="DBF84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86756BE"/>
    <w:multiLevelType w:val="hybridMultilevel"/>
    <w:tmpl w:val="E00CE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A0B44FB"/>
    <w:multiLevelType w:val="hybridMultilevel"/>
    <w:tmpl w:val="0F2EB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A8E6727"/>
    <w:multiLevelType w:val="hybridMultilevel"/>
    <w:tmpl w:val="2B02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A9C1005"/>
    <w:multiLevelType w:val="hybridMultilevel"/>
    <w:tmpl w:val="64BE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1A70CA"/>
    <w:multiLevelType w:val="hybridMultilevel"/>
    <w:tmpl w:val="74880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DA85A48"/>
    <w:multiLevelType w:val="hybridMultilevel"/>
    <w:tmpl w:val="9B2ED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0551057"/>
    <w:multiLevelType w:val="multilevel"/>
    <w:tmpl w:val="B63EE9E2"/>
    <w:lvl w:ilvl="0">
      <w:start w:val="1"/>
      <w:numFmt w:val="decimal"/>
      <w:pStyle w:val="Heading1"/>
      <w:suff w:val="space"/>
      <w:lvlText w:val="Chapter %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2" w15:restartNumberingAfterBreak="0">
    <w:nsid w:val="505766D1"/>
    <w:multiLevelType w:val="hybridMultilevel"/>
    <w:tmpl w:val="73785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DD5DED"/>
    <w:multiLevelType w:val="hybridMultilevel"/>
    <w:tmpl w:val="392C9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22E6F00"/>
    <w:multiLevelType w:val="hybridMultilevel"/>
    <w:tmpl w:val="434C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29037EB"/>
    <w:multiLevelType w:val="hybridMultilevel"/>
    <w:tmpl w:val="D428B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4EB104B"/>
    <w:multiLevelType w:val="hybridMultilevel"/>
    <w:tmpl w:val="8D3C9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5573258"/>
    <w:multiLevelType w:val="hybridMultilevel"/>
    <w:tmpl w:val="3EF6B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04286F"/>
    <w:multiLevelType w:val="hybridMultilevel"/>
    <w:tmpl w:val="DAFC9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251CC0"/>
    <w:multiLevelType w:val="hybridMultilevel"/>
    <w:tmpl w:val="43EAE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63625CF"/>
    <w:multiLevelType w:val="hybridMultilevel"/>
    <w:tmpl w:val="5DCAA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6717BCC"/>
    <w:multiLevelType w:val="hybridMultilevel"/>
    <w:tmpl w:val="4C804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937367"/>
    <w:multiLevelType w:val="hybridMultilevel"/>
    <w:tmpl w:val="F5A44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8A337BD"/>
    <w:multiLevelType w:val="hybridMultilevel"/>
    <w:tmpl w:val="0E80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DD3677"/>
    <w:multiLevelType w:val="hybridMultilevel"/>
    <w:tmpl w:val="729E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CCA7899"/>
    <w:multiLevelType w:val="hybridMultilevel"/>
    <w:tmpl w:val="AF026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DA25AEF"/>
    <w:multiLevelType w:val="hybridMultilevel"/>
    <w:tmpl w:val="8CD43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E535FB9"/>
    <w:multiLevelType w:val="hybridMultilevel"/>
    <w:tmpl w:val="0FC69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EEE1BDF"/>
    <w:multiLevelType w:val="hybridMultilevel"/>
    <w:tmpl w:val="D9203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F976EEC"/>
    <w:multiLevelType w:val="hybridMultilevel"/>
    <w:tmpl w:val="53B60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0933DC9"/>
    <w:multiLevelType w:val="hybridMultilevel"/>
    <w:tmpl w:val="197E8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10255C1"/>
    <w:multiLevelType w:val="hybridMultilevel"/>
    <w:tmpl w:val="20AA7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13217EB"/>
    <w:multiLevelType w:val="hybridMultilevel"/>
    <w:tmpl w:val="76CAB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32F4DB0"/>
    <w:multiLevelType w:val="hybridMultilevel"/>
    <w:tmpl w:val="1972A790"/>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4" w15:restartNumberingAfterBreak="0">
    <w:nsid w:val="650665BE"/>
    <w:multiLevelType w:val="hybridMultilevel"/>
    <w:tmpl w:val="078CF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413E9E"/>
    <w:multiLevelType w:val="hybridMultilevel"/>
    <w:tmpl w:val="0EA6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5D90058"/>
    <w:multiLevelType w:val="hybridMultilevel"/>
    <w:tmpl w:val="98F0B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6FB76EF"/>
    <w:multiLevelType w:val="hybridMultilevel"/>
    <w:tmpl w:val="E25EB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84D1BFC"/>
    <w:multiLevelType w:val="hybridMultilevel"/>
    <w:tmpl w:val="AF2E1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851403"/>
    <w:multiLevelType w:val="hybridMultilevel"/>
    <w:tmpl w:val="CA6E6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89264E2"/>
    <w:multiLevelType w:val="hybridMultilevel"/>
    <w:tmpl w:val="D8BE8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010EBE"/>
    <w:multiLevelType w:val="hybridMultilevel"/>
    <w:tmpl w:val="62EA0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A2442B5"/>
    <w:multiLevelType w:val="hybridMultilevel"/>
    <w:tmpl w:val="A1DA9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C467908"/>
    <w:multiLevelType w:val="hybridMultilevel"/>
    <w:tmpl w:val="D1A2D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CFC43C1"/>
    <w:multiLevelType w:val="hybridMultilevel"/>
    <w:tmpl w:val="127A3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323533D"/>
    <w:multiLevelType w:val="hybridMultilevel"/>
    <w:tmpl w:val="14C4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34746F8"/>
    <w:multiLevelType w:val="hybridMultilevel"/>
    <w:tmpl w:val="CC7EB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3D44E58"/>
    <w:multiLevelType w:val="hybridMultilevel"/>
    <w:tmpl w:val="A476E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5215125"/>
    <w:multiLevelType w:val="hybridMultilevel"/>
    <w:tmpl w:val="8542B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54B7EE7"/>
    <w:multiLevelType w:val="hybridMultilevel"/>
    <w:tmpl w:val="6866A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58D042B"/>
    <w:multiLevelType w:val="hybridMultilevel"/>
    <w:tmpl w:val="20605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59E7D49"/>
    <w:multiLevelType w:val="hybridMultilevel"/>
    <w:tmpl w:val="77B04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59F22B1"/>
    <w:multiLevelType w:val="hybridMultilevel"/>
    <w:tmpl w:val="2D5C9F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7834420D"/>
    <w:multiLevelType w:val="hybridMultilevel"/>
    <w:tmpl w:val="47809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85B1F28"/>
    <w:multiLevelType w:val="hybridMultilevel"/>
    <w:tmpl w:val="E0C6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8B92000"/>
    <w:multiLevelType w:val="hybridMultilevel"/>
    <w:tmpl w:val="BF8A8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9AB622D"/>
    <w:multiLevelType w:val="hybridMultilevel"/>
    <w:tmpl w:val="2F346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B58370A"/>
    <w:multiLevelType w:val="hybridMultilevel"/>
    <w:tmpl w:val="58C2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B74578C"/>
    <w:multiLevelType w:val="hybridMultilevel"/>
    <w:tmpl w:val="E0969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BA8238B"/>
    <w:multiLevelType w:val="hybridMultilevel"/>
    <w:tmpl w:val="9FB2E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C3D796F"/>
    <w:multiLevelType w:val="hybridMultilevel"/>
    <w:tmpl w:val="F1BE9B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F9256B4"/>
    <w:multiLevelType w:val="hybridMultilevel"/>
    <w:tmpl w:val="F88A4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321837">
    <w:abstractNumId w:val="64"/>
  </w:num>
  <w:num w:numId="2" w16cid:durableId="1505120705">
    <w:abstractNumId w:val="108"/>
  </w:num>
  <w:num w:numId="3" w16cid:durableId="1970087774">
    <w:abstractNumId w:val="3"/>
  </w:num>
  <w:num w:numId="4" w16cid:durableId="467210044">
    <w:abstractNumId w:val="84"/>
  </w:num>
  <w:num w:numId="5" w16cid:durableId="313805182">
    <w:abstractNumId w:val="2"/>
  </w:num>
  <w:num w:numId="6" w16cid:durableId="976108792">
    <w:abstractNumId w:val="45"/>
  </w:num>
  <w:num w:numId="7" w16cid:durableId="2140032362">
    <w:abstractNumId w:val="49"/>
  </w:num>
  <w:num w:numId="8" w16cid:durableId="868567065">
    <w:abstractNumId w:val="22"/>
  </w:num>
  <w:num w:numId="9" w16cid:durableId="716976883">
    <w:abstractNumId w:val="35"/>
  </w:num>
  <w:num w:numId="10" w16cid:durableId="328826608">
    <w:abstractNumId w:val="34"/>
  </w:num>
  <w:num w:numId="11" w16cid:durableId="2117286634">
    <w:abstractNumId w:val="102"/>
  </w:num>
  <w:num w:numId="12" w16cid:durableId="813446549">
    <w:abstractNumId w:val="25"/>
  </w:num>
  <w:num w:numId="13" w16cid:durableId="656301495">
    <w:abstractNumId w:val="21"/>
  </w:num>
  <w:num w:numId="14" w16cid:durableId="1116603988">
    <w:abstractNumId w:val="57"/>
  </w:num>
  <w:num w:numId="15" w16cid:durableId="1704401478">
    <w:abstractNumId w:val="88"/>
  </w:num>
  <w:num w:numId="16" w16cid:durableId="33818241">
    <w:abstractNumId w:val="52"/>
  </w:num>
  <w:num w:numId="17" w16cid:durableId="414328976">
    <w:abstractNumId w:val="27"/>
  </w:num>
  <w:num w:numId="18" w16cid:durableId="1826316877">
    <w:abstractNumId w:val="36"/>
  </w:num>
  <w:num w:numId="19" w16cid:durableId="1532498495">
    <w:abstractNumId w:val="15"/>
  </w:num>
  <w:num w:numId="20" w16cid:durableId="1066491153">
    <w:abstractNumId w:val="41"/>
  </w:num>
  <w:num w:numId="21" w16cid:durableId="70395745">
    <w:abstractNumId w:val="17"/>
  </w:num>
  <w:num w:numId="22" w16cid:durableId="1322464912">
    <w:abstractNumId w:val="69"/>
  </w:num>
  <w:num w:numId="23" w16cid:durableId="2008633339">
    <w:abstractNumId w:val="40"/>
  </w:num>
  <w:num w:numId="24" w16cid:durableId="1718240230">
    <w:abstractNumId w:val="61"/>
  </w:num>
  <w:num w:numId="25" w16cid:durableId="230584652">
    <w:abstractNumId w:val="91"/>
  </w:num>
  <w:num w:numId="26" w16cid:durableId="144665034">
    <w:abstractNumId w:val="78"/>
  </w:num>
  <w:num w:numId="27" w16cid:durableId="566845154">
    <w:abstractNumId w:val="80"/>
  </w:num>
  <w:num w:numId="28" w16cid:durableId="600726462">
    <w:abstractNumId w:val="105"/>
  </w:num>
  <w:num w:numId="29" w16cid:durableId="1589346127">
    <w:abstractNumId w:val="79"/>
  </w:num>
  <w:num w:numId="30" w16cid:durableId="399330901">
    <w:abstractNumId w:val="70"/>
  </w:num>
  <w:num w:numId="31" w16cid:durableId="621616732">
    <w:abstractNumId w:val="66"/>
  </w:num>
  <w:num w:numId="32" w16cid:durableId="1989897127">
    <w:abstractNumId w:val="109"/>
  </w:num>
  <w:num w:numId="33" w16cid:durableId="1311787408">
    <w:abstractNumId w:val="44"/>
  </w:num>
  <w:num w:numId="34" w16cid:durableId="62024398">
    <w:abstractNumId w:val="68"/>
  </w:num>
  <w:num w:numId="35" w16cid:durableId="572131130">
    <w:abstractNumId w:val="94"/>
  </w:num>
  <w:num w:numId="36" w16cid:durableId="864178511">
    <w:abstractNumId w:val="71"/>
  </w:num>
  <w:num w:numId="37" w16cid:durableId="1820422118">
    <w:abstractNumId w:val="10"/>
  </w:num>
  <w:num w:numId="38" w16cid:durableId="819884433">
    <w:abstractNumId w:val="99"/>
  </w:num>
  <w:num w:numId="39" w16cid:durableId="125970015">
    <w:abstractNumId w:val="90"/>
  </w:num>
  <w:num w:numId="40" w16cid:durableId="1681082253">
    <w:abstractNumId w:val="18"/>
  </w:num>
  <w:num w:numId="41" w16cid:durableId="449056670">
    <w:abstractNumId w:val="24"/>
  </w:num>
  <w:num w:numId="42" w16cid:durableId="1579561248">
    <w:abstractNumId w:val="28"/>
  </w:num>
  <w:num w:numId="43" w16cid:durableId="1492142693">
    <w:abstractNumId w:val="63"/>
  </w:num>
  <w:num w:numId="44" w16cid:durableId="926235322">
    <w:abstractNumId w:val="11"/>
  </w:num>
  <w:num w:numId="45" w16cid:durableId="953443992">
    <w:abstractNumId w:val="6"/>
  </w:num>
  <w:num w:numId="46" w16cid:durableId="1609268888">
    <w:abstractNumId w:val="20"/>
  </w:num>
  <w:num w:numId="47" w16cid:durableId="1841118420">
    <w:abstractNumId w:val="74"/>
  </w:num>
  <w:num w:numId="48" w16cid:durableId="793405951">
    <w:abstractNumId w:val="55"/>
  </w:num>
  <w:num w:numId="49" w16cid:durableId="1716002868">
    <w:abstractNumId w:val="83"/>
  </w:num>
  <w:num w:numId="50" w16cid:durableId="1042829394">
    <w:abstractNumId w:val="62"/>
  </w:num>
  <w:num w:numId="51" w16cid:durableId="1766195884">
    <w:abstractNumId w:val="47"/>
  </w:num>
  <w:num w:numId="52" w16cid:durableId="1569724347">
    <w:abstractNumId w:val="48"/>
  </w:num>
  <w:num w:numId="53" w16cid:durableId="322053512">
    <w:abstractNumId w:val="95"/>
  </w:num>
  <w:num w:numId="54" w16cid:durableId="1480535210">
    <w:abstractNumId w:val="23"/>
  </w:num>
  <w:num w:numId="55" w16cid:durableId="465895900">
    <w:abstractNumId w:val="106"/>
  </w:num>
  <w:num w:numId="56" w16cid:durableId="1650131507">
    <w:abstractNumId w:val="50"/>
  </w:num>
  <w:num w:numId="57" w16cid:durableId="1608007462">
    <w:abstractNumId w:val="76"/>
  </w:num>
  <w:num w:numId="58" w16cid:durableId="549997377">
    <w:abstractNumId w:val="72"/>
  </w:num>
  <w:num w:numId="59" w16cid:durableId="1844859699">
    <w:abstractNumId w:val="0"/>
  </w:num>
  <w:num w:numId="60" w16cid:durableId="183447321">
    <w:abstractNumId w:val="39"/>
  </w:num>
  <w:num w:numId="61" w16cid:durableId="1512642423">
    <w:abstractNumId w:val="5"/>
  </w:num>
  <w:num w:numId="62" w16cid:durableId="2128815108">
    <w:abstractNumId w:val="86"/>
  </w:num>
  <w:num w:numId="63" w16cid:durableId="769156640">
    <w:abstractNumId w:val="33"/>
  </w:num>
  <w:num w:numId="64" w16cid:durableId="637536986">
    <w:abstractNumId w:val="37"/>
  </w:num>
  <w:num w:numId="65" w16cid:durableId="1884292247">
    <w:abstractNumId w:val="43"/>
  </w:num>
  <w:num w:numId="66" w16cid:durableId="2019962743">
    <w:abstractNumId w:val="30"/>
  </w:num>
  <w:num w:numId="67" w16cid:durableId="375203825">
    <w:abstractNumId w:val="53"/>
  </w:num>
  <w:num w:numId="68" w16cid:durableId="1939177061">
    <w:abstractNumId w:val="4"/>
  </w:num>
  <w:num w:numId="69" w16cid:durableId="2071493436">
    <w:abstractNumId w:val="16"/>
  </w:num>
  <w:num w:numId="70" w16cid:durableId="471168298">
    <w:abstractNumId w:val="8"/>
  </w:num>
  <w:num w:numId="71" w16cid:durableId="719941621">
    <w:abstractNumId w:val="56"/>
  </w:num>
  <w:num w:numId="72" w16cid:durableId="1451045666">
    <w:abstractNumId w:val="14"/>
  </w:num>
  <w:num w:numId="73" w16cid:durableId="41102878">
    <w:abstractNumId w:val="103"/>
  </w:num>
  <w:num w:numId="74" w16cid:durableId="201869344">
    <w:abstractNumId w:val="38"/>
  </w:num>
  <w:num w:numId="75" w16cid:durableId="365299929">
    <w:abstractNumId w:val="89"/>
  </w:num>
  <w:num w:numId="76" w16cid:durableId="613100709">
    <w:abstractNumId w:val="107"/>
  </w:num>
  <w:num w:numId="77" w16cid:durableId="387345029">
    <w:abstractNumId w:val="100"/>
  </w:num>
  <w:num w:numId="78" w16cid:durableId="1801262798">
    <w:abstractNumId w:val="19"/>
  </w:num>
  <w:num w:numId="79" w16cid:durableId="1411729532">
    <w:abstractNumId w:val="96"/>
  </w:num>
  <w:num w:numId="80" w16cid:durableId="268198898">
    <w:abstractNumId w:val="7"/>
  </w:num>
  <w:num w:numId="81" w16cid:durableId="1283001831">
    <w:abstractNumId w:val="13"/>
  </w:num>
  <w:num w:numId="82" w16cid:durableId="909534527">
    <w:abstractNumId w:val="85"/>
  </w:num>
  <w:num w:numId="83" w16cid:durableId="218439684">
    <w:abstractNumId w:val="104"/>
  </w:num>
  <w:num w:numId="84" w16cid:durableId="1058360118">
    <w:abstractNumId w:val="29"/>
  </w:num>
  <w:num w:numId="85" w16cid:durableId="743382272">
    <w:abstractNumId w:val="65"/>
  </w:num>
  <w:num w:numId="86" w16cid:durableId="1458989432">
    <w:abstractNumId w:val="75"/>
  </w:num>
  <w:num w:numId="87" w16cid:durableId="1574000130">
    <w:abstractNumId w:val="60"/>
  </w:num>
  <w:num w:numId="88" w16cid:durableId="1127624935">
    <w:abstractNumId w:val="73"/>
  </w:num>
  <w:num w:numId="89" w16cid:durableId="1421410482">
    <w:abstractNumId w:val="82"/>
  </w:num>
  <w:num w:numId="90" w16cid:durableId="701513871">
    <w:abstractNumId w:val="97"/>
  </w:num>
  <w:num w:numId="91" w16cid:durableId="739595048">
    <w:abstractNumId w:val="81"/>
  </w:num>
  <w:num w:numId="92" w16cid:durableId="2030716458">
    <w:abstractNumId w:val="93"/>
  </w:num>
  <w:num w:numId="93" w16cid:durableId="1013915931">
    <w:abstractNumId w:val="42"/>
  </w:num>
  <w:num w:numId="94" w16cid:durableId="44145670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06088030">
    <w:abstractNumId w:val="111"/>
  </w:num>
  <w:num w:numId="96" w16cid:durableId="259720170">
    <w:abstractNumId w:val="54"/>
  </w:num>
  <w:num w:numId="97" w16cid:durableId="1067873927">
    <w:abstractNumId w:val="110"/>
  </w:num>
  <w:num w:numId="98" w16cid:durableId="1069034585">
    <w:abstractNumId w:val="58"/>
  </w:num>
  <w:num w:numId="99" w16cid:durableId="345449898">
    <w:abstractNumId w:val="67"/>
  </w:num>
  <w:num w:numId="100" w16cid:durableId="1010641548">
    <w:abstractNumId w:val="98"/>
  </w:num>
  <w:num w:numId="101" w16cid:durableId="1139762253">
    <w:abstractNumId w:val="9"/>
  </w:num>
  <w:num w:numId="102" w16cid:durableId="814222137">
    <w:abstractNumId w:val="51"/>
  </w:num>
  <w:num w:numId="103" w16cid:durableId="237862818">
    <w:abstractNumId w:val="77"/>
  </w:num>
  <w:num w:numId="104" w16cid:durableId="1729911238">
    <w:abstractNumId w:val="87"/>
  </w:num>
  <w:num w:numId="105" w16cid:durableId="1650935766">
    <w:abstractNumId w:val="101"/>
  </w:num>
  <w:num w:numId="106" w16cid:durableId="628437182">
    <w:abstractNumId w:val="12"/>
  </w:num>
  <w:num w:numId="107" w16cid:durableId="570391140">
    <w:abstractNumId w:val="1"/>
  </w:num>
  <w:num w:numId="108" w16cid:durableId="1444227457">
    <w:abstractNumId w:val="32"/>
  </w:num>
  <w:num w:numId="109" w16cid:durableId="1079131671">
    <w:abstractNumId w:val="59"/>
  </w:num>
  <w:num w:numId="110" w16cid:durableId="268391189">
    <w:abstractNumId w:val="92"/>
  </w:num>
  <w:num w:numId="111" w16cid:durableId="271593138">
    <w:abstractNumId w:val="26"/>
  </w:num>
  <w:num w:numId="112" w16cid:durableId="389036920">
    <w:abstractNumId w:val="46"/>
  </w:num>
  <w:num w:numId="113" w16cid:durableId="1240209992">
    <w:abstractNumId w:val="31"/>
  </w:num>
  <w:numIdMacAtCleanup w:val="1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ustin Ryan Heinen">
    <w15:presenceInfo w15:providerId="AD" w15:userId="S::dheinen@ncsu.edu::bac63991-623e-49c1-ae3f-81dcd7f3ff2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oNotDisplayPageBoundaries/>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F8"/>
    <w:rsid w:val="00007525"/>
    <w:rsid w:val="00012501"/>
    <w:rsid w:val="00016C79"/>
    <w:rsid w:val="00017F0D"/>
    <w:rsid w:val="000223B1"/>
    <w:rsid w:val="0002422A"/>
    <w:rsid w:val="00032349"/>
    <w:rsid w:val="00044FF5"/>
    <w:rsid w:val="00047A79"/>
    <w:rsid w:val="0005084D"/>
    <w:rsid w:val="00055418"/>
    <w:rsid w:val="000608FF"/>
    <w:rsid w:val="00064C2A"/>
    <w:rsid w:val="0006678C"/>
    <w:rsid w:val="0007681D"/>
    <w:rsid w:val="00076E97"/>
    <w:rsid w:val="00081C35"/>
    <w:rsid w:val="00086A2E"/>
    <w:rsid w:val="00090A2D"/>
    <w:rsid w:val="000918AE"/>
    <w:rsid w:val="00092F83"/>
    <w:rsid w:val="00095EC4"/>
    <w:rsid w:val="000B28ED"/>
    <w:rsid w:val="000B60CE"/>
    <w:rsid w:val="000C0AA2"/>
    <w:rsid w:val="000C2132"/>
    <w:rsid w:val="000D7AE6"/>
    <w:rsid w:val="000E5773"/>
    <w:rsid w:val="000F5BB1"/>
    <w:rsid w:val="000F601F"/>
    <w:rsid w:val="00111B2E"/>
    <w:rsid w:val="00115770"/>
    <w:rsid w:val="0011599D"/>
    <w:rsid w:val="00125319"/>
    <w:rsid w:val="00127C70"/>
    <w:rsid w:val="00131C11"/>
    <w:rsid w:val="00154DC0"/>
    <w:rsid w:val="00171805"/>
    <w:rsid w:val="0017549B"/>
    <w:rsid w:val="001758E0"/>
    <w:rsid w:val="001837F8"/>
    <w:rsid w:val="00185F3C"/>
    <w:rsid w:val="00186B94"/>
    <w:rsid w:val="0019108D"/>
    <w:rsid w:val="001919A5"/>
    <w:rsid w:val="001A3EC6"/>
    <w:rsid w:val="001A5221"/>
    <w:rsid w:val="001B079E"/>
    <w:rsid w:val="001B6C9B"/>
    <w:rsid w:val="001C5D88"/>
    <w:rsid w:val="001C61FC"/>
    <w:rsid w:val="001D5AB7"/>
    <w:rsid w:val="001D6840"/>
    <w:rsid w:val="001D7698"/>
    <w:rsid w:val="001E1FCF"/>
    <w:rsid w:val="001E43CB"/>
    <w:rsid w:val="001E5319"/>
    <w:rsid w:val="001F0A9A"/>
    <w:rsid w:val="001F1294"/>
    <w:rsid w:val="001F79FF"/>
    <w:rsid w:val="0020149B"/>
    <w:rsid w:val="00201AFA"/>
    <w:rsid w:val="00202365"/>
    <w:rsid w:val="00204F72"/>
    <w:rsid w:val="00213082"/>
    <w:rsid w:val="00215C2F"/>
    <w:rsid w:val="002202F4"/>
    <w:rsid w:val="00230AA6"/>
    <w:rsid w:val="00242FC8"/>
    <w:rsid w:val="00246E6E"/>
    <w:rsid w:val="002500E6"/>
    <w:rsid w:val="002507D5"/>
    <w:rsid w:val="002623F9"/>
    <w:rsid w:val="00264EE9"/>
    <w:rsid w:val="00265665"/>
    <w:rsid w:val="0027105F"/>
    <w:rsid w:val="00271C10"/>
    <w:rsid w:val="00273B48"/>
    <w:rsid w:val="00280F8A"/>
    <w:rsid w:val="0028617F"/>
    <w:rsid w:val="002926DE"/>
    <w:rsid w:val="0029433E"/>
    <w:rsid w:val="00295B79"/>
    <w:rsid w:val="00297A41"/>
    <w:rsid w:val="002A2144"/>
    <w:rsid w:val="002A7074"/>
    <w:rsid w:val="002B091A"/>
    <w:rsid w:val="002B2081"/>
    <w:rsid w:val="002B21AF"/>
    <w:rsid w:val="002B3EC9"/>
    <w:rsid w:val="002C1A39"/>
    <w:rsid w:val="002C58D2"/>
    <w:rsid w:val="002D0184"/>
    <w:rsid w:val="002D2830"/>
    <w:rsid w:val="002E011E"/>
    <w:rsid w:val="002E591F"/>
    <w:rsid w:val="002F2A4B"/>
    <w:rsid w:val="002F6AA8"/>
    <w:rsid w:val="00306827"/>
    <w:rsid w:val="00317996"/>
    <w:rsid w:val="003276FF"/>
    <w:rsid w:val="003347FA"/>
    <w:rsid w:val="00334E33"/>
    <w:rsid w:val="00346394"/>
    <w:rsid w:val="00347A8D"/>
    <w:rsid w:val="00353741"/>
    <w:rsid w:val="00360AD1"/>
    <w:rsid w:val="0037180C"/>
    <w:rsid w:val="0037282E"/>
    <w:rsid w:val="00373350"/>
    <w:rsid w:val="003751AD"/>
    <w:rsid w:val="003768EA"/>
    <w:rsid w:val="003856E4"/>
    <w:rsid w:val="003A238E"/>
    <w:rsid w:val="003A2448"/>
    <w:rsid w:val="003A6E7A"/>
    <w:rsid w:val="003C025B"/>
    <w:rsid w:val="003C1FA0"/>
    <w:rsid w:val="003C7296"/>
    <w:rsid w:val="003E0EC8"/>
    <w:rsid w:val="003F284C"/>
    <w:rsid w:val="003F56BD"/>
    <w:rsid w:val="003F7A21"/>
    <w:rsid w:val="004124D3"/>
    <w:rsid w:val="004230A8"/>
    <w:rsid w:val="0042380A"/>
    <w:rsid w:val="00435676"/>
    <w:rsid w:val="00436DEF"/>
    <w:rsid w:val="00440F47"/>
    <w:rsid w:val="0045004D"/>
    <w:rsid w:val="0045447A"/>
    <w:rsid w:val="004623D6"/>
    <w:rsid w:val="00471803"/>
    <w:rsid w:val="00476E29"/>
    <w:rsid w:val="00485F58"/>
    <w:rsid w:val="004878C0"/>
    <w:rsid w:val="00496828"/>
    <w:rsid w:val="00497A68"/>
    <w:rsid w:val="004A779B"/>
    <w:rsid w:val="004B2817"/>
    <w:rsid w:val="004B4FD5"/>
    <w:rsid w:val="004B5080"/>
    <w:rsid w:val="004B67A9"/>
    <w:rsid w:val="004C0B59"/>
    <w:rsid w:val="004C2083"/>
    <w:rsid w:val="004C2D34"/>
    <w:rsid w:val="004D10F2"/>
    <w:rsid w:val="004D1321"/>
    <w:rsid w:val="004D5A83"/>
    <w:rsid w:val="004D626F"/>
    <w:rsid w:val="004E3F8E"/>
    <w:rsid w:val="004E4D70"/>
    <w:rsid w:val="004E6663"/>
    <w:rsid w:val="004F0273"/>
    <w:rsid w:val="004F2022"/>
    <w:rsid w:val="004F4CA6"/>
    <w:rsid w:val="0050191B"/>
    <w:rsid w:val="00506553"/>
    <w:rsid w:val="00515B5D"/>
    <w:rsid w:val="00523987"/>
    <w:rsid w:val="00526F27"/>
    <w:rsid w:val="00535283"/>
    <w:rsid w:val="00540CF4"/>
    <w:rsid w:val="00543EA6"/>
    <w:rsid w:val="0054702B"/>
    <w:rsid w:val="00547B94"/>
    <w:rsid w:val="00551926"/>
    <w:rsid w:val="005526F8"/>
    <w:rsid w:val="00556DB9"/>
    <w:rsid w:val="005632B7"/>
    <w:rsid w:val="0057158E"/>
    <w:rsid w:val="005718E2"/>
    <w:rsid w:val="00574BC8"/>
    <w:rsid w:val="0058032C"/>
    <w:rsid w:val="0058173C"/>
    <w:rsid w:val="005836D9"/>
    <w:rsid w:val="005839F6"/>
    <w:rsid w:val="00584E90"/>
    <w:rsid w:val="00585BE1"/>
    <w:rsid w:val="005950EB"/>
    <w:rsid w:val="00595D74"/>
    <w:rsid w:val="00597FE9"/>
    <w:rsid w:val="005A2E08"/>
    <w:rsid w:val="005A50F0"/>
    <w:rsid w:val="005A753E"/>
    <w:rsid w:val="005B077B"/>
    <w:rsid w:val="005B07FD"/>
    <w:rsid w:val="005B6CBF"/>
    <w:rsid w:val="005C6B83"/>
    <w:rsid w:val="005C747C"/>
    <w:rsid w:val="005C7D45"/>
    <w:rsid w:val="005D3853"/>
    <w:rsid w:val="005D3A0F"/>
    <w:rsid w:val="005D4C25"/>
    <w:rsid w:val="005E0C47"/>
    <w:rsid w:val="005E122D"/>
    <w:rsid w:val="005E1F69"/>
    <w:rsid w:val="005E372C"/>
    <w:rsid w:val="005E3AD7"/>
    <w:rsid w:val="005F17C5"/>
    <w:rsid w:val="005F23AE"/>
    <w:rsid w:val="005F38C5"/>
    <w:rsid w:val="00605E31"/>
    <w:rsid w:val="006152D2"/>
    <w:rsid w:val="00615D22"/>
    <w:rsid w:val="006213BD"/>
    <w:rsid w:val="00621AD4"/>
    <w:rsid w:val="00624836"/>
    <w:rsid w:val="00625679"/>
    <w:rsid w:val="00633F68"/>
    <w:rsid w:val="0063561C"/>
    <w:rsid w:val="00635E84"/>
    <w:rsid w:val="006404D8"/>
    <w:rsid w:val="00643989"/>
    <w:rsid w:val="006445AE"/>
    <w:rsid w:val="0064772F"/>
    <w:rsid w:val="006519DE"/>
    <w:rsid w:val="00653B35"/>
    <w:rsid w:val="0065716A"/>
    <w:rsid w:val="00672AB4"/>
    <w:rsid w:val="00674227"/>
    <w:rsid w:val="006762A0"/>
    <w:rsid w:val="006771C3"/>
    <w:rsid w:val="0067794D"/>
    <w:rsid w:val="00684C53"/>
    <w:rsid w:val="00694BF4"/>
    <w:rsid w:val="006A0226"/>
    <w:rsid w:val="006A2DB9"/>
    <w:rsid w:val="006A39FD"/>
    <w:rsid w:val="006B2F23"/>
    <w:rsid w:val="006C2164"/>
    <w:rsid w:val="006D19CD"/>
    <w:rsid w:val="006F1C0A"/>
    <w:rsid w:val="006F5A06"/>
    <w:rsid w:val="006F6A49"/>
    <w:rsid w:val="00706A85"/>
    <w:rsid w:val="00711217"/>
    <w:rsid w:val="0071255E"/>
    <w:rsid w:val="007229E8"/>
    <w:rsid w:val="007234F5"/>
    <w:rsid w:val="007300A4"/>
    <w:rsid w:val="00734067"/>
    <w:rsid w:val="007405E2"/>
    <w:rsid w:val="00747C62"/>
    <w:rsid w:val="00751851"/>
    <w:rsid w:val="00753B0E"/>
    <w:rsid w:val="00754CD9"/>
    <w:rsid w:val="00760AD3"/>
    <w:rsid w:val="0076340F"/>
    <w:rsid w:val="00766AA3"/>
    <w:rsid w:val="00771C5C"/>
    <w:rsid w:val="00775009"/>
    <w:rsid w:val="007909C8"/>
    <w:rsid w:val="00797D31"/>
    <w:rsid w:val="007A36C9"/>
    <w:rsid w:val="007A57FA"/>
    <w:rsid w:val="007B13D2"/>
    <w:rsid w:val="007B3A33"/>
    <w:rsid w:val="007C186C"/>
    <w:rsid w:val="007C5D10"/>
    <w:rsid w:val="007D2082"/>
    <w:rsid w:val="007D409B"/>
    <w:rsid w:val="007D459B"/>
    <w:rsid w:val="007E454A"/>
    <w:rsid w:val="007E6628"/>
    <w:rsid w:val="007E7F3B"/>
    <w:rsid w:val="007F3C16"/>
    <w:rsid w:val="007F782D"/>
    <w:rsid w:val="0080170B"/>
    <w:rsid w:val="00805806"/>
    <w:rsid w:val="00805FD6"/>
    <w:rsid w:val="0080797C"/>
    <w:rsid w:val="008113D8"/>
    <w:rsid w:val="00816437"/>
    <w:rsid w:val="00822CE8"/>
    <w:rsid w:val="008543D2"/>
    <w:rsid w:val="00855030"/>
    <w:rsid w:val="00856B15"/>
    <w:rsid w:val="00860850"/>
    <w:rsid w:val="008627F7"/>
    <w:rsid w:val="00866E38"/>
    <w:rsid w:val="00871E52"/>
    <w:rsid w:val="008758E5"/>
    <w:rsid w:val="00883BA6"/>
    <w:rsid w:val="008874FA"/>
    <w:rsid w:val="008933D8"/>
    <w:rsid w:val="0089434C"/>
    <w:rsid w:val="00895A2F"/>
    <w:rsid w:val="00895BDA"/>
    <w:rsid w:val="0089773A"/>
    <w:rsid w:val="008A2F20"/>
    <w:rsid w:val="008B18DE"/>
    <w:rsid w:val="008C7AEA"/>
    <w:rsid w:val="008D29DC"/>
    <w:rsid w:val="008D5697"/>
    <w:rsid w:val="008D60E0"/>
    <w:rsid w:val="008E2631"/>
    <w:rsid w:val="008E67BA"/>
    <w:rsid w:val="008F3E90"/>
    <w:rsid w:val="008F51C6"/>
    <w:rsid w:val="009107D1"/>
    <w:rsid w:val="00911F6B"/>
    <w:rsid w:val="009154C4"/>
    <w:rsid w:val="00915DFF"/>
    <w:rsid w:val="0092118F"/>
    <w:rsid w:val="00923579"/>
    <w:rsid w:val="00923E69"/>
    <w:rsid w:val="00925881"/>
    <w:rsid w:val="00927D94"/>
    <w:rsid w:val="0093128F"/>
    <w:rsid w:val="00937F1A"/>
    <w:rsid w:val="00945123"/>
    <w:rsid w:val="00952B96"/>
    <w:rsid w:val="00953498"/>
    <w:rsid w:val="0095375B"/>
    <w:rsid w:val="0096319A"/>
    <w:rsid w:val="009638BF"/>
    <w:rsid w:val="00963AA0"/>
    <w:rsid w:val="00966DD1"/>
    <w:rsid w:val="0097243E"/>
    <w:rsid w:val="00972E02"/>
    <w:rsid w:val="00982630"/>
    <w:rsid w:val="00985A23"/>
    <w:rsid w:val="00986F0B"/>
    <w:rsid w:val="009A373D"/>
    <w:rsid w:val="009A38F9"/>
    <w:rsid w:val="009A3AE0"/>
    <w:rsid w:val="009A50F1"/>
    <w:rsid w:val="009B30C2"/>
    <w:rsid w:val="009B4ED6"/>
    <w:rsid w:val="009B7C6C"/>
    <w:rsid w:val="009C0BC0"/>
    <w:rsid w:val="009C67F7"/>
    <w:rsid w:val="009D7C42"/>
    <w:rsid w:val="009E663E"/>
    <w:rsid w:val="009F0B7C"/>
    <w:rsid w:val="009F395D"/>
    <w:rsid w:val="00A02129"/>
    <w:rsid w:val="00A02815"/>
    <w:rsid w:val="00A0305B"/>
    <w:rsid w:val="00A06D5A"/>
    <w:rsid w:val="00A12779"/>
    <w:rsid w:val="00A12F2B"/>
    <w:rsid w:val="00A17F9B"/>
    <w:rsid w:val="00A2155C"/>
    <w:rsid w:val="00A216F2"/>
    <w:rsid w:val="00A266B2"/>
    <w:rsid w:val="00A3084D"/>
    <w:rsid w:val="00A31EE3"/>
    <w:rsid w:val="00A4194A"/>
    <w:rsid w:val="00A5117E"/>
    <w:rsid w:val="00A51241"/>
    <w:rsid w:val="00A557F3"/>
    <w:rsid w:val="00A621BB"/>
    <w:rsid w:val="00A66742"/>
    <w:rsid w:val="00A70BE9"/>
    <w:rsid w:val="00A7580B"/>
    <w:rsid w:val="00A85C87"/>
    <w:rsid w:val="00AA1B0F"/>
    <w:rsid w:val="00AA490E"/>
    <w:rsid w:val="00AA49DF"/>
    <w:rsid w:val="00AA596F"/>
    <w:rsid w:val="00AA6ED5"/>
    <w:rsid w:val="00AA7B21"/>
    <w:rsid w:val="00AB0A55"/>
    <w:rsid w:val="00AB302A"/>
    <w:rsid w:val="00AB6217"/>
    <w:rsid w:val="00AC1EF1"/>
    <w:rsid w:val="00AC231B"/>
    <w:rsid w:val="00AC3656"/>
    <w:rsid w:val="00AD1FC8"/>
    <w:rsid w:val="00AD443D"/>
    <w:rsid w:val="00AD4D86"/>
    <w:rsid w:val="00AE1DF9"/>
    <w:rsid w:val="00AE25A2"/>
    <w:rsid w:val="00AE6958"/>
    <w:rsid w:val="00AE7721"/>
    <w:rsid w:val="00AF07C6"/>
    <w:rsid w:val="00AF2F57"/>
    <w:rsid w:val="00AF3F75"/>
    <w:rsid w:val="00AF6372"/>
    <w:rsid w:val="00AF7668"/>
    <w:rsid w:val="00B02B27"/>
    <w:rsid w:val="00B059B4"/>
    <w:rsid w:val="00B15C3E"/>
    <w:rsid w:val="00B16113"/>
    <w:rsid w:val="00B24600"/>
    <w:rsid w:val="00B24920"/>
    <w:rsid w:val="00B25893"/>
    <w:rsid w:val="00B25EBC"/>
    <w:rsid w:val="00B27DE9"/>
    <w:rsid w:val="00B31BE7"/>
    <w:rsid w:val="00B35E5A"/>
    <w:rsid w:val="00B3679A"/>
    <w:rsid w:val="00B44EED"/>
    <w:rsid w:val="00B539B9"/>
    <w:rsid w:val="00B57F68"/>
    <w:rsid w:val="00B61776"/>
    <w:rsid w:val="00B6223C"/>
    <w:rsid w:val="00B6601D"/>
    <w:rsid w:val="00B6622D"/>
    <w:rsid w:val="00B77B6B"/>
    <w:rsid w:val="00B813B6"/>
    <w:rsid w:val="00B8511F"/>
    <w:rsid w:val="00B869B1"/>
    <w:rsid w:val="00B91196"/>
    <w:rsid w:val="00B92572"/>
    <w:rsid w:val="00B92A2A"/>
    <w:rsid w:val="00B947B2"/>
    <w:rsid w:val="00B94D33"/>
    <w:rsid w:val="00BA0813"/>
    <w:rsid w:val="00BA0DF6"/>
    <w:rsid w:val="00BA3AFA"/>
    <w:rsid w:val="00BB11E8"/>
    <w:rsid w:val="00BB3063"/>
    <w:rsid w:val="00BB4A77"/>
    <w:rsid w:val="00BC0F81"/>
    <w:rsid w:val="00BC1459"/>
    <w:rsid w:val="00BC1FA9"/>
    <w:rsid w:val="00BD010C"/>
    <w:rsid w:val="00BD5743"/>
    <w:rsid w:val="00BF1EC6"/>
    <w:rsid w:val="00BF4344"/>
    <w:rsid w:val="00C103A7"/>
    <w:rsid w:val="00C178DA"/>
    <w:rsid w:val="00C26D81"/>
    <w:rsid w:val="00C3139B"/>
    <w:rsid w:val="00C327FF"/>
    <w:rsid w:val="00C33B25"/>
    <w:rsid w:val="00C43BBA"/>
    <w:rsid w:val="00C53445"/>
    <w:rsid w:val="00C57843"/>
    <w:rsid w:val="00C614D5"/>
    <w:rsid w:val="00C61535"/>
    <w:rsid w:val="00C6162A"/>
    <w:rsid w:val="00C6779D"/>
    <w:rsid w:val="00C70C12"/>
    <w:rsid w:val="00C710D4"/>
    <w:rsid w:val="00C7776E"/>
    <w:rsid w:val="00C90723"/>
    <w:rsid w:val="00C955E3"/>
    <w:rsid w:val="00C96642"/>
    <w:rsid w:val="00CA0012"/>
    <w:rsid w:val="00CA6951"/>
    <w:rsid w:val="00CB1AAD"/>
    <w:rsid w:val="00CB25B5"/>
    <w:rsid w:val="00CB3F2F"/>
    <w:rsid w:val="00CB4BCD"/>
    <w:rsid w:val="00CC10A3"/>
    <w:rsid w:val="00CD2394"/>
    <w:rsid w:val="00CE6F31"/>
    <w:rsid w:val="00CF5391"/>
    <w:rsid w:val="00CF5B13"/>
    <w:rsid w:val="00CF6CF8"/>
    <w:rsid w:val="00D05D5D"/>
    <w:rsid w:val="00D13DD0"/>
    <w:rsid w:val="00D252FF"/>
    <w:rsid w:val="00D31D05"/>
    <w:rsid w:val="00D33388"/>
    <w:rsid w:val="00D342D3"/>
    <w:rsid w:val="00D40910"/>
    <w:rsid w:val="00D41954"/>
    <w:rsid w:val="00D4756C"/>
    <w:rsid w:val="00D536E4"/>
    <w:rsid w:val="00D5790E"/>
    <w:rsid w:val="00D57F5F"/>
    <w:rsid w:val="00D6061A"/>
    <w:rsid w:val="00D66ADF"/>
    <w:rsid w:val="00D71B86"/>
    <w:rsid w:val="00D731AF"/>
    <w:rsid w:val="00D750B6"/>
    <w:rsid w:val="00D75BC6"/>
    <w:rsid w:val="00D830C7"/>
    <w:rsid w:val="00D841B5"/>
    <w:rsid w:val="00D9402D"/>
    <w:rsid w:val="00D94102"/>
    <w:rsid w:val="00D95618"/>
    <w:rsid w:val="00DA0496"/>
    <w:rsid w:val="00DA2CBA"/>
    <w:rsid w:val="00DA33EF"/>
    <w:rsid w:val="00DB0E61"/>
    <w:rsid w:val="00DB1BA1"/>
    <w:rsid w:val="00DB55DA"/>
    <w:rsid w:val="00DC55AD"/>
    <w:rsid w:val="00DD2845"/>
    <w:rsid w:val="00DD2895"/>
    <w:rsid w:val="00DE00E5"/>
    <w:rsid w:val="00DE0C82"/>
    <w:rsid w:val="00DE0CF1"/>
    <w:rsid w:val="00DE1149"/>
    <w:rsid w:val="00DE5447"/>
    <w:rsid w:val="00DF17BD"/>
    <w:rsid w:val="00DF2183"/>
    <w:rsid w:val="00DF4085"/>
    <w:rsid w:val="00DF49CF"/>
    <w:rsid w:val="00DF4BB8"/>
    <w:rsid w:val="00E00A99"/>
    <w:rsid w:val="00E03354"/>
    <w:rsid w:val="00E12286"/>
    <w:rsid w:val="00E1781D"/>
    <w:rsid w:val="00E20AAD"/>
    <w:rsid w:val="00E21A50"/>
    <w:rsid w:val="00E2513B"/>
    <w:rsid w:val="00E32C42"/>
    <w:rsid w:val="00E35F8E"/>
    <w:rsid w:val="00E439F3"/>
    <w:rsid w:val="00E5264E"/>
    <w:rsid w:val="00E64C46"/>
    <w:rsid w:val="00E64D88"/>
    <w:rsid w:val="00E65BAE"/>
    <w:rsid w:val="00E674CD"/>
    <w:rsid w:val="00E67B39"/>
    <w:rsid w:val="00E7188F"/>
    <w:rsid w:val="00E72E2A"/>
    <w:rsid w:val="00E74FA1"/>
    <w:rsid w:val="00E75DCB"/>
    <w:rsid w:val="00E80492"/>
    <w:rsid w:val="00E8536C"/>
    <w:rsid w:val="00E925BF"/>
    <w:rsid w:val="00E957CC"/>
    <w:rsid w:val="00EA7249"/>
    <w:rsid w:val="00EB0477"/>
    <w:rsid w:val="00ED1234"/>
    <w:rsid w:val="00EE596A"/>
    <w:rsid w:val="00EF128B"/>
    <w:rsid w:val="00EF2659"/>
    <w:rsid w:val="00F041F4"/>
    <w:rsid w:val="00F05EA0"/>
    <w:rsid w:val="00F11B1E"/>
    <w:rsid w:val="00F222B3"/>
    <w:rsid w:val="00F23CBA"/>
    <w:rsid w:val="00F24A0C"/>
    <w:rsid w:val="00F3303D"/>
    <w:rsid w:val="00F35843"/>
    <w:rsid w:val="00F37472"/>
    <w:rsid w:val="00F42845"/>
    <w:rsid w:val="00F43553"/>
    <w:rsid w:val="00F45C89"/>
    <w:rsid w:val="00F513C3"/>
    <w:rsid w:val="00F558D9"/>
    <w:rsid w:val="00F634DB"/>
    <w:rsid w:val="00F72CBE"/>
    <w:rsid w:val="00F86A94"/>
    <w:rsid w:val="00F8712C"/>
    <w:rsid w:val="00F91C27"/>
    <w:rsid w:val="00F9442F"/>
    <w:rsid w:val="00F94629"/>
    <w:rsid w:val="00F94AE9"/>
    <w:rsid w:val="00F977DD"/>
    <w:rsid w:val="00FA01CA"/>
    <w:rsid w:val="00FA3C2C"/>
    <w:rsid w:val="00FA618D"/>
    <w:rsid w:val="00FB5C70"/>
    <w:rsid w:val="00FC4429"/>
    <w:rsid w:val="00FC6209"/>
    <w:rsid w:val="00FC717D"/>
    <w:rsid w:val="00FD1A4E"/>
    <w:rsid w:val="00FD26B2"/>
    <w:rsid w:val="00FD7A95"/>
    <w:rsid w:val="00FE21A8"/>
    <w:rsid w:val="00FE621A"/>
    <w:rsid w:val="00FE66B9"/>
    <w:rsid w:val="00FF5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51BC"/>
  <w15:chartTrackingRefBased/>
  <w15:docId w15:val="{238707C2-2F01-46E6-B0EA-F40C902A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7F8"/>
  </w:style>
  <w:style w:type="paragraph" w:styleId="Heading1">
    <w:name w:val="heading 1"/>
    <w:aliases w:val="chapter title"/>
    <w:basedOn w:val="Normal"/>
    <w:next w:val="Normal"/>
    <w:link w:val="Heading1Char"/>
    <w:uiPriority w:val="9"/>
    <w:qFormat/>
    <w:rsid w:val="003C1FA0"/>
    <w:pPr>
      <w:keepNext/>
      <w:keepLines/>
      <w:numPr>
        <w:numId w:val="24"/>
      </w:numPr>
      <w:spacing w:before="240" w:after="0"/>
      <w:outlineLvl w:val="0"/>
    </w:pPr>
    <w:rPr>
      <w:rFonts w:asciiTheme="majorHAnsi" w:eastAsiaTheme="majorEastAsia" w:hAnsiTheme="majorHAnsi" w:cstheme="majorBidi"/>
      <w:caps/>
      <w:color w:val="000000" w:themeColor="text1"/>
      <w:sz w:val="32"/>
      <w:szCs w:val="32"/>
    </w:rPr>
  </w:style>
  <w:style w:type="paragraph" w:styleId="Heading2">
    <w:name w:val="heading 2"/>
    <w:aliases w:val="subheading"/>
    <w:basedOn w:val="Normal"/>
    <w:next w:val="Normal"/>
    <w:link w:val="Heading2Char"/>
    <w:uiPriority w:val="9"/>
    <w:unhideWhenUsed/>
    <w:qFormat/>
    <w:rsid w:val="003C1FA0"/>
    <w:pPr>
      <w:keepNext/>
      <w:keepLines/>
      <w:numPr>
        <w:ilvl w:val="1"/>
        <w:numId w:val="24"/>
      </w:numPr>
      <w:spacing w:before="40" w:after="0"/>
      <w:outlineLvl w:val="1"/>
    </w:pPr>
    <w:rPr>
      <w:rFonts w:asciiTheme="majorHAnsi" w:eastAsiaTheme="majorEastAsia" w:hAnsiTheme="majorHAnsi" w:cstheme="majorBidi"/>
      <w:color w:val="404040" w:themeColor="text1" w:themeTint="BF"/>
      <w:sz w:val="26"/>
      <w:szCs w:val="26"/>
    </w:rPr>
  </w:style>
  <w:style w:type="paragraph" w:styleId="Heading3">
    <w:name w:val="heading 3"/>
    <w:aliases w:val="principles"/>
    <w:basedOn w:val="Normal"/>
    <w:next w:val="Normal"/>
    <w:link w:val="Heading3Char"/>
    <w:uiPriority w:val="9"/>
    <w:unhideWhenUsed/>
    <w:qFormat/>
    <w:rsid w:val="001837F8"/>
    <w:pPr>
      <w:keepNext/>
      <w:keepLines/>
      <w:numPr>
        <w:ilvl w:val="2"/>
        <w:numId w:val="24"/>
      </w:numPr>
      <w:spacing w:before="40" w:after="0"/>
      <w:outlineLvl w:val="2"/>
    </w:pPr>
    <w:rPr>
      <w:rFonts w:asciiTheme="majorHAnsi" w:eastAsiaTheme="majorEastAsia" w:hAnsiTheme="majorHAnsi" w:cstheme="majorBidi"/>
      <w:color w:val="1F4D78" w:themeColor="accent1" w:themeShade="7F"/>
      <w:sz w:val="28"/>
      <w:szCs w:val="24"/>
    </w:rPr>
  </w:style>
  <w:style w:type="paragraph" w:styleId="Heading4">
    <w:name w:val="heading 4"/>
    <w:basedOn w:val="Normal"/>
    <w:next w:val="Normal"/>
    <w:link w:val="Heading4Char"/>
    <w:uiPriority w:val="9"/>
    <w:unhideWhenUsed/>
    <w:qFormat/>
    <w:rsid w:val="001837F8"/>
    <w:pPr>
      <w:keepNext/>
      <w:keepLines/>
      <w:numPr>
        <w:ilvl w:val="3"/>
        <w:numId w:val="2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837F8"/>
    <w:pPr>
      <w:keepNext/>
      <w:keepLines/>
      <w:numPr>
        <w:ilvl w:val="4"/>
        <w:numId w:val="24"/>
      </w:numPr>
      <w:spacing w:before="40" w:after="0"/>
      <w:outlineLvl w:val="4"/>
    </w:pPr>
    <w:rPr>
      <w:rFonts w:eastAsiaTheme="majorEastAsia" w:cstheme="majorBidi"/>
      <w:b/>
      <w:caps/>
      <w:color w:val="1F4E79" w:themeColor="accent1" w:themeShade="80"/>
    </w:rPr>
  </w:style>
  <w:style w:type="paragraph" w:styleId="Heading6">
    <w:name w:val="heading 6"/>
    <w:basedOn w:val="Normal"/>
    <w:next w:val="Normal"/>
    <w:link w:val="Heading6Char"/>
    <w:uiPriority w:val="9"/>
    <w:unhideWhenUsed/>
    <w:qFormat/>
    <w:rsid w:val="001837F8"/>
    <w:pPr>
      <w:keepNext/>
      <w:keepLines/>
      <w:numPr>
        <w:ilvl w:val="5"/>
        <w:numId w:val="2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837F8"/>
    <w:pPr>
      <w:keepNext/>
      <w:keepLines/>
      <w:numPr>
        <w:ilvl w:val="6"/>
        <w:numId w:val="2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837F8"/>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837F8"/>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uiPriority w:val="9"/>
    <w:rsid w:val="003C1FA0"/>
    <w:rPr>
      <w:rFonts w:asciiTheme="majorHAnsi" w:eastAsiaTheme="majorEastAsia" w:hAnsiTheme="majorHAnsi" w:cstheme="majorBidi"/>
      <w:caps/>
      <w:color w:val="000000" w:themeColor="text1"/>
      <w:sz w:val="32"/>
      <w:szCs w:val="32"/>
    </w:rPr>
  </w:style>
  <w:style w:type="character" w:customStyle="1" w:styleId="Heading2Char">
    <w:name w:val="Heading 2 Char"/>
    <w:aliases w:val="subheading Char"/>
    <w:basedOn w:val="DefaultParagraphFont"/>
    <w:link w:val="Heading2"/>
    <w:uiPriority w:val="9"/>
    <w:rsid w:val="003C1FA0"/>
    <w:rPr>
      <w:rFonts w:asciiTheme="majorHAnsi" w:eastAsiaTheme="majorEastAsia" w:hAnsiTheme="majorHAnsi" w:cstheme="majorBidi"/>
      <w:color w:val="404040" w:themeColor="text1" w:themeTint="BF"/>
      <w:sz w:val="26"/>
      <w:szCs w:val="26"/>
    </w:rPr>
  </w:style>
  <w:style w:type="character" w:customStyle="1" w:styleId="Heading3Char">
    <w:name w:val="Heading 3 Char"/>
    <w:aliases w:val="principles Char"/>
    <w:basedOn w:val="DefaultParagraphFont"/>
    <w:link w:val="Heading3"/>
    <w:uiPriority w:val="9"/>
    <w:rsid w:val="001837F8"/>
    <w:rPr>
      <w:rFonts w:asciiTheme="majorHAnsi" w:eastAsiaTheme="majorEastAsia" w:hAnsiTheme="majorHAnsi" w:cstheme="majorBidi"/>
      <w:color w:val="1F4D78" w:themeColor="accent1" w:themeShade="7F"/>
      <w:sz w:val="28"/>
      <w:szCs w:val="24"/>
    </w:rPr>
  </w:style>
  <w:style w:type="character" w:customStyle="1" w:styleId="Heading4Char">
    <w:name w:val="Heading 4 Char"/>
    <w:basedOn w:val="DefaultParagraphFont"/>
    <w:link w:val="Heading4"/>
    <w:uiPriority w:val="9"/>
    <w:rsid w:val="001837F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1837F8"/>
    <w:rPr>
      <w:rFonts w:eastAsiaTheme="majorEastAsia" w:cstheme="majorBidi"/>
      <w:b/>
      <w:caps/>
      <w:color w:val="1F4E79" w:themeColor="accent1" w:themeShade="80"/>
    </w:rPr>
  </w:style>
  <w:style w:type="character" w:customStyle="1" w:styleId="Heading6Char">
    <w:name w:val="Heading 6 Char"/>
    <w:basedOn w:val="DefaultParagraphFont"/>
    <w:link w:val="Heading6"/>
    <w:uiPriority w:val="9"/>
    <w:rsid w:val="001837F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837F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837F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37F8"/>
    <w:rPr>
      <w:rFonts w:asciiTheme="majorHAnsi" w:eastAsiaTheme="majorEastAsia" w:hAnsiTheme="majorHAnsi" w:cstheme="majorBidi"/>
      <w:i/>
      <w:iCs/>
      <w:color w:val="272727" w:themeColor="text1" w:themeTint="D8"/>
      <w:sz w:val="21"/>
      <w:szCs w:val="21"/>
    </w:rPr>
  </w:style>
  <w:style w:type="paragraph" w:customStyle="1" w:styleId="BasicParagraph">
    <w:name w:val="[Basic Paragraph]"/>
    <w:basedOn w:val="Normal"/>
    <w:uiPriority w:val="99"/>
    <w:rsid w:val="001837F8"/>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NoParagraphStyle">
    <w:name w:val="[No Paragraph Style]"/>
    <w:rsid w:val="001837F8"/>
    <w:pPr>
      <w:autoSpaceDE w:val="0"/>
      <w:autoSpaceDN w:val="0"/>
      <w:adjustRightInd w:val="0"/>
      <w:spacing w:after="0" w:line="288" w:lineRule="auto"/>
      <w:textAlignment w:val="center"/>
    </w:pPr>
    <w:rPr>
      <w:rFonts w:ascii="Constantia" w:hAnsi="Constantia"/>
      <w:color w:val="000000"/>
      <w:sz w:val="24"/>
      <w:szCs w:val="24"/>
    </w:rPr>
  </w:style>
  <w:style w:type="character" w:customStyle="1" w:styleId="Chaptertitle">
    <w:name w:val="Chapter title"/>
    <w:uiPriority w:val="99"/>
    <w:rsid w:val="00FA618D"/>
  </w:style>
  <w:style w:type="character" w:styleId="Hyperlink">
    <w:name w:val="Hyperlink"/>
    <w:basedOn w:val="DefaultParagraphFont"/>
    <w:uiPriority w:val="99"/>
    <w:rsid w:val="001837F8"/>
    <w:rPr>
      <w:color w:val="0044D6"/>
      <w:u w:val="thick"/>
    </w:rPr>
  </w:style>
  <w:style w:type="paragraph" w:styleId="ListParagraph">
    <w:name w:val="List Paragraph"/>
    <w:basedOn w:val="Normal"/>
    <w:uiPriority w:val="34"/>
    <w:qFormat/>
    <w:rsid w:val="001837F8"/>
    <w:pPr>
      <w:suppressAutoHyphens/>
      <w:autoSpaceDE w:val="0"/>
      <w:autoSpaceDN w:val="0"/>
      <w:adjustRightInd w:val="0"/>
      <w:spacing w:line="288" w:lineRule="auto"/>
      <w:ind w:left="720"/>
      <w:textAlignment w:val="center"/>
    </w:pPr>
    <w:rPr>
      <w:rFonts w:ascii="Calibri" w:hAnsi="Calibri" w:cs="Calibri"/>
      <w:color w:val="000000"/>
    </w:rPr>
  </w:style>
  <w:style w:type="paragraph" w:styleId="NoSpacing">
    <w:name w:val="No Spacing"/>
    <w:uiPriority w:val="1"/>
    <w:qFormat/>
    <w:rsid w:val="001837F8"/>
    <w:pPr>
      <w:spacing w:after="0" w:line="240" w:lineRule="auto"/>
    </w:pPr>
  </w:style>
  <w:style w:type="paragraph" w:styleId="Title">
    <w:name w:val="Title"/>
    <w:basedOn w:val="Normal"/>
    <w:next w:val="Normal"/>
    <w:link w:val="TitleChar"/>
    <w:uiPriority w:val="10"/>
    <w:qFormat/>
    <w:rsid w:val="001837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7F8"/>
    <w:rPr>
      <w:rFonts w:asciiTheme="majorHAnsi" w:eastAsiaTheme="majorEastAsia" w:hAnsiTheme="majorHAnsi" w:cstheme="majorBidi"/>
      <w:spacing w:val="-10"/>
      <w:kern w:val="28"/>
      <w:sz w:val="56"/>
      <w:szCs w:val="56"/>
    </w:rPr>
  </w:style>
  <w:style w:type="paragraph" w:styleId="Revision">
    <w:name w:val="Revision"/>
    <w:hidden/>
    <w:uiPriority w:val="99"/>
    <w:semiHidden/>
    <w:rsid w:val="001837F8"/>
    <w:pPr>
      <w:spacing w:after="0" w:line="240" w:lineRule="auto"/>
    </w:pPr>
  </w:style>
  <w:style w:type="character" w:styleId="Strong">
    <w:name w:val="Strong"/>
    <w:basedOn w:val="DefaultParagraphFont"/>
    <w:uiPriority w:val="22"/>
    <w:qFormat/>
    <w:rsid w:val="001837F8"/>
    <w:rPr>
      <w:b/>
      <w:bCs/>
    </w:rPr>
  </w:style>
  <w:style w:type="character" w:styleId="IntenseEmphasis">
    <w:name w:val="Intense Emphasis"/>
    <w:basedOn w:val="DefaultParagraphFont"/>
    <w:uiPriority w:val="21"/>
    <w:qFormat/>
    <w:rsid w:val="001837F8"/>
    <w:rPr>
      <w:b/>
      <w:i/>
      <w:iCs/>
      <w:color w:val="auto"/>
      <w:sz w:val="24"/>
    </w:rPr>
  </w:style>
  <w:style w:type="paragraph" w:styleId="FootnoteText">
    <w:name w:val="footnote text"/>
    <w:basedOn w:val="Normal"/>
    <w:link w:val="FootnoteTextChar"/>
    <w:uiPriority w:val="99"/>
    <w:semiHidden/>
    <w:unhideWhenUsed/>
    <w:rsid w:val="001837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37F8"/>
    <w:rPr>
      <w:sz w:val="20"/>
      <w:szCs w:val="20"/>
    </w:rPr>
  </w:style>
  <w:style w:type="character" w:styleId="FootnoteReference">
    <w:name w:val="footnote reference"/>
    <w:basedOn w:val="DefaultParagraphFont"/>
    <w:uiPriority w:val="99"/>
    <w:semiHidden/>
    <w:unhideWhenUsed/>
    <w:rsid w:val="001837F8"/>
    <w:rPr>
      <w:vertAlign w:val="superscript"/>
    </w:rPr>
  </w:style>
  <w:style w:type="table" w:styleId="TableGrid">
    <w:name w:val="Table Grid"/>
    <w:basedOn w:val="TableNormal"/>
    <w:uiPriority w:val="39"/>
    <w:rsid w:val="00183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837F8"/>
    <w:rPr>
      <w:sz w:val="16"/>
      <w:szCs w:val="16"/>
    </w:rPr>
  </w:style>
  <w:style w:type="paragraph" w:styleId="CommentText">
    <w:name w:val="annotation text"/>
    <w:basedOn w:val="Normal"/>
    <w:link w:val="CommentTextChar"/>
    <w:uiPriority w:val="99"/>
    <w:semiHidden/>
    <w:unhideWhenUsed/>
    <w:rsid w:val="001837F8"/>
    <w:pPr>
      <w:spacing w:line="240" w:lineRule="auto"/>
    </w:pPr>
    <w:rPr>
      <w:sz w:val="20"/>
      <w:szCs w:val="20"/>
    </w:rPr>
  </w:style>
  <w:style w:type="character" w:customStyle="1" w:styleId="CommentTextChar">
    <w:name w:val="Comment Text Char"/>
    <w:basedOn w:val="DefaultParagraphFont"/>
    <w:link w:val="CommentText"/>
    <w:uiPriority w:val="99"/>
    <w:semiHidden/>
    <w:rsid w:val="001837F8"/>
    <w:rPr>
      <w:sz w:val="20"/>
      <w:szCs w:val="20"/>
    </w:rPr>
  </w:style>
  <w:style w:type="paragraph" w:styleId="CommentSubject">
    <w:name w:val="annotation subject"/>
    <w:basedOn w:val="CommentText"/>
    <w:next w:val="CommentText"/>
    <w:link w:val="CommentSubjectChar"/>
    <w:uiPriority w:val="99"/>
    <w:semiHidden/>
    <w:unhideWhenUsed/>
    <w:rsid w:val="001837F8"/>
    <w:rPr>
      <w:b/>
      <w:bCs/>
    </w:rPr>
  </w:style>
  <w:style w:type="character" w:customStyle="1" w:styleId="CommentSubjectChar">
    <w:name w:val="Comment Subject Char"/>
    <w:basedOn w:val="CommentTextChar"/>
    <w:link w:val="CommentSubject"/>
    <w:uiPriority w:val="99"/>
    <w:semiHidden/>
    <w:rsid w:val="001837F8"/>
    <w:rPr>
      <w:b/>
      <w:bCs/>
      <w:sz w:val="20"/>
      <w:szCs w:val="20"/>
    </w:rPr>
  </w:style>
  <w:style w:type="paragraph" w:styleId="BalloonText">
    <w:name w:val="Balloon Text"/>
    <w:basedOn w:val="Normal"/>
    <w:link w:val="BalloonTextChar"/>
    <w:uiPriority w:val="99"/>
    <w:semiHidden/>
    <w:unhideWhenUsed/>
    <w:rsid w:val="001837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37F8"/>
    <w:rPr>
      <w:rFonts w:ascii="Segoe UI" w:hAnsi="Segoe UI" w:cs="Segoe UI"/>
      <w:sz w:val="18"/>
      <w:szCs w:val="18"/>
    </w:rPr>
  </w:style>
  <w:style w:type="character" w:styleId="Emphasis">
    <w:name w:val="Emphasis"/>
    <w:basedOn w:val="DefaultParagraphFont"/>
    <w:uiPriority w:val="20"/>
    <w:qFormat/>
    <w:rsid w:val="001837F8"/>
    <w:rPr>
      <w:i/>
      <w:iCs/>
    </w:rPr>
  </w:style>
  <w:style w:type="paragraph" w:customStyle="1" w:styleId="SectionandVocabheader">
    <w:name w:val="Section and Vocab header"/>
    <w:basedOn w:val="Heading2"/>
    <w:link w:val="SectionandVocabheaderChar"/>
    <w:qFormat/>
    <w:rsid w:val="001837F8"/>
  </w:style>
  <w:style w:type="character" w:customStyle="1" w:styleId="SectionandVocabheaderChar">
    <w:name w:val="Section and Vocab header Char"/>
    <w:basedOn w:val="Heading2Char"/>
    <w:link w:val="SectionandVocabheader"/>
    <w:rsid w:val="001837F8"/>
    <w:rPr>
      <w:rFonts w:asciiTheme="majorHAnsi" w:eastAsiaTheme="majorEastAsia" w:hAnsiTheme="majorHAnsi" w:cstheme="majorBidi"/>
      <w:color w:val="404040" w:themeColor="text1" w:themeTint="BF"/>
      <w:sz w:val="26"/>
      <w:szCs w:val="26"/>
    </w:rPr>
  </w:style>
  <w:style w:type="character" w:styleId="BookTitle">
    <w:name w:val="Book Title"/>
    <w:basedOn w:val="DefaultParagraphFont"/>
    <w:uiPriority w:val="33"/>
    <w:qFormat/>
    <w:rsid w:val="000F601F"/>
    <w:rPr>
      <w:b/>
      <w:bCs/>
      <w:i/>
      <w:iCs/>
      <w:spacing w:val="5"/>
    </w:rPr>
  </w:style>
  <w:style w:type="paragraph" w:styleId="TOCHeading">
    <w:name w:val="TOC Heading"/>
    <w:basedOn w:val="Heading1"/>
    <w:next w:val="Normal"/>
    <w:uiPriority w:val="39"/>
    <w:unhideWhenUsed/>
    <w:qFormat/>
    <w:rsid w:val="0080170B"/>
    <w:pPr>
      <w:numPr>
        <w:numId w:val="0"/>
      </w:numPr>
      <w:outlineLvl w:val="9"/>
    </w:pPr>
    <w:rPr>
      <w:caps w:val="0"/>
      <w:color w:val="2E74B5" w:themeColor="accent1" w:themeShade="BF"/>
    </w:rPr>
  </w:style>
  <w:style w:type="paragraph" w:styleId="TOC1">
    <w:name w:val="toc 1"/>
    <w:basedOn w:val="Normal"/>
    <w:next w:val="Normal"/>
    <w:autoRedefine/>
    <w:uiPriority w:val="39"/>
    <w:unhideWhenUsed/>
    <w:rsid w:val="0080170B"/>
    <w:pPr>
      <w:spacing w:after="100"/>
    </w:pPr>
  </w:style>
  <w:style w:type="paragraph" w:styleId="TOC2">
    <w:name w:val="toc 2"/>
    <w:basedOn w:val="Normal"/>
    <w:next w:val="Normal"/>
    <w:autoRedefine/>
    <w:uiPriority w:val="39"/>
    <w:unhideWhenUsed/>
    <w:rsid w:val="0080170B"/>
    <w:pPr>
      <w:spacing w:after="100"/>
      <w:ind w:left="220"/>
    </w:pPr>
  </w:style>
  <w:style w:type="paragraph" w:styleId="TOC3">
    <w:name w:val="toc 3"/>
    <w:basedOn w:val="Normal"/>
    <w:next w:val="Normal"/>
    <w:autoRedefine/>
    <w:uiPriority w:val="39"/>
    <w:unhideWhenUsed/>
    <w:rsid w:val="0080170B"/>
    <w:pPr>
      <w:spacing w:after="100"/>
      <w:ind w:left="440"/>
    </w:pPr>
  </w:style>
  <w:style w:type="character" w:styleId="FollowedHyperlink">
    <w:name w:val="FollowedHyperlink"/>
    <w:basedOn w:val="DefaultParagraphFont"/>
    <w:uiPriority w:val="99"/>
    <w:semiHidden/>
    <w:unhideWhenUsed/>
    <w:rsid w:val="00D66ADF"/>
    <w:rPr>
      <w:color w:val="954F72" w:themeColor="followedHyperlink"/>
      <w:u w:val="single"/>
    </w:rPr>
  </w:style>
  <w:style w:type="character" w:styleId="IntenseReference">
    <w:name w:val="Intense Reference"/>
    <w:basedOn w:val="DefaultParagraphFont"/>
    <w:uiPriority w:val="32"/>
    <w:qFormat/>
    <w:rsid w:val="00585BE1"/>
    <w:rPr>
      <w:b/>
      <w:bCs/>
      <w:smallCaps/>
      <w:color w:val="5B9BD5" w:themeColor="accent1"/>
      <w:spacing w:val="5"/>
    </w:rPr>
  </w:style>
  <w:style w:type="paragraph" w:customStyle="1" w:styleId="Default">
    <w:name w:val="Default"/>
    <w:rsid w:val="00C53445"/>
    <w:pPr>
      <w:autoSpaceDE w:val="0"/>
      <w:autoSpaceDN w:val="0"/>
      <w:adjustRightInd w:val="0"/>
      <w:spacing w:after="0" w:line="240" w:lineRule="auto"/>
    </w:pPr>
    <w:rPr>
      <w:rFonts w:ascii="Calibri" w:hAnsi="Calibri" w:cs="Calibri"/>
      <w:color w:val="000000"/>
      <w:sz w:val="24"/>
      <w:szCs w:val="24"/>
    </w:rPr>
  </w:style>
  <w:style w:type="numbering" w:customStyle="1" w:styleId="CurrentList1">
    <w:name w:val="Current List1"/>
    <w:uiPriority w:val="99"/>
    <w:rsid w:val="00DE5447"/>
    <w:pPr>
      <w:numPr>
        <w:numId w:val="1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6934829">
      <w:bodyDiv w:val="1"/>
      <w:marLeft w:val="0"/>
      <w:marRight w:val="0"/>
      <w:marTop w:val="0"/>
      <w:marBottom w:val="0"/>
      <w:divBdr>
        <w:top w:val="none" w:sz="0" w:space="0" w:color="auto"/>
        <w:left w:val="none" w:sz="0" w:space="0" w:color="auto"/>
        <w:bottom w:val="none" w:sz="0" w:space="0" w:color="auto"/>
        <w:right w:val="none" w:sz="0" w:space="0" w:color="auto"/>
      </w:divBdr>
    </w:div>
    <w:div w:id="1292437981">
      <w:bodyDiv w:val="1"/>
      <w:marLeft w:val="0"/>
      <w:marRight w:val="0"/>
      <w:marTop w:val="0"/>
      <w:marBottom w:val="0"/>
      <w:divBdr>
        <w:top w:val="none" w:sz="0" w:space="0" w:color="auto"/>
        <w:left w:val="none" w:sz="0" w:space="0" w:color="auto"/>
        <w:bottom w:val="none" w:sz="0" w:space="0" w:color="auto"/>
        <w:right w:val="none" w:sz="0" w:space="0" w:color="auto"/>
      </w:divBdr>
    </w:div>
    <w:div w:id="1325860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CRb8oWHMyc-L0nSutWyDhqVpkz1zOfwZZTy6wkuzJVI/edit?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5FC2A-EC9B-410C-84DB-E412457E0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22099</TotalTime>
  <Pages>134</Pages>
  <Words>36639</Words>
  <Characters>208848</Characters>
  <Application>Microsoft Office Word</Application>
  <DocSecurity>0</DocSecurity>
  <Lines>1740</Lines>
  <Paragraphs>489</Paragraphs>
  <ScaleCrop>false</ScaleCrop>
  <HeadingPairs>
    <vt:vector size="2" baseType="variant">
      <vt:variant>
        <vt:lpstr>Title</vt:lpstr>
      </vt:variant>
      <vt:variant>
        <vt:i4>1</vt:i4>
      </vt:variant>
    </vt:vector>
  </HeadingPairs>
  <TitlesOfParts>
    <vt:vector size="1" baseType="lpstr">
      <vt:lpstr/>
    </vt:vector>
  </TitlesOfParts>
  <Company>North Carolina State University</Company>
  <LinksUpToDate>false</LinksUpToDate>
  <CharactersWithSpaces>244998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Heinen</dc:creator>
  <cp:keywords/>
  <dc:description/>
  <cp:lastModifiedBy>Dustin Ryan Heinen</cp:lastModifiedBy>
  <cp:revision>85</cp:revision>
  <cp:lastPrinted>2026-07-10T15:56:00Z</cp:lastPrinted>
  <dcterms:created xsi:type="dcterms:W3CDTF">2024-01-20T13:57:00Z</dcterms:created>
  <dcterms:modified xsi:type="dcterms:W3CDTF">2026-07-11T00:03:00Z</dcterms:modified>
</cp:coreProperties>
</file>